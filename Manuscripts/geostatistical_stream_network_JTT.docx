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79186D" w14:textId="45AB0BDE" w:rsidR="00D62FC0" w:rsidRPr="00D62FC0" w:rsidRDefault="00D62FC0">
      <w:pPr>
        <w:tabs>
          <w:tab w:val="left" w:pos="360"/>
          <w:tab w:val="left" w:pos="8640"/>
        </w:tabs>
        <w:rPr>
          <w:rFonts w:ascii="Times New Roman" w:hAnsi="Times New Roman" w:cs="Times New Roman"/>
        </w:rPr>
        <w:pPrChange w:id="0" w:author="Thorson, James" w:date="2016-07-29T15:38:00Z">
          <w:pPr/>
        </w:pPrChange>
      </w:pPr>
      <w:commentRangeStart w:id="1"/>
      <w:r w:rsidRPr="00D62FC0">
        <w:rPr>
          <w:rFonts w:ascii="Times New Roman" w:hAnsi="Times New Roman" w:cs="Times New Roman"/>
          <w:i/>
        </w:rPr>
        <w:t>Journal</w:t>
      </w:r>
      <w:commentRangeEnd w:id="1"/>
      <w:r w:rsidR="004A2B65">
        <w:rPr>
          <w:rStyle w:val="CommentReference"/>
        </w:rPr>
        <w:commentReference w:id="1"/>
      </w:r>
      <w:r w:rsidRPr="00D62FC0">
        <w:rPr>
          <w:rFonts w:ascii="Times New Roman" w:hAnsi="Times New Roman" w:cs="Times New Roman"/>
          <w:i/>
        </w:rPr>
        <w:t>:</w:t>
      </w:r>
      <w:r w:rsidR="001C52D5">
        <w:rPr>
          <w:rFonts w:ascii="Times New Roman" w:hAnsi="Times New Roman" w:cs="Times New Roman"/>
        </w:rPr>
        <w:t xml:space="preserve"> </w:t>
      </w:r>
      <w:commentRangeStart w:id="2"/>
      <w:r w:rsidR="001C52D5">
        <w:rPr>
          <w:rFonts w:ascii="Times New Roman" w:hAnsi="Times New Roman" w:cs="Times New Roman"/>
        </w:rPr>
        <w:t xml:space="preserve">Can J Fish </w:t>
      </w:r>
      <w:proofErr w:type="spellStart"/>
      <w:r w:rsidR="001C52D5">
        <w:rPr>
          <w:rFonts w:ascii="Times New Roman" w:hAnsi="Times New Roman" w:cs="Times New Roman"/>
        </w:rPr>
        <w:t>Aquat</w:t>
      </w:r>
      <w:proofErr w:type="spellEnd"/>
      <w:r w:rsidR="001C52D5">
        <w:rPr>
          <w:rFonts w:ascii="Times New Roman" w:hAnsi="Times New Roman" w:cs="Times New Roman"/>
        </w:rPr>
        <w:t xml:space="preserve"> </w:t>
      </w:r>
      <w:proofErr w:type="spellStart"/>
      <w:r w:rsidR="001C52D5">
        <w:rPr>
          <w:rFonts w:ascii="Times New Roman" w:hAnsi="Times New Roman" w:cs="Times New Roman"/>
        </w:rPr>
        <w:t>Sci</w:t>
      </w:r>
      <w:proofErr w:type="spellEnd"/>
      <w:r w:rsidR="001C52D5">
        <w:rPr>
          <w:rFonts w:ascii="Times New Roman" w:hAnsi="Times New Roman" w:cs="Times New Roman"/>
        </w:rPr>
        <w:t xml:space="preserve"> (Alt: </w:t>
      </w:r>
      <w:r w:rsidR="007F1AE2">
        <w:rPr>
          <w:rFonts w:ascii="Times New Roman" w:hAnsi="Times New Roman" w:cs="Times New Roman"/>
        </w:rPr>
        <w:t xml:space="preserve">Fisheries, Fisheries Research, </w:t>
      </w:r>
      <w:r>
        <w:rPr>
          <w:rFonts w:ascii="Times New Roman" w:hAnsi="Times New Roman" w:cs="Times New Roman"/>
        </w:rPr>
        <w:t xml:space="preserve">Trans Am Fish </w:t>
      </w:r>
      <w:proofErr w:type="spellStart"/>
      <w:r>
        <w:rPr>
          <w:rFonts w:ascii="Times New Roman" w:hAnsi="Times New Roman" w:cs="Times New Roman"/>
        </w:rPr>
        <w:t>Soc</w:t>
      </w:r>
      <w:proofErr w:type="spellEnd"/>
      <w:r>
        <w:rPr>
          <w:rFonts w:ascii="Times New Roman" w:hAnsi="Times New Roman" w:cs="Times New Roman"/>
        </w:rPr>
        <w:t xml:space="preserve">, Freshwater Bio, </w:t>
      </w:r>
      <w:r w:rsidR="004A2B65">
        <w:rPr>
          <w:rFonts w:ascii="Times New Roman" w:hAnsi="Times New Roman" w:cs="Times New Roman"/>
        </w:rPr>
        <w:t>Ecological Applications,</w:t>
      </w:r>
      <w:r w:rsidR="007F1AE2">
        <w:rPr>
          <w:rFonts w:ascii="Times New Roman" w:hAnsi="Times New Roman" w:cs="Times New Roman"/>
        </w:rPr>
        <w:t xml:space="preserve"> Methods in Eco </w:t>
      </w:r>
      <w:proofErr w:type="spellStart"/>
      <w:r w:rsidR="007F1AE2">
        <w:rPr>
          <w:rFonts w:ascii="Times New Roman" w:hAnsi="Times New Roman" w:cs="Times New Roman"/>
        </w:rPr>
        <w:t>Evo</w:t>
      </w:r>
      <w:proofErr w:type="spellEnd"/>
      <w:r w:rsidR="007F1AE2">
        <w:rPr>
          <w:rFonts w:ascii="Times New Roman" w:hAnsi="Times New Roman" w:cs="Times New Roman"/>
        </w:rPr>
        <w:t>, other</w:t>
      </w:r>
      <w:r w:rsidR="004A2B65">
        <w:rPr>
          <w:rFonts w:ascii="Times New Roman" w:hAnsi="Times New Roman" w:cs="Times New Roman"/>
        </w:rPr>
        <w:t xml:space="preserve"> </w:t>
      </w:r>
      <w:r>
        <w:rPr>
          <w:rFonts w:ascii="Times New Roman" w:hAnsi="Times New Roman" w:cs="Times New Roman"/>
        </w:rPr>
        <w:t>Eco Modeling type journal)</w:t>
      </w:r>
      <w:commentRangeEnd w:id="2"/>
      <w:r w:rsidR="00381C35">
        <w:rPr>
          <w:rStyle w:val="CommentReference"/>
        </w:rPr>
        <w:commentReference w:id="2"/>
      </w:r>
    </w:p>
    <w:p w14:paraId="2EAAF36D" w14:textId="77777777" w:rsidR="00D62FC0" w:rsidRDefault="00D62FC0">
      <w:pPr>
        <w:tabs>
          <w:tab w:val="left" w:pos="360"/>
          <w:tab w:val="left" w:pos="8640"/>
        </w:tabs>
        <w:rPr>
          <w:rFonts w:ascii="Times New Roman" w:hAnsi="Times New Roman" w:cs="Times New Roman"/>
          <w:b/>
        </w:rPr>
        <w:pPrChange w:id="3" w:author="Thorson, James" w:date="2016-07-29T15:38:00Z">
          <w:pPr/>
        </w:pPrChange>
      </w:pPr>
    </w:p>
    <w:p w14:paraId="4E0BF837" w14:textId="0478A5CE" w:rsidR="004F4D1D" w:rsidRPr="0047099A" w:rsidRDefault="00E225E7">
      <w:pPr>
        <w:tabs>
          <w:tab w:val="left" w:pos="360"/>
          <w:tab w:val="left" w:pos="8640"/>
        </w:tabs>
        <w:rPr>
          <w:rFonts w:ascii="Times New Roman" w:hAnsi="Times New Roman" w:cs="Times New Roman"/>
          <w:b/>
        </w:rPr>
        <w:pPrChange w:id="4" w:author="Thorson, James" w:date="2016-07-29T15:38:00Z">
          <w:pPr/>
        </w:pPrChange>
      </w:pPr>
      <w:r w:rsidRPr="0047099A">
        <w:rPr>
          <w:rFonts w:ascii="Times New Roman" w:hAnsi="Times New Roman" w:cs="Times New Roman"/>
          <w:b/>
        </w:rPr>
        <w:t xml:space="preserve">A </w:t>
      </w:r>
      <w:proofErr w:type="spellStart"/>
      <w:r w:rsidRPr="0047099A">
        <w:rPr>
          <w:rFonts w:ascii="Times New Roman" w:hAnsi="Times New Roman" w:cs="Times New Roman"/>
          <w:b/>
        </w:rPr>
        <w:t>geostatistical</w:t>
      </w:r>
      <w:proofErr w:type="spellEnd"/>
      <w:r w:rsidRPr="0047099A">
        <w:rPr>
          <w:rFonts w:ascii="Times New Roman" w:hAnsi="Times New Roman" w:cs="Times New Roman"/>
          <w:b/>
        </w:rPr>
        <w:t xml:space="preserve"> state-space model of abundance for stream networks</w:t>
      </w:r>
    </w:p>
    <w:p w14:paraId="3C3E477F" w14:textId="77777777" w:rsidR="00E225E7" w:rsidRPr="008C531D" w:rsidRDefault="00E225E7">
      <w:pPr>
        <w:tabs>
          <w:tab w:val="left" w:pos="360"/>
          <w:tab w:val="left" w:pos="8640"/>
        </w:tabs>
        <w:rPr>
          <w:rFonts w:ascii="Times New Roman" w:hAnsi="Times New Roman" w:cs="Times New Roman"/>
        </w:rPr>
        <w:pPrChange w:id="5" w:author="Thorson, James" w:date="2016-07-29T15:38:00Z">
          <w:pPr/>
        </w:pPrChange>
      </w:pPr>
    </w:p>
    <w:p w14:paraId="7A1D5175" w14:textId="77C9C472" w:rsidR="00D62FC0" w:rsidRDefault="00E225E7">
      <w:pPr>
        <w:tabs>
          <w:tab w:val="left" w:pos="360"/>
          <w:tab w:val="left" w:pos="8640"/>
        </w:tabs>
        <w:rPr>
          <w:rFonts w:ascii="Times New Roman" w:hAnsi="Times New Roman" w:cs="Times New Roman"/>
          <w:i/>
        </w:rPr>
        <w:pPrChange w:id="6" w:author="Thorson, James" w:date="2016-07-29T15:38:00Z">
          <w:pPr/>
        </w:pPrChange>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47099A" w:rsidRPr="0047099A">
        <w:rPr>
          <w:rFonts w:ascii="Times New Roman" w:hAnsi="Times New Roman" w:cs="Times New Roman"/>
          <w:i/>
        </w:rPr>
        <w:t xml:space="preserve">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w:t>
      </w:r>
      <w:r w:rsidR="00D62FC0">
        <w:rPr>
          <w:rFonts w:ascii="Times New Roman" w:hAnsi="Times New Roman" w:cs="Times New Roman"/>
          <w:i/>
        </w:rPr>
        <w:t>Laboratory</w:t>
      </w:r>
      <w:r w:rsidR="0047099A" w:rsidRPr="0047099A">
        <w:rPr>
          <w:rFonts w:ascii="Times New Roman" w:hAnsi="Times New Roman" w:cs="Times New Roman"/>
          <w:i/>
        </w:rPr>
        <w:t>, One Migratory Way, Turners Falls, MA 01376</w:t>
      </w:r>
      <w:r w:rsidR="00D62FC0">
        <w:rPr>
          <w:rFonts w:ascii="Times New Roman" w:hAnsi="Times New Roman" w:cs="Times New Roman"/>
          <w:i/>
        </w:rPr>
        <w:t xml:space="preserve">. </w:t>
      </w:r>
      <w:r w:rsidR="00381C35">
        <w:fldChar w:fldCharType="begin"/>
      </w:r>
      <w:r w:rsidR="00381C35">
        <w:instrText xml:space="preserve"> HYPERLINK "mailto:djhocking@frostburg.edu" </w:instrText>
      </w:r>
      <w:r w:rsidR="00381C35">
        <w:fldChar w:fldCharType="separate"/>
      </w:r>
      <w:r w:rsidR="00D62FC0" w:rsidRPr="00623EFA">
        <w:rPr>
          <w:rStyle w:val="Hyperlink"/>
          <w:rFonts w:ascii="Times New Roman" w:hAnsi="Times New Roman" w:cs="Times New Roman"/>
          <w:i/>
        </w:rPr>
        <w:t>djhocking@frostburg.edu</w:t>
      </w:r>
      <w:r w:rsidR="00381C35">
        <w:rPr>
          <w:rStyle w:val="Hyperlink"/>
          <w:rFonts w:ascii="Times New Roman" w:hAnsi="Times New Roman" w:cs="Times New Roman"/>
          <w:i/>
        </w:rPr>
        <w:fldChar w:fldCharType="end"/>
      </w:r>
    </w:p>
    <w:p w14:paraId="728ED834" w14:textId="61FC7025" w:rsidR="00E225E7" w:rsidRPr="00D62FC0" w:rsidRDefault="00E225E7">
      <w:pPr>
        <w:tabs>
          <w:tab w:val="left" w:pos="360"/>
          <w:tab w:val="left" w:pos="8640"/>
        </w:tabs>
        <w:rPr>
          <w:rFonts w:ascii="Times New Roman" w:hAnsi="Times New Roman" w:cs="Times New Roman"/>
          <w:i/>
        </w:rPr>
        <w:pPrChange w:id="7" w:author="Thorson, James" w:date="2016-07-29T15:38:00Z">
          <w:pPr/>
        </w:pPrChange>
      </w:pPr>
    </w:p>
    <w:p w14:paraId="6D093AC6" w14:textId="04C708B3" w:rsidR="00E225E7" w:rsidRPr="00381C35" w:rsidRDefault="00E225E7">
      <w:pPr>
        <w:tabs>
          <w:tab w:val="left" w:pos="360"/>
          <w:tab w:val="left" w:pos="8640"/>
        </w:tabs>
        <w:rPr>
          <w:rFonts w:ascii="Times New Roman" w:hAnsi="Times New Roman" w:cs="Times New Roman"/>
          <w:i/>
        </w:rPr>
        <w:pPrChange w:id="8" w:author="Thorson, James" w:date="2016-07-29T15:38:00Z">
          <w:pPr/>
        </w:pPrChange>
      </w:pPr>
      <w:r w:rsidRPr="008C531D">
        <w:rPr>
          <w:rFonts w:ascii="Times New Roman" w:hAnsi="Times New Roman" w:cs="Times New Roman"/>
        </w:rPr>
        <w:t xml:space="preserve">James </w:t>
      </w:r>
      <w:r w:rsidR="007F1AE2">
        <w:rPr>
          <w:rFonts w:ascii="Times New Roman" w:hAnsi="Times New Roman" w:cs="Times New Roman"/>
        </w:rPr>
        <w:t xml:space="preserve">T. </w:t>
      </w:r>
      <w:r w:rsidRPr="008C531D">
        <w:rPr>
          <w:rFonts w:ascii="Times New Roman" w:hAnsi="Times New Roman" w:cs="Times New Roman"/>
        </w:rPr>
        <w:t>Thorson</w:t>
      </w:r>
      <w:r w:rsidR="00381C35">
        <w:rPr>
          <w:rFonts w:ascii="Times New Roman" w:hAnsi="Times New Roman" w:cs="Times New Roman"/>
          <w:i/>
        </w:rPr>
        <w:t xml:space="preserve">, </w:t>
      </w:r>
      <w:ins w:id="9" w:author="Thorson, James" w:date="2016-07-29T15:06:00Z">
        <w:r w:rsidR="00381C35">
          <w:rPr>
            <w:rFonts w:ascii="Times New Roman" w:hAnsi="Times New Roman" w:cs="Times New Roman"/>
            <w:i/>
          </w:rPr>
          <w:t>Fisheries Resource Analysis and Monitoring Division, Northwest Fisheries Science Center, National Marine Fisheries Service, NOAA, Seattle, WA, 98112</w:t>
        </w:r>
      </w:ins>
    </w:p>
    <w:p w14:paraId="0E6C530D" w14:textId="77777777" w:rsidR="0047099A" w:rsidRDefault="0047099A">
      <w:pPr>
        <w:tabs>
          <w:tab w:val="left" w:pos="360"/>
          <w:tab w:val="left" w:pos="8640"/>
        </w:tabs>
        <w:rPr>
          <w:rFonts w:ascii="Times New Roman" w:hAnsi="Times New Roman" w:cs="Times New Roman"/>
        </w:rPr>
        <w:pPrChange w:id="10" w:author="Thorson, James" w:date="2016-07-29T15:38:00Z">
          <w:pPr/>
        </w:pPrChange>
      </w:pPr>
    </w:p>
    <w:p w14:paraId="5A612857" w14:textId="08FA3539" w:rsidR="00D51B2C" w:rsidRDefault="0047099A">
      <w:pPr>
        <w:tabs>
          <w:tab w:val="left" w:pos="360"/>
          <w:tab w:val="left" w:pos="8640"/>
        </w:tabs>
        <w:rPr>
          <w:rFonts w:ascii="Times New Roman" w:hAnsi="Times New Roman" w:cs="Times New Roman"/>
          <w:i/>
        </w:rPr>
        <w:pPrChange w:id="11" w:author="Thorson, James" w:date="2016-07-29T15:38:00Z">
          <w:pPr/>
        </w:pPrChange>
      </w:pPr>
      <w:r>
        <w:rPr>
          <w:rFonts w:ascii="Times New Roman" w:hAnsi="Times New Roman" w:cs="Times New Roman"/>
        </w:rPr>
        <w:t xml:space="preserve">Kyle O’Neil,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01D88E06" w14:textId="77777777" w:rsidR="00D62FC0" w:rsidRDefault="00D62FC0">
      <w:pPr>
        <w:tabs>
          <w:tab w:val="left" w:pos="360"/>
          <w:tab w:val="left" w:pos="8640"/>
        </w:tabs>
        <w:rPr>
          <w:rFonts w:ascii="Times New Roman" w:hAnsi="Times New Roman" w:cs="Times New Roman"/>
          <w:i/>
        </w:rPr>
        <w:pPrChange w:id="12" w:author="Thorson, James" w:date="2016-07-29T15:38:00Z">
          <w:pPr/>
        </w:pPrChange>
      </w:pPr>
    </w:p>
    <w:p w14:paraId="327A646F" w14:textId="383D0221" w:rsidR="00E225E7" w:rsidRDefault="00D51B2C">
      <w:pPr>
        <w:tabs>
          <w:tab w:val="left" w:pos="360"/>
          <w:tab w:val="left" w:pos="8640"/>
        </w:tabs>
        <w:rPr>
          <w:rFonts w:ascii="Times New Roman" w:hAnsi="Times New Roman" w:cs="Times New Roman"/>
          <w:i/>
        </w:rPr>
        <w:pPrChange w:id="13" w:author="Thorson, James" w:date="2016-07-29T15:38:00Z">
          <w:pPr/>
        </w:pPrChange>
      </w:pPr>
      <w:r w:rsidRPr="008C531D">
        <w:rPr>
          <w:rFonts w:ascii="Times New Roman" w:hAnsi="Times New Roman" w:cs="Times New Roman"/>
        </w:rPr>
        <w:t>Ben</w:t>
      </w:r>
      <w:r w:rsidR="00D62FC0">
        <w:rPr>
          <w:rFonts w:ascii="Times New Roman" w:hAnsi="Times New Roman" w:cs="Times New Roman"/>
        </w:rPr>
        <w:t>jamin H.</w:t>
      </w:r>
      <w:r w:rsidRPr="008C531D">
        <w:rPr>
          <w:rFonts w:ascii="Times New Roman" w:hAnsi="Times New Roman" w:cs="Times New Roman"/>
        </w:rPr>
        <w:t xml:space="preserve"> Letcher</w:t>
      </w:r>
      <w:r>
        <w:rPr>
          <w:rFonts w:ascii="Times New Roman" w:hAnsi="Times New Roman" w:cs="Times New Roman"/>
        </w:rPr>
        <w:t xml:space="preserve">,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17878EAC" w14:textId="77777777" w:rsidR="00D62FC0" w:rsidRPr="008C531D" w:rsidRDefault="00D62FC0">
      <w:pPr>
        <w:tabs>
          <w:tab w:val="left" w:pos="360"/>
          <w:tab w:val="left" w:pos="8640"/>
        </w:tabs>
        <w:rPr>
          <w:rFonts w:ascii="Times New Roman" w:hAnsi="Times New Roman" w:cs="Times New Roman"/>
        </w:rPr>
        <w:pPrChange w:id="14" w:author="Thorson, James" w:date="2016-07-29T15:38:00Z">
          <w:pPr/>
        </w:pPrChange>
      </w:pPr>
    </w:p>
    <w:p w14:paraId="1C6BC560" w14:textId="63EDFCB6" w:rsidR="00E225E7" w:rsidRPr="008C531D" w:rsidDel="00381C35" w:rsidRDefault="00E225E7">
      <w:pPr>
        <w:tabs>
          <w:tab w:val="left" w:pos="360"/>
          <w:tab w:val="left" w:pos="8640"/>
        </w:tabs>
        <w:rPr>
          <w:del w:id="15" w:author="Thorson, James" w:date="2016-07-29T15:07:00Z"/>
          <w:rFonts w:ascii="Times New Roman" w:hAnsi="Times New Roman" w:cs="Times New Roman"/>
        </w:rPr>
        <w:pPrChange w:id="16" w:author="Thorson, James" w:date="2016-07-29T15:38:00Z">
          <w:pPr/>
        </w:pPrChange>
      </w:pPr>
      <w:commentRangeStart w:id="17"/>
      <w:del w:id="18" w:author="Thorson, James" w:date="2016-07-29T15:07:00Z">
        <w:r w:rsidRPr="008C531D" w:rsidDel="00381C35">
          <w:rPr>
            <w:rFonts w:ascii="Times New Roman" w:hAnsi="Times New Roman" w:cs="Times New Roman"/>
          </w:rPr>
          <w:delText>Kasper Kristensen</w:delText>
        </w:r>
        <w:r w:rsidR="00D5230F" w:rsidDel="00381C35">
          <w:rPr>
            <w:rFonts w:ascii="Times New Roman" w:hAnsi="Times New Roman" w:cs="Times New Roman"/>
          </w:rPr>
          <w:delText xml:space="preserve"> or others – for help with OU and TMB</w:delText>
        </w:r>
        <w:commentRangeEnd w:id="17"/>
        <w:r w:rsidR="007F1AE2" w:rsidDel="00381C35">
          <w:rPr>
            <w:rStyle w:val="CommentReference"/>
          </w:rPr>
          <w:commentReference w:id="17"/>
        </w:r>
        <w:r w:rsidR="00D5230F" w:rsidDel="00381C35">
          <w:rPr>
            <w:rFonts w:ascii="Times New Roman" w:hAnsi="Times New Roman" w:cs="Times New Roman"/>
          </w:rPr>
          <w:delText>?</w:delText>
        </w:r>
      </w:del>
    </w:p>
    <w:p w14:paraId="6D7FBF8D" w14:textId="77777777" w:rsidR="00E225E7" w:rsidRPr="008C531D" w:rsidRDefault="00E225E7">
      <w:pPr>
        <w:tabs>
          <w:tab w:val="left" w:pos="360"/>
          <w:tab w:val="left" w:pos="8640"/>
        </w:tabs>
        <w:rPr>
          <w:rFonts w:ascii="Times New Roman" w:hAnsi="Times New Roman" w:cs="Times New Roman"/>
        </w:rPr>
        <w:pPrChange w:id="19" w:author="Thorson, James" w:date="2016-07-29T15:38:00Z">
          <w:pPr/>
        </w:pPrChange>
      </w:pPr>
    </w:p>
    <w:p w14:paraId="58E46F98" w14:textId="09BE64CF" w:rsidR="00E225E7" w:rsidRPr="008C531D" w:rsidRDefault="00D907F3">
      <w:pPr>
        <w:widowControl w:val="0"/>
        <w:tabs>
          <w:tab w:val="left" w:pos="360"/>
          <w:tab w:val="left" w:pos="8640"/>
        </w:tabs>
        <w:autoSpaceDE w:val="0"/>
        <w:autoSpaceDN w:val="0"/>
        <w:adjustRightInd w:val="0"/>
        <w:rPr>
          <w:rFonts w:ascii="Times New Roman" w:hAnsi="Times New Roman" w:cs="Times New Roman"/>
          <w:color w:val="FF0000"/>
          <w:sz w:val="20"/>
          <w:szCs w:val="20"/>
        </w:rPr>
        <w:pPrChange w:id="20" w:author="Thorson, James" w:date="2016-07-29T15:38:00Z">
          <w:pPr>
            <w:widowControl w:val="0"/>
            <w:autoSpaceDE w:val="0"/>
            <w:autoSpaceDN w:val="0"/>
            <w:adjustRightInd w:val="0"/>
          </w:pPr>
        </w:pPrChange>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peer review. Its content is deliberative and </w:t>
      </w:r>
      <w:proofErr w:type="spellStart"/>
      <w:r w:rsidRPr="008C531D">
        <w:rPr>
          <w:rFonts w:ascii="Times New Roman" w:hAnsi="Times New Roman" w:cs="Times New Roman"/>
          <w:color w:val="FF0000"/>
          <w:sz w:val="20"/>
          <w:szCs w:val="20"/>
        </w:rPr>
        <w:t>predecisional</w:t>
      </w:r>
      <w:proofErr w:type="spellEnd"/>
      <w:r w:rsidRPr="008C531D">
        <w:rPr>
          <w:rFonts w:ascii="Times New Roman" w:hAnsi="Times New Roman" w:cs="Times New Roman"/>
          <w:color w:val="FF0000"/>
          <w:sz w:val="20"/>
          <w:szCs w:val="20"/>
        </w:rPr>
        <w:t>,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represent any official finding or policy.</w:t>
      </w:r>
    </w:p>
    <w:p w14:paraId="7CDCC901" w14:textId="77777777" w:rsidR="00D907F3" w:rsidRPr="008C531D" w:rsidRDefault="00D907F3">
      <w:pPr>
        <w:tabs>
          <w:tab w:val="left" w:pos="360"/>
          <w:tab w:val="left" w:pos="8640"/>
        </w:tabs>
        <w:rPr>
          <w:rFonts w:ascii="Times New Roman" w:hAnsi="Times New Roman" w:cs="Times New Roman"/>
        </w:rPr>
        <w:pPrChange w:id="21" w:author="Thorson, James" w:date="2016-07-29T15:38:00Z">
          <w:pPr/>
        </w:pPrChange>
      </w:pPr>
    </w:p>
    <w:p w14:paraId="4E99FF4C" w14:textId="77777777" w:rsidR="00E225E7" w:rsidRPr="008C531D" w:rsidRDefault="00E225E7">
      <w:pPr>
        <w:tabs>
          <w:tab w:val="left" w:pos="360"/>
          <w:tab w:val="left" w:pos="8640"/>
        </w:tabs>
        <w:rPr>
          <w:rFonts w:ascii="Times New Roman" w:hAnsi="Times New Roman" w:cs="Times New Roman"/>
          <w:b/>
        </w:rPr>
        <w:pPrChange w:id="22" w:author="Thorson, James" w:date="2016-07-29T15:38:00Z">
          <w:pPr/>
        </w:pPrChange>
      </w:pPr>
      <w:r w:rsidRPr="008C531D">
        <w:rPr>
          <w:rFonts w:ascii="Times New Roman" w:hAnsi="Times New Roman" w:cs="Times New Roman"/>
          <w:b/>
        </w:rPr>
        <w:t>Abstract</w:t>
      </w:r>
    </w:p>
    <w:p w14:paraId="04E3E1BA" w14:textId="23EEAE56" w:rsidR="00E225E7" w:rsidRPr="00873454" w:rsidRDefault="00873454">
      <w:pPr>
        <w:tabs>
          <w:tab w:val="left" w:pos="360"/>
          <w:tab w:val="left" w:pos="8640"/>
        </w:tabs>
        <w:rPr>
          <w:rFonts w:ascii="Times New Roman" w:hAnsi="Times New Roman" w:cs="Times New Roman"/>
        </w:rPr>
        <w:pPrChange w:id="23" w:author="Thorson, James" w:date="2016-07-29T15:38:00Z">
          <w:pPr/>
        </w:pPrChange>
      </w:pPr>
      <w:commentRangeStart w:id="24"/>
      <w:del w:id="25" w:author="Thorson, James" w:date="2016-07-29T15:08:00Z">
        <w:r w:rsidDel="00381C35">
          <w:rPr>
            <w:rFonts w:ascii="Times New Roman" w:hAnsi="Times New Roman" w:cs="Times New Roman"/>
          </w:rPr>
          <w:delText>Environmental conditions are often correlated in time and space</w:delText>
        </w:r>
        <w:r w:rsidR="00D51B2C" w:rsidDel="00381C35">
          <w:rPr>
            <w:rFonts w:ascii="Times New Roman" w:hAnsi="Times New Roman" w:cs="Times New Roman"/>
          </w:rPr>
          <w:delText>, resulting in correlated f</w:delText>
        </w:r>
      </w:del>
      <w:ins w:id="26" w:author="Thorson, James" w:date="2016-07-29T15:08:00Z">
        <w:r w:rsidR="00381C35">
          <w:rPr>
            <w:rFonts w:ascii="Times New Roman" w:hAnsi="Times New Roman" w:cs="Times New Roman"/>
          </w:rPr>
          <w:t>F</w:t>
        </w:r>
      </w:ins>
      <w:r w:rsidR="00D51B2C">
        <w:rPr>
          <w:rFonts w:ascii="Times New Roman" w:hAnsi="Times New Roman" w:cs="Times New Roman"/>
        </w:rPr>
        <w:t xml:space="preserve">ish and wildlife populations </w:t>
      </w:r>
      <w:ins w:id="27" w:author="Thorson, James" w:date="2016-07-29T15:08:00Z">
        <w:r w:rsidR="00381C35">
          <w:rPr>
            <w:rFonts w:ascii="Times New Roman" w:hAnsi="Times New Roman" w:cs="Times New Roman"/>
          </w:rPr>
          <w:t xml:space="preserve">will have dynamics that are correlated in space and time due to </w:t>
        </w:r>
      </w:ins>
      <w:del w:id="28" w:author="Thorson, James" w:date="2016-07-29T15:08:00Z">
        <w:r w:rsidR="00D51B2C" w:rsidDel="00381C35">
          <w:rPr>
            <w:rFonts w:ascii="Times New Roman" w:hAnsi="Times New Roman" w:cs="Times New Roman"/>
          </w:rPr>
          <w:delText>that depend on these conditions</w:delText>
        </w:r>
      </w:del>
      <w:ins w:id="29" w:author="Thorson, James" w:date="2016-07-29T15:08:00Z">
        <w:r w:rsidR="00381C35">
          <w:rPr>
            <w:rFonts w:ascii="Times New Roman" w:hAnsi="Times New Roman" w:cs="Times New Roman"/>
          </w:rPr>
          <w:t xml:space="preserve">correlations in environmental drivers as well as synchrony induced by individual </w:t>
        </w:r>
        <w:proofErr w:type="spellStart"/>
        <w:r w:rsidR="00381C35">
          <w:rPr>
            <w:rFonts w:ascii="Times New Roman" w:hAnsi="Times New Roman" w:cs="Times New Roman"/>
          </w:rPr>
          <w:t>disersal</w:t>
        </w:r>
        <w:commentRangeEnd w:id="24"/>
        <w:proofErr w:type="spellEnd"/>
        <w:r w:rsidR="00381C35">
          <w:rPr>
            <w:rStyle w:val="CommentReference"/>
          </w:rPr>
          <w:commentReference w:id="24"/>
        </w:r>
      </w:ins>
      <w:r w:rsidR="00D51B2C">
        <w:rPr>
          <w:rFonts w:ascii="Times New Roman" w:hAnsi="Times New Roman" w:cs="Times New Roman"/>
        </w:rPr>
        <w:t>. Many statistical analyses of populations ignore potential autocorrelations and assume that survey methods (distance and time between samples) sufficiently reduce these correlations. If these assumptions are incorrect, results and therefore inference may be biased and uncertainty under</w:t>
      </w:r>
      <w:ins w:id="30" w:author="Thorson, James" w:date="2016-07-29T15:09:00Z">
        <w:r w:rsidR="00381C35">
          <w:rPr>
            <w:rFonts w:ascii="Times New Roman" w:hAnsi="Times New Roman" w:cs="Times New Roman"/>
          </w:rPr>
          <w:t>-</w:t>
        </w:r>
      </w:ins>
      <w:del w:id="31" w:author="Thorson, James" w:date="2016-07-29T15:09:00Z">
        <w:r w:rsidR="00D51B2C" w:rsidDel="00381C35">
          <w:rPr>
            <w:rFonts w:ascii="Times New Roman" w:hAnsi="Times New Roman" w:cs="Times New Roman"/>
          </w:rPr>
          <w:delText xml:space="preserve"> </w:delText>
        </w:r>
      </w:del>
      <w:r w:rsidR="00D51B2C">
        <w:rPr>
          <w:rFonts w:ascii="Times New Roman" w:hAnsi="Times New Roman" w:cs="Times New Roman"/>
        </w:rPr>
        <w:t xml:space="preserve">estimated. </w:t>
      </w:r>
      <w:commentRangeStart w:id="32"/>
      <w:r w:rsidR="00D51B2C">
        <w:rPr>
          <w:rFonts w:ascii="Times New Roman" w:hAnsi="Times New Roman" w:cs="Times New Roman"/>
        </w:rPr>
        <w:t>Even if these assumptions are met, researchers may be missing important information about the spatial and temporal structure of populations through the design of their surveys to meet the assumptions of particular statistical methods</w:t>
      </w:r>
      <w:commentRangeEnd w:id="32"/>
      <w:r w:rsidR="00381C35">
        <w:rPr>
          <w:rStyle w:val="CommentReference"/>
        </w:rPr>
        <w:commentReference w:id="32"/>
      </w:r>
      <w:r w:rsidR="00D51B2C">
        <w:rPr>
          <w:rFonts w:ascii="Times New Roman" w:hAnsi="Times New Roman" w:cs="Times New Roman"/>
        </w:rPr>
        <w:t xml:space="preserve">. We developed a novel statistical method to account for spatiotemporal correlations within dendritic stream networks, while accounting for imperfect detection in the surveys. </w:t>
      </w:r>
      <w:r w:rsidR="00980882">
        <w:rPr>
          <w:rFonts w:ascii="Times New Roman" w:hAnsi="Times New Roman" w:cs="Times New Roman"/>
        </w:rPr>
        <w:t>Through simulations, we found this model outperformed standard statistical methods when data were spatially correlated and performed similarly when data were not correlated. We found that increasing the number of years surveyed significantly improved the model accuracy and ability to recover spatial and temporal correlation coefficients. Increased the number of survey sites within the network improved the performance of the non-spatial model but only marginally improved the abundance estimates in the spatiotemporal model. We then applied this model to Brook Trout data</w:t>
      </w:r>
      <w:r w:rsidR="001E6C5B">
        <w:rPr>
          <w:rFonts w:ascii="Times New Roman" w:hAnsi="Times New Roman" w:cs="Times New Roman"/>
        </w:rPr>
        <w:t xml:space="preserve"> from the West Susquehanna Watershed in Pennsylvania</w:t>
      </w:r>
      <w:r w:rsidR="00980882">
        <w:rPr>
          <w:rFonts w:ascii="Times New Roman" w:hAnsi="Times New Roman" w:cs="Times New Roman"/>
        </w:rPr>
        <w:t xml:space="preserve"> collected over </w:t>
      </w:r>
      <w:proofErr w:type="gramStart"/>
      <w:r w:rsidR="00980882">
        <w:rPr>
          <w:rFonts w:ascii="Times New Roman" w:hAnsi="Times New Roman" w:cs="Times New Roman"/>
        </w:rPr>
        <w:t>30(???) years</w:t>
      </w:r>
      <w:r w:rsidR="001E6C5B">
        <w:rPr>
          <w:rFonts w:ascii="Times New Roman" w:hAnsi="Times New Roman" w:cs="Times New Roman"/>
        </w:rPr>
        <w:t>.</w:t>
      </w:r>
      <w:proofErr w:type="gramEnd"/>
      <w:r w:rsidR="001E6C5B">
        <w:rPr>
          <w:rFonts w:ascii="Times New Roman" w:hAnsi="Times New Roman" w:cs="Times New Roman"/>
        </w:rPr>
        <w:t xml:space="preserve"> We found </w:t>
      </w:r>
      <w:r w:rsidR="00132B75">
        <w:rPr>
          <w:rFonts w:ascii="Times New Roman" w:hAnsi="Times New Roman" w:cs="Times New Roman"/>
        </w:rPr>
        <w:t>…</w:t>
      </w:r>
      <w:r w:rsidR="000116C1">
        <w:rPr>
          <w:rFonts w:ascii="Times New Roman" w:hAnsi="Times New Roman" w:cs="Times New Roman"/>
        </w:rPr>
        <w:t xml:space="preserve"> </w:t>
      </w:r>
      <w:proofErr w:type="spellStart"/>
      <w:r w:rsidR="000116C1">
        <w:rPr>
          <w:rFonts w:ascii="Times New Roman" w:hAnsi="Times New Roman" w:cs="Times New Roman"/>
        </w:rPr>
        <w:t>yoy</w:t>
      </w:r>
      <w:proofErr w:type="spellEnd"/>
      <w:r w:rsidR="000116C1">
        <w:rPr>
          <w:rFonts w:ascii="Times New Roman" w:hAnsi="Times New Roman" w:cs="Times New Roman"/>
        </w:rPr>
        <w:t xml:space="preserve"> abundance driven by </w:t>
      </w:r>
      <w:proofErr w:type="spellStart"/>
      <w:r w:rsidR="000116C1">
        <w:rPr>
          <w:rFonts w:ascii="Times New Roman" w:hAnsi="Times New Roman" w:cs="Times New Roman"/>
        </w:rPr>
        <w:t>xxxx</w:t>
      </w:r>
      <w:proofErr w:type="spellEnd"/>
      <w:r w:rsidR="000116C1">
        <w:rPr>
          <w:rFonts w:ascii="Times New Roman" w:hAnsi="Times New Roman" w:cs="Times New Roman"/>
        </w:rPr>
        <w:t xml:space="preserve"> with high spatial and temporal variability and moderate spatiotemporal correlation (???) … </w:t>
      </w:r>
      <w:proofErr w:type="gramStart"/>
      <w:r w:rsidR="000116C1">
        <w:rPr>
          <w:rFonts w:ascii="Times New Roman" w:hAnsi="Times New Roman" w:cs="Times New Roman"/>
        </w:rPr>
        <w:t>adult</w:t>
      </w:r>
      <w:proofErr w:type="gramEnd"/>
      <w:r w:rsidR="000116C1">
        <w:rPr>
          <w:rFonts w:ascii="Times New Roman" w:hAnsi="Times New Roman" w:cs="Times New Roman"/>
        </w:rPr>
        <w:t xml:space="preserve"> abundance less strongly affected by climatic conditions and less variable than YOY but with higher spatiotemporal correlation (???). [</w:t>
      </w:r>
      <w:proofErr w:type="gramStart"/>
      <w:r w:rsidR="000116C1">
        <w:rPr>
          <w:rFonts w:ascii="Times New Roman" w:hAnsi="Times New Roman" w:cs="Times New Roman"/>
        </w:rPr>
        <w:t>add</w:t>
      </w:r>
      <w:proofErr w:type="gramEnd"/>
      <w:r w:rsidR="000116C1">
        <w:rPr>
          <w:rFonts w:ascii="Times New Roman" w:hAnsi="Times New Roman" w:cs="Times New Roman"/>
        </w:rPr>
        <w:t xml:space="preserve"> 1-2 good conclusion sentences]</w:t>
      </w:r>
    </w:p>
    <w:p w14:paraId="44952D2D" w14:textId="77777777" w:rsidR="00873454" w:rsidRDefault="00873454">
      <w:pPr>
        <w:tabs>
          <w:tab w:val="left" w:pos="360"/>
          <w:tab w:val="left" w:pos="8640"/>
        </w:tabs>
        <w:rPr>
          <w:rFonts w:ascii="Times New Roman" w:hAnsi="Times New Roman" w:cs="Times New Roman"/>
          <w:b/>
        </w:rPr>
        <w:pPrChange w:id="33" w:author="Thorson, James" w:date="2016-07-29T15:38:00Z">
          <w:pPr/>
        </w:pPrChange>
      </w:pPr>
    </w:p>
    <w:p w14:paraId="29F2FA8E" w14:textId="77777777" w:rsidR="00873454" w:rsidRPr="008C531D" w:rsidRDefault="00873454">
      <w:pPr>
        <w:tabs>
          <w:tab w:val="left" w:pos="360"/>
          <w:tab w:val="left" w:pos="8640"/>
        </w:tabs>
        <w:rPr>
          <w:rFonts w:ascii="Times New Roman" w:hAnsi="Times New Roman" w:cs="Times New Roman"/>
          <w:b/>
        </w:rPr>
        <w:pPrChange w:id="34" w:author="Thorson, James" w:date="2016-07-29T15:38:00Z">
          <w:pPr/>
        </w:pPrChange>
      </w:pPr>
    </w:p>
    <w:p w14:paraId="2EB3724E" w14:textId="02159ECB" w:rsidR="00E175D4" w:rsidRPr="00E543E9" w:rsidRDefault="00E225E7">
      <w:pPr>
        <w:tabs>
          <w:tab w:val="left" w:pos="360"/>
          <w:tab w:val="left" w:pos="8640"/>
        </w:tabs>
        <w:rPr>
          <w:rFonts w:ascii="Times New Roman" w:hAnsi="Times New Roman" w:cs="Times New Roman"/>
          <w:b/>
          <w:sz w:val="28"/>
          <w:szCs w:val="28"/>
          <w:rPrChange w:id="35" w:author="Thorson, James" w:date="2016-07-29T16:40:00Z">
            <w:rPr>
              <w:rFonts w:ascii="Times New Roman" w:hAnsi="Times New Roman" w:cs="Times New Roman"/>
              <w:b/>
            </w:rPr>
          </w:rPrChange>
        </w:rPr>
        <w:pPrChange w:id="36" w:author="Thorson, James" w:date="2016-07-29T15:38:00Z">
          <w:pPr/>
        </w:pPrChange>
      </w:pPr>
      <w:commentRangeStart w:id="37"/>
      <w:r w:rsidRPr="00E543E9">
        <w:rPr>
          <w:rFonts w:ascii="Times New Roman" w:hAnsi="Times New Roman" w:cs="Times New Roman"/>
          <w:b/>
          <w:sz w:val="28"/>
          <w:szCs w:val="28"/>
          <w:rPrChange w:id="38" w:author="Thorson, James" w:date="2016-07-29T16:40:00Z">
            <w:rPr>
              <w:rFonts w:ascii="Times New Roman" w:hAnsi="Times New Roman" w:cs="Times New Roman"/>
              <w:b/>
            </w:rPr>
          </w:rPrChange>
        </w:rPr>
        <w:lastRenderedPageBreak/>
        <w:t>Introduction</w:t>
      </w:r>
      <w:commentRangeEnd w:id="37"/>
      <w:r w:rsidR="00E543E9">
        <w:rPr>
          <w:rStyle w:val="CommentReference"/>
        </w:rPr>
        <w:commentReference w:id="37"/>
      </w:r>
    </w:p>
    <w:p w14:paraId="1EBD2D46" w14:textId="62860314" w:rsidR="000840D7" w:rsidRPr="008C531D" w:rsidRDefault="000840D7">
      <w:pPr>
        <w:tabs>
          <w:tab w:val="left" w:pos="360"/>
          <w:tab w:val="left" w:pos="8640"/>
        </w:tabs>
        <w:rPr>
          <w:rFonts w:ascii="Times New Roman" w:hAnsi="Times New Roman" w:cs="Times New Roman"/>
        </w:rPr>
        <w:pPrChange w:id="39" w:author="Thorson, James" w:date="2016-07-29T15:38:00Z">
          <w:pPr/>
        </w:pPrChange>
      </w:pPr>
      <w:r w:rsidRPr="008C531D">
        <w:rPr>
          <w:rFonts w:ascii="Times New Roman" w:hAnsi="Times New Roman" w:cs="Times New Roman"/>
        </w:rPr>
        <w:t xml:space="preserve">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accounted for spatial correlation in the data beyond </w:t>
      </w:r>
      <w:del w:id="40" w:author="Thorson, James" w:date="2016-07-29T15:11:00Z">
        <w:r w:rsidRPr="008C531D" w:rsidDel="00381C35">
          <w:rPr>
            <w:rFonts w:ascii="Times New Roman" w:hAnsi="Times New Roman" w:cs="Times New Roman"/>
          </w:rPr>
          <w:delText>deterministic covariate parameters</w:delText>
        </w:r>
      </w:del>
      <w:ins w:id="41" w:author="Thorson, James" w:date="2016-07-29T15:11:00Z">
        <w:r w:rsidR="00381C35">
          <w:rPr>
            <w:rFonts w:ascii="Times New Roman" w:hAnsi="Times New Roman" w:cs="Times New Roman"/>
          </w:rPr>
          <w:t>using spatially correlated covariates in regression models</w:t>
        </w:r>
      </w:ins>
      <w:r w:rsidRPr="008C531D">
        <w:rPr>
          <w:rFonts w:ascii="Times New Roman" w:hAnsi="Times New Roman" w:cs="Times New Roman"/>
        </w:rPr>
        <w:t xml:space="preserve"> (e.g. ANOVA, GLM, linear and generalized linear mixed mod</w:t>
      </w:r>
      <w:r w:rsidR="00DA2E5E" w:rsidRPr="008C531D">
        <w:rPr>
          <w:rFonts w:ascii="Times New Roman" w:hAnsi="Times New Roman" w:cs="Times New Roman"/>
        </w:rPr>
        <w:t xml:space="preserve">els). Therefore to use these </w:t>
      </w:r>
      <w:del w:id="42" w:author="Thorson, James" w:date="2016-07-29T15:11:00Z">
        <w:r w:rsidR="00DA2E5E" w:rsidRPr="008C531D" w:rsidDel="00381C35">
          <w:rPr>
            <w:rFonts w:ascii="Times New Roman" w:hAnsi="Times New Roman" w:cs="Times New Roman"/>
          </w:rPr>
          <w:delText>analyses</w:delText>
        </w:r>
      </w:del>
      <w:ins w:id="43" w:author="Thorson, James" w:date="2016-07-29T15:11:00Z">
        <w:r w:rsidR="00381C35">
          <w:rPr>
            <w:rFonts w:ascii="Times New Roman" w:hAnsi="Times New Roman" w:cs="Times New Roman"/>
          </w:rPr>
          <w:t>regression methods</w:t>
        </w:r>
      </w:ins>
      <w:r w:rsidR="00DA2E5E" w:rsidRPr="008C531D">
        <w:rPr>
          <w:rFonts w:ascii="Times New Roman" w:hAnsi="Times New Roman" w:cs="Times New Roman"/>
        </w:rPr>
        <w:t xml:space="preserve">,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proofErr w:type="spellStart"/>
      <w:r w:rsidR="001271D5" w:rsidRPr="008C531D">
        <w:rPr>
          <w:rFonts w:ascii="Times New Roman" w:hAnsi="Times New Roman" w:cs="Times New Roman"/>
        </w:rPr>
        <w:t>Gelfand</w:t>
      </w:r>
      <w:proofErr w:type="spellEnd"/>
      <w:r w:rsidR="001271D5" w:rsidRPr="008C531D">
        <w:rPr>
          <w:rFonts w:ascii="Times New Roman" w:hAnsi="Times New Roman" w:cs="Times New Roman"/>
        </w:rPr>
        <w:t xml:space="preserve"> example, </w:t>
      </w:r>
      <w:proofErr w:type="spellStart"/>
      <w:r w:rsidR="001271D5" w:rsidRPr="008C531D">
        <w:rPr>
          <w:rFonts w:ascii="Times New Roman" w:hAnsi="Times New Roman" w:cs="Times New Roman"/>
        </w:rPr>
        <w:t>Cressie</w:t>
      </w:r>
      <w:proofErr w:type="spellEnd"/>
      <w:r w:rsidR="001271D5" w:rsidRPr="008C531D">
        <w:rPr>
          <w:rFonts w:ascii="Times New Roman" w:hAnsi="Times New Roman" w:cs="Times New Roman"/>
        </w:rPr>
        <w:t xml:space="preserve"> example</w:t>
      </w:r>
      <w:r w:rsidR="00DA2E5E" w:rsidRPr="008C531D">
        <w:rPr>
          <w:rFonts w:ascii="Times New Roman" w:hAnsi="Times New Roman" w:cs="Times New Roman"/>
        </w:rPr>
        <w:t xml:space="preserve">).  </w:t>
      </w:r>
    </w:p>
    <w:p w14:paraId="6922296B" w14:textId="18A7CFEA" w:rsidR="00D36512" w:rsidRPr="008C531D" w:rsidRDefault="00621186">
      <w:pPr>
        <w:tabs>
          <w:tab w:val="left" w:pos="360"/>
          <w:tab w:val="left" w:pos="8640"/>
        </w:tabs>
        <w:ind w:firstLine="720"/>
        <w:rPr>
          <w:rFonts w:ascii="Times New Roman" w:hAnsi="Times New Roman" w:cs="Times New Roman"/>
        </w:rPr>
        <w:pPrChange w:id="44" w:author="Thorson, James" w:date="2016-07-29T15:38:00Z">
          <w:pPr>
            <w:ind w:firstLine="720"/>
          </w:pPr>
        </w:pPrChange>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commentRangeStart w:id="45"/>
      <w:proofErr w:type="gramStart"/>
      <w:r w:rsidR="00D36512" w:rsidRPr="008C531D">
        <w:rPr>
          <w:rFonts w:ascii="Times New Roman" w:hAnsi="Times New Roman" w:cs="Times New Roman"/>
        </w:rPr>
        <w:t>For example, (find good example).</w:t>
      </w:r>
      <w:proofErr w:type="gramEnd"/>
      <w:r w:rsidR="00D36512" w:rsidRPr="008C531D">
        <w:rPr>
          <w:rFonts w:ascii="Times New Roman" w:hAnsi="Times New Roman" w:cs="Times New Roman"/>
        </w:rPr>
        <w:t xml:space="preserve"> </w:t>
      </w:r>
      <w:commentRangeEnd w:id="45"/>
      <w:r w:rsidR="004A2B65">
        <w:rPr>
          <w:rStyle w:val="CommentReference"/>
        </w:rPr>
        <w:commentReference w:id="45"/>
      </w:r>
      <w:r w:rsidR="00D36512" w:rsidRPr="008C531D">
        <w:rPr>
          <w:rFonts w:ascii="Times New Roman" w:hAnsi="Times New Roman" w:cs="Times New Roman"/>
        </w:rPr>
        <w:t xml:space="preserve">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proximity can be completely unconnected or have large hydrologic distances</w:t>
      </w:r>
      <w:ins w:id="46" w:author="Thorson, James" w:date="2016-07-29T15:14:00Z">
        <w:r w:rsidR="00381C35">
          <w:rPr>
            <w:rFonts w:ascii="Times New Roman" w:hAnsi="Times New Roman" w:cs="Times New Roman"/>
          </w:rPr>
          <w:t xml:space="preserve"> (</w:t>
        </w:r>
        <w:commentRangeStart w:id="47"/>
        <w:proofErr w:type="spellStart"/>
        <w:r w:rsidR="00381C35">
          <w:rPr>
            <w:rFonts w:ascii="Times New Roman" w:hAnsi="Times New Roman" w:cs="Times New Roman"/>
          </w:rPr>
          <w:t>Ver</w:t>
        </w:r>
        <w:proofErr w:type="spellEnd"/>
        <w:r w:rsidR="00381C35">
          <w:rPr>
            <w:rFonts w:ascii="Times New Roman" w:hAnsi="Times New Roman" w:cs="Times New Roman"/>
          </w:rPr>
          <w:t xml:space="preserve"> </w:t>
        </w:r>
        <w:proofErr w:type="spellStart"/>
        <w:r w:rsidR="00381C35">
          <w:rPr>
            <w:rFonts w:ascii="Times New Roman" w:hAnsi="Times New Roman" w:cs="Times New Roman"/>
          </w:rPr>
          <w:t>Hoef</w:t>
        </w:r>
        <w:proofErr w:type="spellEnd"/>
        <w:r w:rsidR="00381C35">
          <w:rPr>
            <w:rFonts w:ascii="Times New Roman" w:hAnsi="Times New Roman" w:cs="Times New Roman"/>
          </w:rPr>
          <w:t xml:space="preserve"> et al. 2006</w:t>
        </w:r>
      </w:ins>
      <w:commentRangeEnd w:id="47"/>
      <w:ins w:id="48" w:author="Thorson, James" w:date="2016-07-29T15:15:00Z">
        <w:r w:rsidR="00381C35">
          <w:rPr>
            <w:rStyle w:val="CommentReference"/>
          </w:rPr>
          <w:commentReference w:id="47"/>
        </w:r>
      </w:ins>
      <w:ins w:id="49" w:author="Thorson, James" w:date="2016-07-29T15:14:00Z">
        <w:r w:rsidR="00381C35">
          <w:rPr>
            <w:rFonts w:ascii="Times New Roman" w:hAnsi="Times New Roman" w:cs="Times New Roman"/>
          </w:rPr>
          <w:t>)</w:t>
        </w:r>
      </w:ins>
      <w:r w:rsidR="00D36512" w:rsidRPr="008C531D">
        <w:rPr>
          <w:rFonts w:ascii="Times New Roman" w:hAnsi="Times New Roman" w:cs="Times New Roman"/>
        </w:rPr>
        <w:t xml:space="preserve">.  </w:t>
      </w:r>
    </w:p>
    <w:p w14:paraId="4D532BE5" w14:textId="77777777" w:rsidR="008C531D" w:rsidRPr="008C531D" w:rsidRDefault="00034D0E">
      <w:pPr>
        <w:tabs>
          <w:tab w:val="left" w:pos="360"/>
          <w:tab w:val="left" w:pos="8640"/>
        </w:tabs>
        <w:rPr>
          <w:rFonts w:ascii="Times New Roman" w:hAnsi="Times New Roman" w:cs="Times New Roman"/>
        </w:rPr>
        <w:pPrChange w:id="50" w:author="Thorson, James" w:date="2016-07-29T15:38:00Z">
          <w:pPr/>
        </w:pPrChange>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51"/>
      <w:r w:rsidRPr="008C531D">
        <w:rPr>
          <w:rFonts w:ascii="Times New Roman" w:hAnsi="Times New Roman" w:cs="Times New Roman"/>
        </w:rPr>
        <w:t>deriving valid covariance relationships for linear models</w:t>
      </w:r>
      <w:commentRangeEnd w:id="51"/>
      <w:r w:rsidR="0047099A">
        <w:rPr>
          <w:rStyle w:val="CommentReference"/>
        </w:rPr>
        <w:commentReference w:id="51"/>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and flow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and Peterson 201</w:t>
      </w:r>
      <w:r w:rsidR="00CE7331" w:rsidRPr="008C531D">
        <w:rPr>
          <w:rFonts w:ascii="Times New Roman" w:hAnsi="Times New Roman" w:cs="Times New Roman"/>
        </w:rPr>
        <w:t xml:space="preserve">0, Peterson and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2010). Additionally, </w:t>
      </w:r>
      <w:r w:rsidR="007E4EEA" w:rsidRPr="008C531D">
        <w:rPr>
          <w:rFonts w:ascii="Times New Roman" w:hAnsi="Times New Roman" w:cs="Times New Roman"/>
        </w:rPr>
        <w:t xml:space="preserve">block </w:t>
      </w:r>
      <w:proofErr w:type="spellStart"/>
      <w:r w:rsidR="007E4EEA" w:rsidRPr="008C531D">
        <w:rPr>
          <w:rFonts w:ascii="Times New Roman" w:hAnsi="Times New Roman" w:cs="Times New Roman"/>
        </w:rPr>
        <w:t>Kriging</w:t>
      </w:r>
      <w:proofErr w:type="spellEnd"/>
      <w:r w:rsidR="007E4EEA" w:rsidRPr="008C531D">
        <w:rPr>
          <w:rFonts w:ascii="Times New Roman" w:hAnsi="Times New Roman" w:cs="Times New Roman"/>
        </w:rPr>
        <w:t xml:space="preserve">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 xml:space="preserve">(ref: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et al 2006).</w:t>
      </w:r>
    </w:p>
    <w:p w14:paraId="03600032" w14:textId="0B5F8B1D" w:rsidR="008C531D" w:rsidRPr="008C531D" w:rsidRDefault="00CE7331">
      <w:pPr>
        <w:tabs>
          <w:tab w:val="left" w:pos="360"/>
          <w:tab w:val="left" w:pos="8640"/>
        </w:tabs>
        <w:ind w:firstLine="720"/>
        <w:rPr>
          <w:rFonts w:ascii="Times New Roman" w:hAnsi="Times New Roman" w:cs="Times New Roman"/>
        </w:rPr>
        <w:pPrChange w:id="52" w:author="Thorson, James" w:date="2016-07-29T15:38:00Z">
          <w:pPr>
            <w:ind w:firstLine="720"/>
          </w:pPr>
        </w:pPrChange>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53"/>
      <w:r w:rsidR="001271D5" w:rsidRPr="008C531D">
        <w:rPr>
          <w:rFonts w:ascii="Times New Roman" w:hAnsi="Times New Roman" w:cs="Times New Roman"/>
        </w:rPr>
        <w:t xml:space="preserve">variety of hierarchical models have been developed separating information regarding abundance and detection </w:t>
      </w:r>
      <w:commentRangeEnd w:id="53"/>
      <w:r w:rsidR="0047099A">
        <w:rPr>
          <w:rStyle w:val="CommentReference"/>
        </w:rPr>
        <w:commentReference w:id="53"/>
      </w:r>
      <w:r w:rsidR="001271D5" w:rsidRPr="008C531D">
        <w:rPr>
          <w:rFonts w:ascii="Times New Roman" w:hAnsi="Times New Roman" w:cs="Times New Roman"/>
        </w:rPr>
        <w:t xml:space="preserve">(refs: </w:t>
      </w:r>
      <w:proofErr w:type="spellStart"/>
      <w:r w:rsidR="001271D5" w:rsidRPr="008C531D">
        <w:rPr>
          <w:rFonts w:ascii="Times New Roman" w:hAnsi="Times New Roman" w:cs="Times New Roman"/>
        </w:rPr>
        <w:t>royle</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kery</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dail</w:t>
      </w:r>
      <w:proofErr w:type="spellEnd"/>
      <w:r w:rsidR="001271D5" w:rsidRPr="008C531D">
        <w:rPr>
          <w:rFonts w:ascii="Times New Roman" w:hAnsi="Times New Roman" w:cs="Times New Roman"/>
        </w:rPr>
        <w:t xml:space="preserve"> and </w:t>
      </w:r>
      <w:proofErr w:type="spellStart"/>
      <w:r w:rsidR="001271D5" w:rsidRPr="008C531D">
        <w:rPr>
          <w:rFonts w:ascii="Times New Roman" w:hAnsi="Times New Roman" w:cs="Times New Roman"/>
        </w:rPr>
        <w:t>madsen</w:t>
      </w:r>
      <w:proofErr w:type="spellEnd"/>
      <w:r w:rsidR="001271D5" w:rsidRPr="008C531D">
        <w:rPr>
          <w:rFonts w:ascii="Times New Roman" w:hAnsi="Times New Roman" w:cs="Times New Roman"/>
        </w:rPr>
        <w:t>). However, these models generally to not account for spatial correlation among sites</w:t>
      </w:r>
      <w:ins w:id="54" w:author="Thorson, James" w:date="2016-07-29T15:15:00Z">
        <w:r w:rsidR="00381C35">
          <w:rPr>
            <w:rFonts w:ascii="Times New Roman" w:hAnsi="Times New Roman" w:cs="Times New Roman"/>
          </w:rPr>
          <w:t xml:space="preserve"> (although exceptions exist; </w:t>
        </w:r>
      </w:ins>
      <w:commentRangeStart w:id="55"/>
      <w:proofErr w:type="spellStart"/>
      <w:ins w:id="56" w:author="Thorson, James" w:date="2016-07-29T15:16:00Z">
        <w:r w:rsidR="00381C35">
          <w:rPr>
            <w:rFonts w:ascii="Times New Roman" w:hAnsi="Times New Roman" w:cs="Times New Roman"/>
          </w:rPr>
          <w:t>Royle</w:t>
        </w:r>
        <w:proofErr w:type="spellEnd"/>
        <w:r w:rsidR="00381C35">
          <w:rPr>
            <w:rFonts w:ascii="Times New Roman" w:hAnsi="Times New Roman" w:cs="Times New Roman"/>
          </w:rPr>
          <w:t xml:space="preserve"> and </w:t>
        </w:r>
        <w:proofErr w:type="spellStart"/>
        <w:r w:rsidR="00381C35">
          <w:rPr>
            <w:rFonts w:ascii="Times New Roman" w:hAnsi="Times New Roman" w:cs="Times New Roman"/>
          </w:rPr>
          <w:t>Wikle</w:t>
        </w:r>
        <w:proofErr w:type="spellEnd"/>
        <w:r w:rsidR="00381C35">
          <w:rPr>
            <w:rFonts w:ascii="Times New Roman" w:hAnsi="Times New Roman" w:cs="Times New Roman"/>
          </w:rPr>
          <w:t xml:space="preserve"> 2005</w:t>
        </w:r>
        <w:commentRangeEnd w:id="55"/>
        <w:r w:rsidR="00381C35">
          <w:rPr>
            <w:rStyle w:val="CommentReference"/>
          </w:rPr>
          <w:commentReference w:id="55"/>
        </w:r>
      </w:ins>
      <w:ins w:id="57" w:author="Thorson, James" w:date="2016-07-29T15:15:00Z">
        <w:r w:rsidR="00381C35">
          <w:rPr>
            <w:rFonts w:ascii="Times New Roman" w:hAnsi="Times New Roman" w:cs="Times New Roman"/>
          </w:rPr>
          <w:t>)</w:t>
        </w:r>
      </w:ins>
      <w:r w:rsidR="001271D5" w:rsidRPr="008C531D">
        <w:rPr>
          <w:rFonts w:ascii="Times New Roman" w:hAnsi="Times New Roman" w:cs="Times New Roman"/>
        </w:rPr>
        <w:t>. Those that do generally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D62FC0">
        <w:rPr>
          <w:rFonts w:ascii="Times New Roman" w:hAnsi="Times New Roman" w:cs="Times New Roman"/>
        </w:rPr>
        <w:t xml:space="preserve">, </w:t>
      </w:r>
      <w:proofErr w:type="spellStart"/>
      <w:r w:rsidR="00D62FC0">
        <w:rPr>
          <w:rFonts w:ascii="Times New Roman" w:hAnsi="Times New Roman" w:cs="Times New Roman"/>
        </w:rPr>
        <w:t>DeWeber</w:t>
      </w:r>
      <w:proofErr w:type="spellEnd"/>
      <w:r w:rsidR="00356118" w:rsidRPr="008C531D">
        <w:rPr>
          <w:rFonts w:ascii="Times New Roman" w:hAnsi="Times New Roman" w:cs="Times New Roman"/>
        </w:rPr>
        <w:t>). This coarse grouping does not allow for autocorrelation as a function of distance. For example, if sampling is done in a series of transects, all sites within a transect are treated the same (refs: e.g. Peterman et al., Hocking et al</w:t>
      </w:r>
      <w:proofErr w:type="gramStart"/>
      <w:r w:rsidR="00356118" w:rsidRPr="008C531D">
        <w:rPr>
          <w:rFonts w:ascii="Times New Roman" w:hAnsi="Times New Roman" w:cs="Times New Roman"/>
        </w:rPr>
        <w:t xml:space="preserve">. </w:t>
      </w:r>
      <w:r w:rsidR="00356118" w:rsidRPr="008C531D">
        <w:rPr>
          <w:rFonts w:ascii="Times New Roman" w:hAnsi="Times New Roman" w:cs="Times New Roman"/>
        </w:rPr>
        <w:lastRenderedPageBreak/>
        <w:t>)</w:t>
      </w:r>
      <w:proofErr w:type="gramEnd"/>
      <w:r w:rsidR="00356118" w:rsidRPr="008C531D">
        <w:rPr>
          <w:rFonts w:ascii="Times New Roman" w:hAnsi="Times New Roman" w:cs="Times New Roman"/>
        </w:rPr>
        <w:t xml:space="preserve">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5BEE682D" w14:textId="5E95149D" w:rsidR="007400D8" w:rsidRPr="008C531D" w:rsidRDefault="00621186">
      <w:pPr>
        <w:tabs>
          <w:tab w:val="left" w:pos="360"/>
          <w:tab w:val="left" w:pos="8640"/>
        </w:tabs>
        <w:ind w:firstLine="720"/>
        <w:rPr>
          <w:rFonts w:ascii="Times New Roman" w:hAnsi="Times New Roman" w:cs="Times New Roman"/>
        </w:rPr>
        <w:pPrChange w:id="58" w:author="Thorson, James" w:date="2016-07-29T15:38:00Z">
          <w:pPr>
            <w:ind w:firstLine="720"/>
          </w:pPr>
        </w:pPrChange>
      </w:pPr>
      <w:r w:rsidRPr="008C531D">
        <w:rPr>
          <w:rFonts w:ascii="Times New Roman" w:eastAsia="Times New Roman" w:hAnsi="Times New Roman" w:cs="Times New Roman"/>
          <w:color w:val="222222"/>
        </w:rPr>
        <w:t xml:space="preserve">We describe a novel and generalizable hierarchical model that </w:t>
      </w:r>
      <w:r w:rsidR="003A4458">
        <w:rPr>
          <w:rFonts w:ascii="Times New Roman" w:eastAsia="Times New Roman" w:hAnsi="Times New Roman" w:cs="Times New Roman"/>
          <w:color w:val="222222"/>
        </w:rPr>
        <w:t>includes</w:t>
      </w:r>
      <w:r w:rsidR="00D62FC0">
        <w:rPr>
          <w:rFonts w:ascii="Times New Roman" w:eastAsia="Times New Roman" w:hAnsi="Times New Roman" w:cs="Times New Roman"/>
          <w:color w:val="222222"/>
        </w:rPr>
        <w:t xml:space="preserve"> </w:t>
      </w:r>
      <w:r w:rsidRPr="008C531D">
        <w:rPr>
          <w:rFonts w:ascii="Times New Roman" w:eastAsia="Times New Roman" w:hAnsi="Times New Roman" w:cs="Times New Roman"/>
          <w:color w:val="222222"/>
        </w:rPr>
        <w:t xml:space="preserve">spatiotemporal autocorrelation while accounting for imperfect detection. It also addresses unexplained random variation in abundance (log-normal </w:t>
      </w:r>
      <w:proofErr w:type="spellStart"/>
      <w:r w:rsidRPr="008C531D">
        <w:rPr>
          <w:rFonts w:ascii="Times New Roman" w:eastAsia="Times New Roman" w:hAnsi="Times New Roman" w:cs="Times New Roman"/>
          <w:color w:val="222222"/>
        </w:rPr>
        <w:t>overdispersion</w:t>
      </w:r>
      <w:proofErr w:type="spellEnd"/>
      <w:r w:rsidRPr="008C531D">
        <w:rPr>
          <w:rFonts w:ascii="Times New Roman" w:eastAsia="Times New Roman" w:hAnsi="Times New Roman" w:cs="Times New Roman"/>
          <w:color w:val="222222"/>
        </w:rPr>
        <w:t>)</w:t>
      </w:r>
      <w:r w:rsidR="00E35742">
        <w:rPr>
          <w:rFonts w:ascii="Times New Roman" w:eastAsia="Times New Roman" w:hAnsi="Times New Roman" w:cs="Times New Roman"/>
          <w:color w:val="222222"/>
        </w:rPr>
        <w:t xml:space="preserve"> not explained by deterministic covariates of abundance</w:t>
      </w:r>
      <w:r w:rsidRPr="008C531D">
        <w:rPr>
          <w:rFonts w:ascii="Times New Roman" w:eastAsia="Times New Roman" w:hAnsi="Times New Roman" w:cs="Times New Roman"/>
          <w:color w:val="222222"/>
        </w:rPr>
        <w:t>.</w:t>
      </w:r>
      <w:r w:rsidR="00E35742">
        <w:rPr>
          <w:rFonts w:ascii="Times New Roman" w:hAnsi="Times New Roman" w:cs="Times New Roman"/>
        </w:rPr>
        <w:t xml:space="preserve"> </w:t>
      </w:r>
      <w:r w:rsidR="00D5230F">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sidR="00D5230F">
        <w:rPr>
          <w:rFonts w:ascii="Times New Roman" w:eastAsia="Times New Roman" w:hAnsi="Times New Roman" w:cs="Times New Roman"/>
          <w:color w:val="222222"/>
        </w:rPr>
        <w:t xml:space="preserve"> model </w:t>
      </w:r>
      <w:r w:rsidR="00E35742">
        <w:rPr>
          <w:rFonts w:ascii="Times New Roman" w:eastAsia="Times New Roman" w:hAnsi="Times New Roman" w:cs="Times New Roman"/>
          <w:color w:val="222222"/>
        </w:rPr>
        <w:t>with simulations varying the two parameters of the Ornstein-</w:t>
      </w:r>
      <w:proofErr w:type="spellStart"/>
      <w:r w:rsidR="00E35742">
        <w:rPr>
          <w:rFonts w:ascii="Times New Roman" w:eastAsia="Times New Roman" w:hAnsi="Times New Roman" w:cs="Times New Roman"/>
          <w:color w:val="222222"/>
        </w:rPr>
        <w:t>Uhlenbeck</w:t>
      </w:r>
      <w:proofErr w:type="spellEnd"/>
      <w:r w:rsidR="00E35742">
        <w:rPr>
          <w:rFonts w:ascii="Times New Roman" w:eastAsia="Times New Roman" w:hAnsi="Times New Roman" w:cs="Times New Roman"/>
          <w:color w:val="222222"/>
        </w:rPr>
        <w:t xml:space="preserve"> (OU) process used to define the spatial relationships in the network. </w:t>
      </w:r>
      <w:r w:rsidR="00D91B53">
        <w:rPr>
          <w:rFonts w:ascii="Times New Roman" w:hAnsi="Times New Roman" w:cs="Times New Roman"/>
        </w:rPr>
        <w:t>We also performed a simulation study to evaluate the effects of spatial and temporal replication on model performance.</w:t>
      </w:r>
      <w:r w:rsidR="00E35742">
        <w:rPr>
          <w:rFonts w:ascii="Times New Roman" w:hAnsi="Times New Roman" w:cs="Times New Roman"/>
        </w:rPr>
        <w:t xml:space="preserve"> </w:t>
      </w:r>
      <w:r w:rsidR="00D91B53">
        <w:rPr>
          <w:rFonts w:ascii="Times New Roman" w:hAnsi="Times New Roman" w:cs="Times New Roman"/>
        </w:rPr>
        <w:t xml:space="preserve">We then </w:t>
      </w:r>
      <w:r w:rsidR="00D5230F">
        <w:rPr>
          <w:rFonts w:ascii="Times New Roman" w:hAnsi="Times New Roman" w:cs="Times New Roman"/>
        </w:rPr>
        <w:t xml:space="preserve">applied </w:t>
      </w:r>
      <w:r w:rsidR="00D91B53">
        <w:rPr>
          <w:rFonts w:ascii="Times New Roman" w:hAnsi="Times New Roman" w:cs="Times New Roman"/>
        </w:rPr>
        <w:t xml:space="preserve">this model </w:t>
      </w:r>
      <w:r w:rsidR="00D5230F">
        <w:rPr>
          <w:rFonts w:ascii="Times New Roman" w:hAnsi="Times New Roman" w:cs="Times New Roman"/>
        </w:rPr>
        <w:t>to Brook Trout</w:t>
      </w:r>
      <w:r w:rsidR="00E35742">
        <w:rPr>
          <w:rFonts w:ascii="Times New Roman" w:hAnsi="Times New Roman" w:cs="Times New Roman"/>
        </w:rPr>
        <w:t xml:space="preserve"> (</w:t>
      </w:r>
      <w:proofErr w:type="spellStart"/>
      <w:r w:rsidR="00E35742">
        <w:rPr>
          <w:rFonts w:ascii="Times New Roman" w:hAnsi="Times New Roman" w:cs="Times New Roman"/>
          <w:i/>
        </w:rPr>
        <w:t>Salvelinus</w:t>
      </w:r>
      <w:proofErr w:type="spellEnd"/>
      <w:r w:rsidR="00E35742">
        <w:rPr>
          <w:rFonts w:ascii="Times New Roman" w:hAnsi="Times New Roman" w:cs="Times New Roman"/>
          <w:i/>
        </w:rPr>
        <w:t xml:space="preserve"> </w:t>
      </w:r>
      <w:proofErr w:type="spellStart"/>
      <w:r w:rsidR="00E35742">
        <w:rPr>
          <w:rFonts w:ascii="Times New Roman" w:hAnsi="Times New Roman" w:cs="Times New Roman"/>
          <w:i/>
        </w:rPr>
        <w:t>fontinalis</w:t>
      </w:r>
      <w:proofErr w:type="spellEnd"/>
      <w:r w:rsidR="00E35742">
        <w:rPr>
          <w:rFonts w:ascii="Times New Roman" w:hAnsi="Times New Roman" w:cs="Times New Roman"/>
        </w:rPr>
        <w:t xml:space="preserve">) data from the </w:t>
      </w:r>
      <w:r w:rsidR="00D5230F">
        <w:rPr>
          <w:rFonts w:ascii="Times New Roman" w:hAnsi="Times New Roman" w:cs="Times New Roman"/>
        </w:rPr>
        <w:t xml:space="preserve">West Susquehanna </w:t>
      </w:r>
      <w:r w:rsidR="00E35742">
        <w:rPr>
          <w:rFonts w:ascii="Times New Roman" w:hAnsi="Times New Roman" w:cs="Times New Roman"/>
        </w:rPr>
        <w:t xml:space="preserve">watershed within Pennsylvania, USA. These data were collected by the Pennsylvania Boat and Fish Commission and </w:t>
      </w:r>
      <w:del w:id="59" w:author="Thorson, James" w:date="2016-07-29T15:17:00Z">
        <w:r w:rsidR="00E35742" w:rsidDel="008B0F7D">
          <w:rPr>
            <w:rFonts w:ascii="Times New Roman" w:hAnsi="Times New Roman" w:cs="Times New Roman"/>
          </w:rPr>
          <w:delText xml:space="preserve">is </w:delText>
        </w:r>
      </w:del>
      <w:ins w:id="60" w:author="Thorson, James" w:date="2016-07-29T15:17:00Z">
        <w:r w:rsidR="008B0F7D">
          <w:rPr>
            <w:rFonts w:ascii="Times New Roman" w:hAnsi="Times New Roman" w:cs="Times New Roman"/>
          </w:rPr>
          <w:t xml:space="preserve">are </w:t>
        </w:r>
      </w:ins>
      <w:r w:rsidR="00E35742">
        <w:rPr>
          <w:rFonts w:ascii="Times New Roman" w:hAnsi="Times New Roman" w:cs="Times New Roman"/>
        </w:rPr>
        <w:t xml:space="preserve">similar to stream fish surveys conducted by state and federal agencies and other researchers throughout the United States. Brook Trout were of particular interest as the only native </w:t>
      </w:r>
      <w:r w:rsidR="00044D66">
        <w:rPr>
          <w:rFonts w:ascii="Times New Roman" w:hAnsi="Times New Roman" w:cs="Times New Roman"/>
        </w:rPr>
        <w:t xml:space="preserve">trout in the eastern U.S. and are threatened by climate and land-use change, overfishing, and exotic species (refs). </w:t>
      </w:r>
    </w:p>
    <w:p w14:paraId="641F7C22" w14:textId="77777777" w:rsidR="00CC1EC5" w:rsidRPr="008C531D" w:rsidRDefault="00CC1EC5">
      <w:pPr>
        <w:tabs>
          <w:tab w:val="left" w:pos="360"/>
          <w:tab w:val="left" w:pos="8640"/>
        </w:tabs>
        <w:rPr>
          <w:rFonts w:ascii="Times New Roman" w:hAnsi="Times New Roman" w:cs="Times New Roman"/>
        </w:rPr>
        <w:pPrChange w:id="61" w:author="Thorson, James" w:date="2016-07-29T15:38:00Z">
          <w:pPr/>
        </w:pPrChange>
      </w:pPr>
    </w:p>
    <w:p w14:paraId="26EA2142" w14:textId="77777777" w:rsidR="00E225E7" w:rsidRPr="00E543E9" w:rsidRDefault="00E225E7">
      <w:pPr>
        <w:tabs>
          <w:tab w:val="left" w:pos="360"/>
          <w:tab w:val="left" w:pos="8640"/>
        </w:tabs>
        <w:rPr>
          <w:rFonts w:ascii="Times New Roman" w:hAnsi="Times New Roman" w:cs="Times New Roman"/>
          <w:b/>
          <w:sz w:val="28"/>
          <w:szCs w:val="28"/>
          <w:rPrChange w:id="62" w:author="Thorson, James" w:date="2016-07-29T16:40:00Z">
            <w:rPr>
              <w:rFonts w:ascii="Times New Roman" w:hAnsi="Times New Roman" w:cs="Times New Roman"/>
              <w:b/>
            </w:rPr>
          </w:rPrChange>
        </w:rPr>
        <w:pPrChange w:id="63" w:author="Thorson, James" w:date="2016-07-29T15:38:00Z">
          <w:pPr/>
        </w:pPrChange>
      </w:pPr>
      <w:commentRangeStart w:id="64"/>
      <w:commentRangeStart w:id="65"/>
      <w:r w:rsidRPr="00E543E9">
        <w:rPr>
          <w:rFonts w:ascii="Times New Roman" w:hAnsi="Times New Roman" w:cs="Times New Roman"/>
          <w:b/>
          <w:sz w:val="28"/>
          <w:szCs w:val="28"/>
          <w:rPrChange w:id="66" w:author="Thorson, James" w:date="2016-07-29T16:40:00Z">
            <w:rPr>
              <w:rFonts w:ascii="Times New Roman" w:hAnsi="Times New Roman" w:cs="Times New Roman"/>
              <w:b/>
            </w:rPr>
          </w:rPrChange>
        </w:rPr>
        <w:t>Methods</w:t>
      </w:r>
      <w:commentRangeEnd w:id="64"/>
      <w:r w:rsidR="001E2C84">
        <w:rPr>
          <w:rStyle w:val="CommentReference"/>
        </w:rPr>
        <w:commentReference w:id="64"/>
      </w:r>
    </w:p>
    <w:commentRangeEnd w:id="65"/>
    <w:p w14:paraId="0D97CCED" w14:textId="1D89EAA2" w:rsidR="00B17126" w:rsidRDefault="00423501">
      <w:pPr>
        <w:tabs>
          <w:tab w:val="left" w:pos="360"/>
          <w:tab w:val="left" w:pos="8640"/>
        </w:tabs>
        <w:rPr>
          <w:ins w:id="67" w:author="Thorson, James" w:date="2016-07-29T15:23:00Z"/>
          <w:rFonts w:ascii="Times New Roman" w:hAnsi="Times New Roman" w:cs="Times New Roman"/>
        </w:rPr>
        <w:pPrChange w:id="68" w:author="Thorson, James" w:date="2016-07-29T15:38:00Z">
          <w:pPr/>
        </w:pPrChange>
      </w:pPr>
      <w:r>
        <w:rPr>
          <w:rStyle w:val="CommentReference"/>
        </w:rPr>
        <w:commentReference w:id="65"/>
      </w:r>
    </w:p>
    <w:p w14:paraId="4EFB1640" w14:textId="10DEE0D8" w:rsidR="008B0F7D" w:rsidRPr="00E543E9" w:rsidRDefault="008B0F7D">
      <w:pPr>
        <w:tabs>
          <w:tab w:val="left" w:pos="360"/>
          <w:tab w:val="left" w:pos="8640"/>
        </w:tabs>
        <w:rPr>
          <w:ins w:id="69" w:author="Thorson, James" w:date="2016-07-29T15:23:00Z"/>
          <w:rFonts w:ascii="Times New Roman" w:hAnsi="Times New Roman" w:cs="Times New Roman"/>
          <w:b/>
          <w:rPrChange w:id="70" w:author="Thorson, James" w:date="2016-07-29T16:41:00Z">
            <w:rPr>
              <w:ins w:id="71" w:author="Thorson, James" w:date="2016-07-29T15:23:00Z"/>
              <w:rFonts w:ascii="Times New Roman" w:hAnsi="Times New Roman" w:cs="Times New Roman"/>
            </w:rPr>
          </w:rPrChange>
        </w:rPr>
        <w:pPrChange w:id="72" w:author="Thorson, James" w:date="2016-07-29T15:38:00Z">
          <w:pPr/>
        </w:pPrChange>
      </w:pPr>
      <w:ins w:id="73" w:author="Thorson, James" w:date="2016-07-29T15:23:00Z">
        <w:r w:rsidRPr="00E543E9">
          <w:rPr>
            <w:rFonts w:ascii="Times New Roman" w:hAnsi="Times New Roman" w:cs="Times New Roman"/>
            <w:b/>
            <w:rPrChange w:id="74" w:author="Thorson, James" w:date="2016-07-29T16:41:00Z">
              <w:rPr>
                <w:rFonts w:ascii="Times New Roman" w:hAnsi="Times New Roman" w:cs="Times New Roman"/>
                <w:i/>
              </w:rPr>
            </w:rPrChange>
          </w:rPr>
          <w:t>Overview</w:t>
        </w:r>
      </w:ins>
    </w:p>
    <w:p w14:paraId="781545E6" w14:textId="05359D81" w:rsidR="00042A82" w:rsidRDefault="008B0F7D">
      <w:pPr>
        <w:tabs>
          <w:tab w:val="left" w:pos="360"/>
          <w:tab w:val="left" w:pos="8640"/>
        </w:tabs>
        <w:rPr>
          <w:ins w:id="75" w:author="Thorson, James" w:date="2016-07-29T15:31:00Z"/>
          <w:rFonts w:ascii="Times New Roman" w:hAnsi="Times New Roman" w:cs="Times New Roman"/>
        </w:rPr>
        <w:pPrChange w:id="76" w:author="Thorson, James" w:date="2016-07-29T15:38:00Z">
          <w:pPr/>
        </w:pPrChange>
      </w:pPr>
      <w:ins w:id="77" w:author="Thorson, James" w:date="2016-07-29T15:23:00Z">
        <w:r>
          <w:rPr>
            <w:rFonts w:ascii="Times New Roman" w:hAnsi="Times New Roman" w:cs="Times New Roman"/>
          </w:rPr>
          <w:t xml:space="preserve">In the following, we </w:t>
        </w:r>
      </w:ins>
      <w:ins w:id="78" w:author="Thorson, James" w:date="2016-07-29T15:28:00Z">
        <w:r w:rsidR="00042A82">
          <w:rPr>
            <w:rFonts w:ascii="Times New Roman" w:hAnsi="Times New Roman" w:cs="Times New Roman"/>
          </w:rPr>
          <w:t>assume that</w:t>
        </w:r>
      </w:ins>
      <w:ins w:id="79" w:author="Thorson, James" w:date="2016-07-29T15:24:00Z">
        <w:r>
          <w:rPr>
            <w:rFonts w:ascii="Times New Roman" w:hAnsi="Times New Roman" w:cs="Times New Roman"/>
          </w:rPr>
          <w:t xml:space="preserve"> data arise from a sampling design where </w:t>
        </w:r>
      </w:ins>
      <w:ins w:id="80" w:author="Thorson, James" w:date="2016-07-29T15:25:00Z">
        <w:r>
          <w:rPr>
            <w:rFonts w:ascii="Times New Roman" w:hAnsi="Times New Roman" w:cs="Times New Roman"/>
            <w:i/>
          </w:rPr>
          <w:t>N</w:t>
        </w:r>
        <w:r>
          <w:rPr>
            <w:rFonts w:ascii="Times New Roman" w:hAnsi="Times New Roman" w:cs="Times New Roman"/>
          </w:rPr>
          <w:t xml:space="preserve"> sites are visited in each of </w:t>
        </w:r>
        <w:r>
          <w:rPr>
            <w:rFonts w:ascii="Times New Roman" w:hAnsi="Times New Roman" w:cs="Times New Roman"/>
            <w:i/>
          </w:rPr>
          <w:t xml:space="preserve">T </w:t>
        </w:r>
        <w:r>
          <w:rPr>
            <w:rFonts w:ascii="Times New Roman" w:hAnsi="Times New Roman" w:cs="Times New Roman"/>
          </w:rPr>
          <w:t xml:space="preserve">years.  These </w:t>
        </w:r>
        <w:r>
          <w:rPr>
            <w:rFonts w:ascii="Times New Roman" w:hAnsi="Times New Roman" w:cs="Times New Roman"/>
            <w:i/>
          </w:rPr>
          <w:t>N</w:t>
        </w:r>
        <w:r>
          <w:rPr>
            <w:rFonts w:ascii="Times New Roman" w:hAnsi="Times New Roman" w:cs="Times New Roman"/>
          </w:rPr>
          <w:t xml:space="preserve"> sites are embedded within a stream network where there is only one unique path from each site to every other site (i.e., the stream network is acyclic), and each sample is conducted by </w:t>
        </w:r>
      </w:ins>
      <w:ins w:id="81" w:author="Thorson, James" w:date="2016-07-29T15:26:00Z">
        <w:r w:rsidR="00042A82">
          <w:rPr>
            <w:rFonts w:ascii="Times New Roman" w:hAnsi="Times New Roman" w:cs="Times New Roman"/>
          </w:rPr>
          <w:t>eliminating the possibility of movement out of the sampled area (i.e., by placing nets above and below a selected stream segment)</w:t>
        </w:r>
      </w:ins>
      <w:ins w:id="82" w:author="Thorson, James" w:date="2016-07-29T15:29:00Z">
        <w:r w:rsidR="00042A82">
          <w:rPr>
            <w:rFonts w:ascii="Times New Roman" w:hAnsi="Times New Roman" w:cs="Times New Roman"/>
          </w:rPr>
          <w:t xml:space="preserve"> and then repeatedly counting and removing all individuals that are observed.  We use the term “triple-pass depletion sampling” for this design, given that there are three removal samples conducted at each site and year.  </w:t>
        </w:r>
      </w:ins>
      <w:ins w:id="83" w:author="Thorson, James" w:date="2016-07-29T15:30:00Z">
        <w:r w:rsidR="00042A82">
          <w:rPr>
            <w:rFonts w:ascii="Times New Roman" w:hAnsi="Times New Roman" w:cs="Times New Roman"/>
          </w:rPr>
          <w:t xml:space="preserve">Each removal sample has a lower expected count that the previous (because previous sampling has removed individuals), so this triple-pass design allows the detection probability to be estimated from </w:t>
        </w:r>
      </w:ins>
      <w:ins w:id="84" w:author="Thorson, James" w:date="2016-07-29T15:31:00Z">
        <w:r w:rsidR="00042A82">
          <w:rPr>
            <w:rFonts w:ascii="Times New Roman" w:hAnsi="Times New Roman" w:cs="Times New Roman"/>
          </w:rPr>
          <w:t>the</w:t>
        </w:r>
      </w:ins>
      <w:ins w:id="85" w:author="Thorson, James" w:date="2016-07-29T15:30:00Z">
        <w:r w:rsidR="00042A82">
          <w:rPr>
            <w:rFonts w:ascii="Times New Roman" w:hAnsi="Times New Roman" w:cs="Times New Roman"/>
          </w:rPr>
          <w:t xml:space="preserve"> </w:t>
        </w:r>
      </w:ins>
      <w:ins w:id="86" w:author="Thorson, James" w:date="2016-07-29T15:31:00Z">
        <w:r w:rsidR="00042A82">
          <w:rPr>
            <w:rFonts w:ascii="Times New Roman" w:hAnsi="Times New Roman" w:cs="Times New Roman"/>
          </w:rPr>
          <w:t>slope of this decline among passes.</w:t>
        </w:r>
      </w:ins>
    </w:p>
    <w:p w14:paraId="74E80C8A" w14:textId="59F00C95" w:rsidR="00042A82" w:rsidRDefault="00042A82">
      <w:pPr>
        <w:tabs>
          <w:tab w:val="left" w:pos="360"/>
          <w:tab w:val="left" w:pos="8640"/>
        </w:tabs>
        <w:rPr>
          <w:ins w:id="87" w:author="Thorson, James" w:date="2016-07-29T15:37:00Z"/>
          <w:rFonts w:ascii="Times New Roman" w:hAnsi="Times New Roman" w:cs="Times New Roman"/>
        </w:rPr>
        <w:pPrChange w:id="88" w:author="Thorson, James" w:date="2016-07-29T15:38:00Z">
          <w:pPr/>
        </w:pPrChange>
      </w:pPr>
      <w:ins w:id="89" w:author="Thorson, James" w:date="2016-07-29T15:31:00Z">
        <w:r>
          <w:rPr>
            <w:rFonts w:ascii="Times New Roman" w:hAnsi="Times New Roman" w:cs="Times New Roman"/>
          </w:rPr>
          <w:tab/>
          <w:t xml:space="preserve">We then </w:t>
        </w:r>
      </w:ins>
      <w:ins w:id="90" w:author="Thorson, James" w:date="2016-07-29T15:33:00Z">
        <w:r>
          <w:rPr>
            <w:rFonts w:ascii="Times New Roman" w:hAnsi="Times New Roman" w:cs="Times New Roman"/>
          </w:rPr>
          <w:t xml:space="preserve">modeled </w:t>
        </w:r>
      </w:ins>
      <w:ins w:id="91" w:author="Thorson, James" w:date="2016-07-29T15:36:00Z">
        <w:r>
          <w:rPr>
            <w:rFonts w:ascii="Times New Roman" w:hAnsi="Times New Roman" w:cs="Times New Roman"/>
          </w:rPr>
          <w:t xml:space="preserve">density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(s)</m:t>
          </m:r>
        </m:oMath>
        <w:r>
          <w:rPr>
            <w:rFonts w:ascii="Times New Roman" w:hAnsi="Times New Roman" w:cs="Times New Roman"/>
          </w:rPr>
          <w:t xml:space="preserve"> at time </w:t>
        </w:r>
        <m:oMath>
          <m:r>
            <w:rPr>
              <w:rFonts w:ascii="Cambria Math" w:hAnsi="Cambria Math" w:cs="Times New Roman"/>
            </w:rPr>
            <m:t>t</m:t>
          </m:r>
        </m:oMath>
        <w:r>
          <w:rPr>
            <w:rFonts w:ascii="Times New Roman" w:hAnsi="Times New Roman" w:cs="Times New Roman"/>
          </w:rPr>
          <w:t xml:space="preserve"> and site </w:t>
        </w:r>
        <m:oMath>
          <m:r>
            <w:rPr>
              <w:rFonts w:ascii="Cambria Math" w:hAnsi="Cambria Math" w:cs="Times New Roman"/>
            </w:rPr>
            <m:t>s</m:t>
          </m:r>
        </m:oMath>
        <w:r>
          <w:rPr>
            <w:rFonts w:ascii="Times New Roman" w:hAnsi="Times New Roman" w:cs="Times New Roman"/>
          </w:rPr>
          <w:t xml:space="preserve"> as a</w:t>
        </w:r>
        <w:r w:rsidR="004D5DA7">
          <w:rPr>
            <w:rFonts w:ascii="Times New Roman" w:hAnsi="Times New Roman" w:cs="Times New Roman"/>
          </w:rPr>
          <w:t xml:space="preserve"> log-linked linear regression model with components representing </w:t>
        </w:r>
      </w:ins>
      <w:ins w:id="92" w:author="Thorson, James" w:date="2016-07-29T15:37:00Z">
        <w:r w:rsidR="004D5DA7">
          <w:rPr>
            <w:rFonts w:ascii="Times New Roman" w:hAnsi="Times New Roman" w:cs="Times New Roman"/>
          </w:rPr>
          <w:t xml:space="preserve">the effect of measured habitat variables, as well as otherwise unexplained </w:t>
        </w:r>
      </w:ins>
      <w:ins w:id="93" w:author="Thorson, James" w:date="2016-07-29T15:36:00Z">
        <w:r w:rsidR="004D5DA7">
          <w:rPr>
            <w:rFonts w:ascii="Times New Roman" w:hAnsi="Times New Roman" w:cs="Times New Roman"/>
          </w:rPr>
          <w:t xml:space="preserve">spatial, </w:t>
        </w:r>
        <w:proofErr w:type="spellStart"/>
        <w:r w:rsidR="004D5DA7">
          <w:rPr>
            <w:rFonts w:ascii="Times New Roman" w:hAnsi="Times New Roman" w:cs="Times New Roman"/>
          </w:rPr>
          <w:t>spatio</w:t>
        </w:r>
        <w:proofErr w:type="spellEnd"/>
        <w:r w:rsidR="004D5DA7">
          <w:rPr>
            <w:rFonts w:ascii="Times New Roman" w:hAnsi="Times New Roman" w:cs="Times New Roman"/>
          </w:rPr>
          <w:t>-temporal, and independent variation</w:t>
        </w:r>
      </w:ins>
      <w:ins w:id="94" w:author="Thorson, James" w:date="2016-07-29T15:37:00Z">
        <w:r w:rsidR="004D5DA7">
          <w:rPr>
            <w:rFonts w:ascii="Times New Roman" w:hAnsi="Times New Roman" w:cs="Times New Roman"/>
          </w:rPr>
          <w:t>:</w:t>
        </w:r>
      </w:ins>
    </w:p>
    <w:p w14:paraId="7B2BEA02" w14:textId="77777777" w:rsidR="004D5DA7" w:rsidRDefault="004D5DA7">
      <w:pPr>
        <w:tabs>
          <w:tab w:val="left" w:pos="360"/>
          <w:tab w:val="left" w:pos="8640"/>
        </w:tabs>
        <w:rPr>
          <w:rFonts w:ascii="Times New Roman" w:hAnsi="Times New Roman" w:cs="Times New Roman"/>
        </w:rPr>
        <w:pPrChange w:id="95" w:author="Thorson, James" w:date="2016-07-29T15:38:00Z">
          <w:pPr/>
        </w:pPrChange>
      </w:pPr>
      <w:moveToRangeStart w:id="96" w:author="Thorson, James" w:date="2016-07-29T15:38:00Z" w:name="move457570010"/>
    </w:p>
    <w:p w14:paraId="5EBD41BD" w14:textId="707B7FEC" w:rsidR="004D5DA7" w:rsidRDefault="006F707A">
      <w:pPr>
        <w:tabs>
          <w:tab w:val="left" w:pos="360"/>
          <w:tab w:val="left" w:pos="8640"/>
        </w:tabs>
        <w:rPr>
          <w:ins w:id="97" w:author="Thorson, James" w:date="2016-07-29T16:26:00Z"/>
          <w:rFonts w:ascii="Times New Roman" w:hAnsi="Times New Roman" w:cs="Times New Roman"/>
        </w:rPr>
        <w:pPrChange w:id="98" w:author="Thorson, James" w:date="2016-07-29T15:38:00Z">
          <w:pPr/>
        </w:pPrChange>
      </w:pP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ins w:id="99" w:author="Thorson, James" w:date="2016-07-29T15:39:00Z">
                        <w:rPr>
                          <w:rFonts w:ascii="Cambria Math" w:hAnsi="Cambria Math" w:cs="Times New Roman"/>
                          <w:i/>
                        </w:rPr>
                      </w:ins>
                    </m:ctrlPr>
                  </m:sSubPr>
                  <m:e>
                    <w:ins w:id="100" w:author="Thorson, James" w:date="2016-07-29T15:39:00Z">
                      <m:r>
                        <w:rPr>
                          <w:rFonts w:ascii="Cambria Math" w:hAnsi="Cambria Math" w:cs="Times New Roman"/>
                        </w:rPr>
                        <m:t>λ</m:t>
                      </m:r>
                    </w:ins>
                  </m:e>
                  <m:sub>
                    <w:ins w:id="101" w:author="Thorson, James" w:date="2016-07-29T15:39:00Z">
                      <m:r>
                        <w:rPr>
                          <w:rFonts w:ascii="Cambria Math" w:hAnsi="Cambria Math" w:cs="Times New Roman"/>
                        </w:rPr>
                        <m:t>t</m:t>
                      </m:r>
                    </w:ins>
                  </m:sub>
                </m:sSub>
                <w:ins w:id="102" w:author="Thorson, James" w:date="2016-07-29T15:39:00Z">
                  <m:r>
                    <w:rPr>
                      <w:rFonts w:ascii="Cambria Math" w:hAnsi="Cambria Math" w:cs="Times New Roman"/>
                    </w:rPr>
                    <m:t>(s)</m:t>
                  </m:r>
                </w:ins>
                <m:sSub>
                  <m:sSubPr>
                    <m:ctrlPr>
                      <w:del w:id="103" w:author="Thorson, James" w:date="2016-07-29T15:39:00Z">
                        <w:rPr>
                          <w:rFonts w:ascii="Cambria Math" w:hAnsi="Cambria Math" w:cs="Times New Roman"/>
                          <w:i/>
                        </w:rPr>
                      </w:del>
                    </m:ctrlPr>
                  </m:sSubPr>
                  <m:e>
                    <w:del w:id="104" w:author="Thorson, James" w:date="2016-07-29T15:39:00Z">
                      <m:r>
                        <w:rPr>
                          <w:rFonts w:ascii="Cambria Math" w:hAnsi="Cambria Math" w:cs="Times New Roman"/>
                        </w:rPr>
                        <m:t>λ</m:t>
                      </m:r>
                    </w:del>
                  </m:e>
                  <m:sub>
                    <w:del w:id="105" w:author="Thorson, James" w:date="2016-07-29T15:39:00Z">
                      <m:r>
                        <w:rPr>
                          <w:rFonts w:ascii="Cambria Math" w:hAnsi="Cambria Math" w:cs="Times New Roman"/>
                        </w:rPr>
                        <m:t>i,t</m:t>
                      </m:r>
                    </w:del>
                  </m:sub>
                </m:sSub>
              </m:e>
            </m:d>
          </m:e>
        </m:func>
        <m:r>
          <w:rPr>
            <w:rFonts w:ascii="Cambria Math" w:hAnsi="Cambria Math" w:cs="Times New Roman"/>
          </w:rPr>
          <m:t>=</m:t>
        </m:r>
        <m:sSub>
          <m:sSubPr>
            <m:ctrlPr>
              <w:del w:id="106" w:author="Thorson, James" w:date="2016-07-29T15:43:00Z">
                <w:rPr>
                  <w:rFonts w:ascii="Cambria Math" w:hAnsi="Cambria Math" w:cs="Times New Roman"/>
                  <w:i/>
                </w:rPr>
              </w:del>
            </m:ctrlPr>
          </m:sSubPr>
          <m:e>
            <w:del w:id="107" w:author="Thorson, James" w:date="2016-07-29T15:43:00Z">
              <m:r>
                <w:rPr>
                  <w:rFonts w:ascii="Cambria Math" w:hAnsi="Cambria Math" w:cs="Times New Roman"/>
                </w:rPr>
                <m:t>α</m:t>
              </m:r>
            </w:del>
          </m:e>
          <m:sub>
            <w:del w:id="108" w:author="Thorson, James" w:date="2016-07-29T15:39:00Z">
              <m:r>
                <w:rPr>
                  <w:rFonts w:ascii="Cambria Math" w:hAnsi="Cambria Math" w:cs="Times New Roman"/>
                </w:rPr>
                <m:t>i,t</m:t>
              </m:r>
            </w:del>
          </m:sub>
        </m:sSub>
        <w:del w:id="109" w:author="Thorson, James" w:date="2016-07-29T15:43:00Z">
          <m:r>
            <w:rPr>
              <w:rFonts w:ascii="Cambria Math" w:hAnsi="Cambria Math" w:cs="Times New Roman"/>
            </w:rPr>
            <m:t>+</m:t>
          </m:r>
        </w:del>
        <m:sSup>
          <m:sSupPr>
            <m:ctrlPr>
              <w:ins w:id="110" w:author="Thorson, James" w:date="2016-07-29T15:39:00Z">
                <w:rPr>
                  <w:rFonts w:ascii="Cambria Math" w:hAnsi="Cambria Math" w:cs="Times New Roman"/>
                  <w:i/>
                </w:rPr>
              </w:ins>
            </m:ctrlPr>
          </m:sSupPr>
          <m:e>
            <m:r>
              <m:rPr>
                <m:sty m:val="b"/>
              </m:rPr>
              <w:rPr>
                <w:rFonts w:ascii="Cambria Math" w:hAnsi="Cambria Math" w:cs="Times New Roman"/>
              </w:rPr>
              <m:t>γ</m:t>
            </m:r>
            <m:ctrlPr>
              <w:ins w:id="111" w:author="Thorson, James" w:date="2016-07-29T15:39:00Z">
                <w:rPr>
                  <w:rFonts w:ascii="Cambria Math" w:hAnsi="Cambria Math" w:cs="Times New Roman"/>
                  <w:b/>
                </w:rPr>
              </w:ins>
            </m:ctrlPr>
          </m:e>
          <m:sup>
            <w:ins w:id="112" w:author="Thorson, James" w:date="2016-07-29T15:39:00Z">
              <m:r>
                <w:rPr>
                  <w:rFonts w:ascii="Cambria Math" w:hAnsi="Cambria Math" w:cs="Times New Roman"/>
                </w:rPr>
                <m:t>T</m:t>
              </m:r>
            </w:ins>
          </m:sup>
        </m:sSup>
        <m:sSub>
          <m:sSubPr>
            <m:ctrlPr>
              <w:rPr>
                <w:rFonts w:ascii="Cambria Math" w:hAnsi="Cambria Math" w:cs="Times New Roman"/>
                <w:i/>
              </w:rPr>
            </m:ctrlPr>
          </m:sSubPr>
          <m:e>
            <w:ins w:id="113" w:author="Thorson, James" w:date="2016-07-29T15:38:00Z">
              <m:r>
                <m:rPr>
                  <m:sty m:val="b"/>
                </m:rPr>
                <w:rPr>
                  <w:rFonts w:ascii="Cambria Math" w:hAnsi="Cambria Math" w:cs="Times New Roman"/>
                </w:rPr>
                <m:t>x</m:t>
              </m:r>
            </w:ins>
            <m:d>
              <m:dPr>
                <m:ctrlPr>
                  <w:ins w:id="114" w:author="Thorson, James" w:date="2016-07-29T15:39:00Z">
                    <w:rPr>
                      <w:rFonts w:ascii="Cambria Math" w:hAnsi="Cambria Math" w:cs="Times New Roman"/>
                      <w:i/>
                    </w:rPr>
                  </w:ins>
                </m:ctrlPr>
              </m:dPr>
              <m:e>
                <w:ins w:id="115" w:author="Thorson, James" w:date="2016-07-29T15:39:00Z">
                  <m:r>
                    <w:rPr>
                      <w:rFonts w:ascii="Cambria Math" w:hAnsi="Cambria Math" w:cs="Times New Roman"/>
                    </w:rPr>
                    <m:t>s</m:t>
                  </m:r>
                </w:ins>
              </m:e>
            </m:d>
            <w:del w:id="116" w:author="Thorson, James" w:date="2016-07-29T15:38:00Z">
              <m:r>
                <w:rPr>
                  <w:rFonts w:ascii="Cambria Math" w:hAnsi="Cambria Math" w:cs="Times New Roman"/>
                </w:rPr>
                <m:t>X</m:t>
              </m:r>
            </w:del>
          </m:e>
          <m:sub>
            <m:r>
              <w:rPr>
                <w:rFonts w:ascii="Cambria Math" w:hAnsi="Cambria Math" w:cs="Times New Roman"/>
              </w:rPr>
              <m:t>i</m:t>
            </m:r>
          </m:sub>
        </m:sSub>
        <m:r>
          <w:rPr>
            <w:rFonts w:ascii="Cambria Math" w:hAnsi="Cambria Math" w:cs="Times New Roman"/>
          </w:rPr>
          <m:t xml:space="preserve">+ </m:t>
        </m:r>
        <w:ins w:id="117" w:author="Thorson, James" w:date="2016-07-29T15:39:00Z">
          <m:r>
            <w:rPr>
              <w:rFonts w:ascii="Cambria Math" w:hAnsi="Cambria Math" w:cs="Times New Roman"/>
            </w:rPr>
            <m:t>ε</m:t>
          </m:r>
        </w:ins>
        <m:d>
          <m:dPr>
            <m:ctrlPr>
              <w:ins w:id="118" w:author="Thorson, James" w:date="2016-07-29T15:39:00Z">
                <w:rPr>
                  <w:rFonts w:ascii="Cambria Math" w:hAnsi="Cambria Math" w:cs="Times New Roman"/>
                  <w:i/>
                </w:rPr>
              </w:ins>
            </m:ctrlPr>
          </m:dPr>
          <m:e>
            <w:ins w:id="119" w:author="Thorson, James" w:date="2016-07-29T15:39:00Z">
              <m:r>
                <w:rPr>
                  <w:rFonts w:ascii="Cambria Math" w:hAnsi="Cambria Math" w:cs="Times New Roman"/>
                </w:rPr>
                <m:t>s</m:t>
              </m:r>
            </w:ins>
          </m:e>
        </m:d>
        <m:sSub>
          <m:sSubPr>
            <m:ctrlPr>
              <w:del w:id="120" w:author="Thorson, James" w:date="2016-07-29T15:39:00Z">
                <w:rPr>
                  <w:rFonts w:ascii="Cambria Math" w:hAnsi="Cambria Math" w:cs="Times New Roman"/>
                  <w:i/>
                </w:rPr>
              </w:del>
            </m:ctrlPr>
          </m:sSubPr>
          <m:e>
            <w:del w:id="121" w:author="Thorson, James" w:date="2016-07-29T15:39:00Z">
              <m:r>
                <w:rPr>
                  <w:rFonts w:ascii="Cambria Math" w:hAnsi="Cambria Math" w:cs="Times New Roman"/>
                </w:rPr>
                <m:t>ε</m:t>
              </m:r>
            </w:del>
          </m:e>
          <m:sub>
            <w:del w:id="122" w:author="Thorson, James" w:date="2016-07-29T15:39:00Z">
              <m:r>
                <w:rPr>
                  <w:rFonts w:ascii="Cambria Math" w:hAnsi="Cambria Math" w:cs="Times New Roman"/>
                </w:rPr>
                <m:t>i</m:t>
              </m:r>
            </w:del>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ins w:id="123" w:author="Thorson, James" w:date="2016-07-29T15:40:00Z">
                <w:rPr>
                  <w:rFonts w:ascii="Cambria Math" w:hAnsi="Cambria Math" w:cs="Times New Roman"/>
                  <w:i/>
                </w:rPr>
              </w:ins>
            </m:ctrlPr>
          </m:sSubPr>
          <m:e>
            <w:ins w:id="124" w:author="Thorson, James" w:date="2016-07-29T15:40:00Z">
              <m:r>
                <w:rPr>
                  <w:rFonts w:ascii="Cambria Math" w:hAnsi="Cambria Math" w:cs="Times New Roman"/>
                </w:rPr>
                <m:t>ν</m:t>
              </m:r>
            </w:ins>
          </m:e>
          <m:sub>
            <w:ins w:id="125" w:author="Thorson, James" w:date="2016-07-29T15:40:00Z">
              <m:r>
                <w:rPr>
                  <w:rFonts w:ascii="Cambria Math" w:hAnsi="Cambria Math" w:cs="Times New Roman"/>
                </w:rPr>
                <m:t>t</m:t>
              </m:r>
            </w:ins>
          </m:sub>
        </m:sSub>
        <m:d>
          <m:dPr>
            <m:ctrlPr>
              <w:ins w:id="126" w:author="Thorson, James" w:date="2016-07-29T15:40:00Z">
                <w:rPr>
                  <w:rFonts w:ascii="Cambria Math" w:hAnsi="Cambria Math" w:cs="Times New Roman"/>
                  <w:i/>
                </w:rPr>
              </w:ins>
            </m:ctrlPr>
          </m:dPr>
          <m:e>
            <w:ins w:id="127" w:author="Thorson, James" w:date="2016-07-29T15:40:00Z">
              <m:r>
                <w:rPr>
                  <w:rFonts w:ascii="Cambria Math" w:hAnsi="Cambria Math" w:cs="Times New Roman"/>
                </w:rPr>
                <m:t>s</m:t>
              </m:r>
            </w:ins>
          </m:e>
        </m:d>
        <m:sSub>
          <m:sSubPr>
            <m:ctrlPr>
              <w:del w:id="128" w:author="Thorson, James" w:date="2016-07-29T16:21:00Z">
                <w:rPr>
                  <w:rFonts w:ascii="Cambria Math" w:hAnsi="Cambria Math" w:cs="Times New Roman"/>
                  <w:i/>
                </w:rPr>
              </w:del>
            </m:ctrlPr>
          </m:sSubPr>
          <m:e>
            <w:del w:id="129" w:author="Thorson, James" w:date="2016-07-29T15:40:00Z">
              <m:r>
                <w:rPr>
                  <w:rFonts w:ascii="Cambria Math" w:hAnsi="Cambria Math" w:cs="Times New Roman"/>
                </w:rPr>
                <m:t>ν</m:t>
              </m:r>
            </w:del>
          </m:e>
          <m:sub>
            <w:del w:id="130" w:author="Thorson, James" w:date="2016-07-29T16:21:00Z">
              <m:r>
                <w:rPr>
                  <w:rFonts w:ascii="Cambria Math" w:hAnsi="Cambria Math" w:cs="Times New Roman"/>
                </w:rPr>
                <m:t>i,t</m:t>
              </m:r>
            </w:del>
          </m:sub>
        </m:sSub>
        <w:ins w:id="131" w:author="Thorson, James" w:date="2016-07-29T15:43:00Z">
          <m:r>
            <w:rPr>
              <w:rFonts w:ascii="Cambria Math" w:hAnsi="Cambria Math" w:cs="Times New Roman"/>
            </w:rPr>
            <m:t>+</m:t>
          </m:r>
        </w:ins>
        <m:sSub>
          <m:sSubPr>
            <m:ctrlPr>
              <w:ins w:id="132" w:author="Thorson, James" w:date="2016-07-29T15:43:00Z">
                <w:rPr>
                  <w:rFonts w:ascii="Cambria Math" w:hAnsi="Cambria Math" w:cs="Times New Roman"/>
                  <w:i/>
                </w:rPr>
              </w:ins>
            </m:ctrlPr>
          </m:sSubPr>
          <m:e>
            <w:ins w:id="133" w:author="Thorson, James" w:date="2016-07-29T15:43:00Z">
              <m:r>
                <w:rPr>
                  <w:rFonts w:ascii="Cambria Math" w:hAnsi="Cambria Math" w:cs="Times New Roman"/>
                </w:rPr>
                <m:t>α</m:t>
              </m:r>
            </w:ins>
          </m:e>
          <m:sub>
            <w:ins w:id="134" w:author="Thorson, James" w:date="2016-07-29T15:43:00Z">
              <m:r>
                <w:rPr>
                  <w:rFonts w:ascii="Cambria Math" w:hAnsi="Cambria Math" w:cs="Times New Roman"/>
                </w:rPr>
                <m:t>t</m:t>
              </m:r>
            </w:ins>
          </m:sub>
        </m:sSub>
        <w:ins w:id="135" w:author="Thorson, James" w:date="2016-07-29T15:43:00Z">
          <m:r>
            <w:rPr>
              <w:rFonts w:ascii="Cambria Math" w:hAnsi="Cambria Math" w:cs="Times New Roman"/>
            </w:rPr>
            <m:t>(s)</m:t>
          </m:r>
        </w:ins>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136"/>
        </m:r>
        <m:r>
          <w:rPr>
            <w:rFonts w:ascii="Cambria Math" w:hAnsi="Cambria Math" w:cs="Times New Roman"/>
          </w:rPr>
          <m:t>)</m:t>
        </m:r>
      </m:oMath>
      <w:ins w:id="137" w:author="Thorson, James" w:date="2016-07-29T15:38:00Z">
        <w:r w:rsidR="004D5DA7">
          <w:rPr>
            <w:rFonts w:ascii="Times New Roman" w:hAnsi="Times New Roman" w:cs="Times New Roman"/>
          </w:rPr>
          <w:tab/>
          <w:t>(1)</w:t>
        </w:r>
      </w:ins>
    </w:p>
    <w:p w14:paraId="4CE77672" w14:textId="77777777" w:rsidR="00031CAE" w:rsidRDefault="00031CAE">
      <w:pPr>
        <w:tabs>
          <w:tab w:val="left" w:pos="360"/>
          <w:tab w:val="left" w:pos="8640"/>
        </w:tabs>
        <w:rPr>
          <w:rFonts w:ascii="Times New Roman" w:hAnsi="Times New Roman" w:cs="Times New Roman"/>
        </w:rPr>
        <w:pPrChange w:id="138" w:author="Thorson, James" w:date="2016-07-29T15:38:00Z">
          <w:pPr/>
        </w:pPrChange>
      </w:pPr>
    </w:p>
    <w:p w14:paraId="1D8FE8F9" w14:textId="6973A599" w:rsidR="004D5DA7" w:rsidDel="004D5DA7" w:rsidRDefault="004D5DA7">
      <w:pPr>
        <w:tabs>
          <w:tab w:val="left" w:pos="360"/>
          <w:tab w:val="left" w:pos="8640"/>
        </w:tabs>
        <w:rPr>
          <w:del w:id="139" w:author="Thorson, James" w:date="2016-07-29T15:38:00Z"/>
          <w:rFonts w:ascii="Times New Roman" w:hAnsi="Times New Roman" w:cs="Times New Roman"/>
        </w:rPr>
        <w:pPrChange w:id="140" w:author="Thorson, James" w:date="2016-07-29T15:38:00Z">
          <w:pPr/>
        </w:pPrChange>
      </w:pPr>
    </w:p>
    <w:moveToRangeEnd w:id="96"/>
    <w:p w14:paraId="153D850C" w14:textId="236D5E10" w:rsidR="008B0F7D" w:rsidRDefault="004D5DA7">
      <w:pPr>
        <w:tabs>
          <w:tab w:val="left" w:pos="360"/>
          <w:tab w:val="left" w:pos="8640"/>
        </w:tabs>
        <w:rPr>
          <w:ins w:id="141" w:author="Thorson, James" w:date="2016-07-29T15:38:00Z"/>
          <w:rFonts w:ascii="Times New Roman" w:hAnsi="Times New Roman" w:cs="Times New Roman"/>
        </w:rPr>
        <w:pPrChange w:id="142" w:author="Thorson, James" w:date="2016-07-29T15:38:00Z">
          <w:pPr/>
        </w:pPrChange>
      </w:pPr>
      <w:proofErr w:type="gramStart"/>
      <w:ins w:id="143" w:author="Thorson, James" w:date="2016-07-29T15:38:00Z">
        <w:r>
          <w:rPr>
            <w:rFonts w:ascii="Times New Roman" w:hAnsi="Times New Roman" w:cs="Times New Roman"/>
          </w:rPr>
          <w:t>where</w:t>
        </w:r>
      </w:ins>
      <w:proofErr w:type="gramEnd"/>
      <w:ins w:id="144" w:author="Thorson, James" w:date="2016-07-29T15:43:00Z">
        <w:r>
          <w:rPr>
            <w:rFonts w:ascii="Times New Roman" w:hAnsi="Times New Roman" w:cs="Times New Roman"/>
          </w:rPr>
          <w:t xml:space="preserve">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a vector of measured variables affecting abundance and </w:t>
        </w:r>
      </w:ins>
      <w:ins w:id="145" w:author="Thorson, James" w:date="2016-07-29T15:44:00Z">
        <m:oMath>
          <m:r>
            <m:rPr>
              <m:sty m:val="b"/>
            </m:rPr>
            <w:rPr>
              <w:rFonts w:ascii="Cambria Math" w:hAnsi="Cambria Math" w:cs="Times New Roman"/>
            </w:rPr>
            <m:t>γ</m:t>
          </m:r>
        </m:oMath>
        <w:r>
          <w:rPr>
            <w:rFonts w:ascii="Times New Roman" w:hAnsi="Times New Roman" w:cs="Times New Roman"/>
            <w:b/>
          </w:rPr>
          <w:t xml:space="preserve"> </w:t>
        </w:r>
        <w:r>
          <w:rPr>
            <w:rFonts w:ascii="Times New Roman" w:hAnsi="Times New Roman" w:cs="Times New Roman"/>
          </w:rPr>
          <w:t xml:space="preserve">is the estimated impact of these variables on log-abundance,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spatial variation,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oMath>
      </w:ins>
      <w:ins w:id="146" w:author="Thorson, James" w:date="2016-07-29T15:38:00Z">
        <w:r>
          <w:rPr>
            <w:rFonts w:ascii="Times New Roman" w:hAnsi="Times New Roman" w:cs="Times New Roman"/>
          </w:rPr>
          <w:t xml:space="preserve"> </w:t>
        </w:r>
      </w:ins>
      <w:ins w:id="147" w:author="Thorson, James" w:date="2016-07-29T15:44:00Z">
        <w:r>
          <w:rPr>
            <w:rFonts w:ascii="Times New Roman" w:hAnsi="Times New Roman" w:cs="Times New Roman"/>
          </w:rPr>
          <w:t xml:space="preserve">is temporal variation,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spatio-temporal variation, </w:t>
        </w:r>
      </w:ins>
      <m:oMath>
        <m:sSub>
          <m:sSubPr>
            <m:ctrlPr>
              <w:ins w:id="148" w:author="Thorson, James" w:date="2016-07-29T15:43:00Z">
                <w:rPr>
                  <w:rFonts w:ascii="Cambria Math" w:hAnsi="Cambria Math" w:cs="Times New Roman"/>
                  <w:i/>
                </w:rPr>
              </w:ins>
            </m:ctrlPr>
          </m:sSubPr>
          <m:e>
            <w:ins w:id="149" w:author="Thorson, James" w:date="2016-07-29T15:43:00Z">
              <m:r>
                <w:rPr>
                  <w:rFonts w:ascii="Cambria Math" w:hAnsi="Cambria Math" w:cs="Times New Roman"/>
                </w:rPr>
                <m:t>α</m:t>
              </m:r>
            </w:ins>
          </m:e>
          <m:sub>
            <w:ins w:id="150" w:author="Thorson, James" w:date="2016-07-29T15:43:00Z">
              <m:r>
                <w:rPr>
                  <w:rFonts w:ascii="Cambria Math" w:hAnsi="Cambria Math" w:cs="Times New Roman"/>
                </w:rPr>
                <m:t>t</m:t>
              </m:r>
            </w:ins>
          </m:sub>
        </m:sSub>
        <m:d>
          <m:dPr>
            <m:ctrlPr>
              <w:ins w:id="151" w:author="Thorson, James" w:date="2016-07-29T15:43:00Z">
                <w:rPr>
                  <w:rFonts w:ascii="Cambria Math" w:hAnsi="Cambria Math" w:cs="Times New Roman"/>
                  <w:i/>
                </w:rPr>
              </w:ins>
            </m:ctrlPr>
          </m:dPr>
          <m:e>
            <w:ins w:id="152" w:author="Thorson, James" w:date="2016-07-29T15:43:00Z">
              <m:r>
                <w:rPr>
                  <w:rFonts w:ascii="Cambria Math" w:hAnsi="Cambria Math" w:cs="Times New Roman"/>
                </w:rPr>
                <m:t>s</m:t>
              </m:r>
            </w:ins>
          </m:e>
        </m:d>
      </m:oMath>
      <w:ins w:id="153" w:author="Thorson, James" w:date="2016-07-29T15:43:00Z">
        <w:r>
          <w:rPr>
            <w:rFonts w:ascii="Times New Roman" w:hAnsi="Times New Roman" w:cs="Times New Roman"/>
          </w:rPr>
          <w:t xml:space="preserve"> is </w:t>
        </w:r>
      </w:ins>
      <w:proofErr w:type="spellStart"/>
      <w:ins w:id="154" w:author="Thorson, James" w:date="2016-07-29T15:44:00Z">
        <w:r>
          <w:rPr>
            <w:rFonts w:ascii="Times New Roman" w:hAnsi="Times New Roman" w:cs="Times New Roman"/>
          </w:rPr>
          <w:t>overdispersion</w:t>
        </w:r>
        <w:proofErr w:type="spellEnd"/>
        <w:r>
          <w:rPr>
            <w:rFonts w:ascii="Times New Roman" w:hAnsi="Times New Roman" w:cs="Times New Roman"/>
          </w:rPr>
          <w:t xml:space="preserve"> that is independent among sites (i.e., the nugget in a </w:t>
        </w:r>
        <w:proofErr w:type="spellStart"/>
        <w:r>
          <w:rPr>
            <w:rFonts w:ascii="Times New Roman" w:hAnsi="Times New Roman" w:cs="Times New Roman"/>
          </w:rPr>
          <w:t>geostatistical</w:t>
        </w:r>
        <w:proofErr w:type="spellEnd"/>
        <w:r>
          <w:rPr>
            <w:rFonts w:ascii="Times New Roman" w:hAnsi="Times New Roman" w:cs="Times New Roman"/>
          </w:rPr>
          <w:t xml:space="preserve"> model), and </w:t>
        </w:r>
      </w:ins>
      <w:ins w:id="155" w:author="Thorson, James" w:date="2016-07-29T15:45:00Z">
        <m:oMath>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156"/>
          </m:r>
          <m:r>
            <w:rPr>
              <w:rFonts w:ascii="Cambria Math" w:hAnsi="Cambria Math" w:cs="Times New Roman"/>
            </w:rPr>
            <m:t>)</m:t>
          </m:r>
        </m:oMath>
        <w:r>
          <w:rPr>
            <w:rFonts w:ascii="Times New Roman" w:hAnsi="Times New Roman" w:cs="Times New Roman"/>
          </w:rPr>
          <w:t xml:space="preserve"> is the offset for length of stream sampled (l</w:t>
        </w:r>
        <w:proofErr w:type="spellStart"/>
        <w:r>
          <w:rPr>
            <w:rFonts w:ascii="Times New Roman" w:hAnsi="Times New Roman" w:cs="Times New Roman"/>
          </w:rPr>
          <w:t>ength</w:t>
        </w:r>
        <w:proofErr w:type="spellEnd"/>
        <w:r>
          <w:rPr>
            <w:rFonts w:ascii="Times New Roman" w:hAnsi="Times New Roman" w:cs="Times New Roman"/>
          </w:rPr>
          <w:t xml:space="preserve"> of survey / 100 m) so all abundances are relative to fish per 100 m of stream length</w:t>
        </w:r>
      </w:ins>
      <w:ins w:id="157" w:author="Thorson, James" w:date="2016-07-29T15:49:00Z">
        <w:r w:rsidR="00423501">
          <w:rPr>
            <w:rFonts w:ascii="Times New Roman" w:hAnsi="Times New Roman" w:cs="Times New Roman"/>
          </w:rPr>
          <w:t xml:space="preserve">. </w:t>
        </w:r>
      </w:ins>
    </w:p>
    <w:p w14:paraId="561E02B4" w14:textId="302E434B" w:rsidR="004D5DA7" w:rsidDel="00423501" w:rsidRDefault="00423501">
      <w:pPr>
        <w:tabs>
          <w:tab w:val="left" w:pos="360"/>
          <w:tab w:val="left" w:pos="8640"/>
        </w:tabs>
        <w:rPr>
          <w:del w:id="158" w:author="Thorson, James" w:date="2016-07-29T15:45:00Z"/>
          <w:rFonts w:ascii="Times New Roman" w:hAnsi="Times New Roman" w:cs="Times New Roman"/>
        </w:rPr>
        <w:pPrChange w:id="159" w:author="Thorson, James" w:date="2016-07-29T15:38:00Z">
          <w:pPr/>
        </w:pPrChange>
      </w:pPr>
      <w:ins w:id="160" w:author="Thorson, James" w:date="2016-07-29T15:50:00Z">
        <w:r>
          <w:rPr>
            <w:rFonts w:ascii="Times New Roman" w:hAnsi="Times New Roman" w:cs="Times New Roman"/>
          </w:rPr>
          <w:tab/>
          <w:t xml:space="preserve">Finally, we modeled counts assuming that each individual is equally likely to be captured in a given pass.  </w:t>
        </w:r>
      </w:ins>
      <w:ins w:id="161" w:author="Thorson, James" w:date="2016-07-29T15:51:00Z">
        <w:r>
          <w:rPr>
            <w:rFonts w:ascii="Times New Roman" w:hAnsi="Times New Roman" w:cs="Times New Roman"/>
          </w:rPr>
          <w:t>This assumption results in a Poisson distribution for the first pass:</w:t>
        </w:r>
      </w:ins>
    </w:p>
    <w:p w14:paraId="59F08F95" w14:textId="77777777" w:rsidR="00423501" w:rsidRPr="00423501" w:rsidRDefault="00423501">
      <w:pPr>
        <w:tabs>
          <w:tab w:val="left" w:pos="360"/>
          <w:tab w:val="left" w:pos="8640"/>
        </w:tabs>
        <w:rPr>
          <w:ins w:id="162" w:author="Thorson, James" w:date="2016-07-29T15:54:00Z"/>
          <w:rFonts w:ascii="Times New Roman" w:hAnsi="Times New Roman" w:cs="Times New Roman" w:hint="eastAsia"/>
          <w:rPrChange w:id="163" w:author="Thorson, James" w:date="2016-07-29T15:54:00Z">
            <w:rPr>
              <w:ins w:id="164" w:author="Thorson, James" w:date="2016-07-29T15:54:00Z"/>
              <w:rFonts w:ascii="Cambria Math" w:hAnsi="Cambria Math" w:cs="Times New Roman" w:hint="eastAsia"/>
              <w:i/>
            </w:rPr>
          </w:rPrChange>
        </w:rPr>
        <w:pPrChange w:id="165" w:author="Thorson, James" w:date="2016-07-29T15:38:00Z">
          <w:pPr/>
        </w:pPrChange>
      </w:pPr>
    </w:p>
    <w:p w14:paraId="5E03218B" w14:textId="2B580534" w:rsidR="00423501" w:rsidRDefault="00423501">
      <w:pPr>
        <w:tabs>
          <w:tab w:val="left" w:pos="360"/>
          <w:tab w:val="left" w:pos="8640"/>
        </w:tabs>
        <w:rPr>
          <w:ins w:id="166" w:author="Thorson, James" w:date="2016-07-29T16:43:00Z"/>
          <w:rFonts w:ascii="Times New Roman" w:hAnsi="Times New Roman" w:cs="Times New Roman"/>
        </w:rPr>
        <w:pPrChange w:id="167" w:author="Thorson, James" w:date="2016-07-29T15:38:00Z">
          <w:pPr/>
        </w:pPrChange>
      </w:pPr>
    </w:p>
    <w:p w14:paraId="6ACC53DC" w14:textId="7FD5D145" w:rsidR="007F3030" w:rsidRDefault="006F707A">
      <w:pPr>
        <w:tabs>
          <w:tab w:val="left" w:pos="360"/>
          <w:tab w:val="left" w:pos="8640"/>
        </w:tabs>
        <w:rPr>
          <w:ins w:id="168" w:author="Thorson, James" w:date="2016-07-29T15:54:00Z"/>
          <w:rFonts w:ascii="Times New Roman" w:hAnsi="Times New Roman" w:cs="Times New Roman"/>
        </w:rPr>
        <w:pPrChange w:id="169" w:author="Thorson, James" w:date="2016-07-29T15:38:00Z">
          <w:pPr/>
        </w:pPrChange>
      </w:pPr>
      <m:oMath>
        <m:sSub>
          <m:sSubPr>
            <m:ctrlPr>
              <w:ins w:id="170" w:author="Thorson, James" w:date="2016-07-29T16:43:00Z">
                <w:rPr>
                  <w:rFonts w:ascii="Cambria Math" w:hAnsi="Cambria Math" w:cs="Times New Roman"/>
                  <w:i/>
                </w:rPr>
              </w:ins>
            </m:ctrlPr>
          </m:sSubPr>
          <m:e>
            <w:ins w:id="171" w:author="Thorson, James" w:date="2016-07-29T16:43:00Z">
              <m:r>
                <w:rPr>
                  <w:rFonts w:ascii="Cambria Math" w:hAnsi="Cambria Math" w:cs="Times New Roman"/>
                </w:rPr>
                <m:t>c</m:t>
              </m:r>
            </w:ins>
          </m:e>
          <m:sub>
            <w:ins w:id="172" w:author="Thorson, James" w:date="2016-07-29T16:43:00Z">
              <m:r>
                <w:rPr>
                  <w:rFonts w:ascii="Cambria Math" w:hAnsi="Cambria Math" w:cs="Times New Roman"/>
                </w:rPr>
                <m:t>p=</m:t>
              </m:r>
            </w:ins>
            <w:ins w:id="173" w:author="Thorson, James" w:date="2016-07-29T16:44:00Z">
              <m:r>
                <w:rPr>
                  <w:rFonts w:ascii="Cambria Math" w:hAnsi="Cambria Math" w:cs="Times New Roman"/>
                </w:rPr>
                <m:t>1,t</m:t>
              </m:r>
            </w:ins>
          </m:sub>
        </m:sSub>
        <m:d>
          <m:dPr>
            <m:ctrlPr>
              <w:ins w:id="174" w:author="Thorson, James" w:date="2016-07-29T16:44:00Z">
                <w:rPr>
                  <w:rFonts w:ascii="Cambria Math" w:hAnsi="Cambria Math" w:cs="Times New Roman"/>
                  <w:i/>
                </w:rPr>
              </w:ins>
            </m:ctrlPr>
          </m:dPr>
          <m:e>
            <w:ins w:id="175" w:author="Thorson, James" w:date="2016-07-29T16:44:00Z">
              <m:r>
                <w:rPr>
                  <w:rFonts w:ascii="Cambria Math" w:hAnsi="Cambria Math" w:cs="Times New Roman"/>
                </w:rPr>
                <m:t>s</m:t>
              </m:r>
            </w:ins>
          </m:e>
        </m:d>
        <w:ins w:id="176" w:author="Thorson, James" w:date="2016-07-29T16:44:00Z">
          <m:r>
            <w:rPr>
              <w:rFonts w:ascii="Cambria Math" w:hAnsi="Cambria Math" w:cs="Times New Roman"/>
            </w:rPr>
            <m:t>~Poisson(p×</m:t>
          </m:r>
        </w:ins>
        <m:sSub>
          <m:sSubPr>
            <m:ctrlPr>
              <w:ins w:id="177" w:author="Thorson, James" w:date="2016-07-29T16:44:00Z">
                <w:rPr>
                  <w:rFonts w:ascii="Cambria Math" w:hAnsi="Cambria Math" w:cs="Times New Roman"/>
                  <w:i/>
                </w:rPr>
              </w:ins>
            </m:ctrlPr>
          </m:sSubPr>
          <m:e>
            <w:ins w:id="178" w:author="Thorson, James" w:date="2016-07-29T16:44:00Z">
              <m:r>
                <w:rPr>
                  <w:rFonts w:ascii="Cambria Math" w:hAnsi="Cambria Math" w:cs="Times New Roman"/>
                </w:rPr>
                <m:t>λ</m:t>
              </m:r>
            </w:ins>
          </m:e>
          <m:sub>
            <w:ins w:id="179" w:author="Thorson, James" w:date="2016-07-29T16:44:00Z">
              <m:r>
                <w:rPr>
                  <w:rFonts w:ascii="Cambria Math" w:hAnsi="Cambria Math" w:cs="Times New Roman"/>
                </w:rPr>
                <m:t>t</m:t>
              </m:r>
            </w:ins>
          </m:sub>
        </m:sSub>
        <m:d>
          <m:dPr>
            <m:ctrlPr>
              <w:ins w:id="180" w:author="Thorson, James" w:date="2016-07-29T16:44:00Z">
                <w:rPr>
                  <w:rFonts w:ascii="Cambria Math" w:hAnsi="Cambria Math" w:cs="Times New Roman"/>
                  <w:i/>
                </w:rPr>
              </w:ins>
            </m:ctrlPr>
          </m:dPr>
          <m:e>
            <w:ins w:id="181" w:author="Thorson, James" w:date="2016-07-29T16:44:00Z">
              <m:r>
                <w:rPr>
                  <w:rFonts w:ascii="Cambria Math" w:hAnsi="Cambria Math" w:cs="Times New Roman"/>
                </w:rPr>
                <m:t>s</m:t>
              </m:r>
            </w:ins>
          </m:e>
        </m:d>
        <w:ins w:id="182" w:author="Thorson, James" w:date="2016-07-29T16:44:00Z">
          <m:r>
            <w:rPr>
              <w:rFonts w:ascii="Cambria Math" w:hAnsi="Cambria Math" w:cs="Times New Roman"/>
            </w:rPr>
            <m:t>)</m:t>
          </m:r>
        </w:ins>
      </m:oMath>
      <w:ins w:id="183" w:author="Thorson, James" w:date="2016-07-29T16:44:00Z">
        <w:r w:rsidR="007F3030">
          <w:rPr>
            <w:rFonts w:ascii="Times New Roman" w:hAnsi="Times New Roman" w:cs="Times New Roman"/>
          </w:rPr>
          <w:tab/>
          <w:t>(2</w:t>
        </w:r>
      </w:ins>
      <w:ins w:id="184" w:author="Thorson, James" w:date="2016-07-29T16:46:00Z">
        <w:r w:rsidR="001E2C84">
          <w:rPr>
            <w:rFonts w:ascii="Times New Roman" w:hAnsi="Times New Roman" w:cs="Times New Roman"/>
          </w:rPr>
          <w:t>a</w:t>
        </w:r>
      </w:ins>
      <w:ins w:id="185" w:author="Thorson, James" w:date="2016-07-29T16:44:00Z">
        <w:r w:rsidR="007F3030">
          <w:rPr>
            <w:rFonts w:ascii="Times New Roman" w:hAnsi="Times New Roman" w:cs="Times New Roman"/>
          </w:rPr>
          <w:t>)</w:t>
        </w:r>
      </w:ins>
    </w:p>
    <w:p w14:paraId="10EF50AE" w14:textId="5E04F672" w:rsidR="007F3030" w:rsidRDefault="007F3030">
      <w:pPr>
        <w:tabs>
          <w:tab w:val="left" w:pos="360"/>
          <w:tab w:val="left" w:pos="8640"/>
        </w:tabs>
        <w:rPr>
          <w:ins w:id="186" w:author="Thorson, James" w:date="2016-07-29T16:44:00Z"/>
          <w:rFonts w:ascii="Times New Roman" w:hAnsi="Times New Roman" w:cs="Times New Roman"/>
          <w:b/>
        </w:rPr>
        <w:pPrChange w:id="187" w:author="Thorson, James" w:date="2016-07-29T15:38:00Z">
          <w:pPr/>
        </w:pPrChange>
      </w:pPr>
    </w:p>
    <w:p w14:paraId="7F6F6514" w14:textId="59FB60CD" w:rsidR="001E2C84" w:rsidRDefault="001E2C84">
      <w:pPr>
        <w:tabs>
          <w:tab w:val="left" w:pos="360"/>
          <w:tab w:val="left" w:pos="8640"/>
        </w:tabs>
        <w:rPr>
          <w:ins w:id="188" w:author="Thorson, James" w:date="2016-07-29T16:46:00Z"/>
          <w:rFonts w:ascii="Times New Roman" w:hAnsi="Times New Roman" w:cs="Times New Roman"/>
        </w:rPr>
        <w:pPrChange w:id="189" w:author="Thorson, James" w:date="2016-07-29T15:38:00Z">
          <w:pPr/>
        </w:pPrChange>
      </w:pPr>
      <w:proofErr w:type="gramStart"/>
      <w:ins w:id="190" w:author="Thorson, James" w:date="2016-07-29T16:45:00Z">
        <w:r>
          <w:rPr>
            <w:rFonts w:ascii="Times New Roman" w:hAnsi="Times New Roman" w:cs="Times New Roman"/>
          </w:rPr>
          <w:lastRenderedPageBreak/>
          <w:t>where</w:t>
        </w:r>
        <w:proofErr w:type="gramEnd"/>
        <w:r>
          <w:rPr>
            <w:rFonts w:ascii="Times New Roman" w:hAnsi="Times New Roman" w:cs="Times New Roman"/>
          </w:rPr>
          <w:t xml:space="preserve"> </w:t>
        </w:r>
        <m:oMath>
          <m:r>
            <w:rPr>
              <w:rFonts w:ascii="Cambria Math" w:hAnsi="Cambria Math" w:cs="Times New Roman"/>
            </w:rPr>
            <m:t>p</m:t>
          </m:r>
        </m:oMath>
        <w:r>
          <w:rPr>
            <w:rFonts w:ascii="Times New Roman" w:hAnsi="Times New Roman" w:cs="Times New Roman"/>
          </w:rPr>
          <w:t xml:space="preserve"> is the probability that each individual present at site </w:t>
        </w:r>
      </w:ins>
      <w:ins w:id="191" w:author="Thorson, James" w:date="2016-07-29T16:46:00Z">
        <m:oMath>
          <m:r>
            <w:rPr>
              <w:rFonts w:ascii="Cambria Math" w:hAnsi="Cambria Math" w:cs="Times New Roman"/>
            </w:rPr>
            <m:t>s</m:t>
          </m:r>
        </m:oMath>
        <w:r>
          <w:rPr>
            <w:rFonts w:ascii="Times New Roman" w:hAnsi="Times New Roman" w:cs="Times New Roman"/>
          </w:rPr>
          <w:t xml:space="preserve"> and time </w:t>
        </w:r>
        <m:oMath>
          <m:r>
            <w:rPr>
              <w:rFonts w:ascii="Cambria Math" w:hAnsi="Cambria Math" w:cs="Times New Roman"/>
            </w:rPr>
            <m:t>t</m:t>
          </m:r>
        </m:oMath>
        <w:r>
          <w:rPr>
            <w:rFonts w:ascii="Times New Roman" w:hAnsi="Times New Roman" w:cs="Times New Roman"/>
          </w:rPr>
          <w:t xml:space="preserve"> will be captured.  The second and third passes are then dependent upon not being captured in the earlier passes:</w:t>
        </w:r>
      </w:ins>
    </w:p>
    <w:p w14:paraId="1BBD7529" w14:textId="21F2C3E1" w:rsidR="001E2C84" w:rsidRDefault="001E2C84">
      <w:pPr>
        <w:tabs>
          <w:tab w:val="left" w:pos="360"/>
          <w:tab w:val="left" w:pos="8640"/>
        </w:tabs>
        <w:rPr>
          <w:ins w:id="192" w:author="Thorson, James" w:date="2016-07-29T16:46:00Z"/>
          <w:rFonts w:ascii="Times New Roman" w:hAnsi="Times New Roman" w:cs="Times New Roman"/>
        </w:rPr>
        <w:pPrChange w:id="193" w:author="Thorson, James" w:date="2016-07-29T15:38:00Z">
          <w:pPr/>
        </w:pPrChange>
      </w:pPr>
    </w:p>
    <w:p w14:paraId="795162E1" w14:textId="1D4A6F35" w:rsidR="001E2C84" w:rsidRDefault="006F707A">
      <w:pPr>
        <w:tabs>
          <w:tab w:val="left" w:pos="360"/>
          <w:tab w:val="left" w:pos="8640"/>
        </w:tabs>
        <w:rPr>
          <w:ins w:id="194" w:author="Thorson, James" w:date="2016-07-29T16:46:00Z"/>
          <w:rFonts w:ascii="Times New Roman" w:hAnsi="Times New Roman" w:cs="Times New Roman"/>
        </w:rPr>
        <w:pPrChange w:id="195" w:author="Thorson, James" w:date="2016-07-29T15:38:00Z">
          <w:pPr/>
        </w:pPrChange>
      </w:pPr>
      <m:oMath>
        <m:sSub>
          <m:sSubPr>
            <m:ctrlPr>
              <w:ins w:id="196" w:author="Thorson, James" w:date="2016-07-29T16:46:00Z">
                <w:rPr>
                  <w:rFonts w:ascii="Cambria Math" w:hAnsi="Cambria Math" w:cs="Times New Roman"/>
                  <w:i/>
                </w:rPr>
              </w:ins>
            </m:ctrlPr>
          </m:sSubPr>
          <m:e>
            <w:ins w:id="197" w:author="Thorson, James" w:date="2016-07-29T16:46:00Z">
              <m:r>
                <w:rPr>
                  <w:rFonts w:ascii="Cambria Math" w:hAnsi="Cambria Math" w:cs="Times New Roman"/>
                </w:rPr>
                <m:t>c</m:t>
              </m:r>
            </w:ins>
          </m:e>
          <m:sub>
            <w:ins w:id="198" w:author="Thorson, James" w:date="2016-07-29T16:46:00Z">
              <m:r>
                <w:rPr>
                  <w:rFonts w:ascii="Cambria Math" w:hAnsi="Cambria Math" w:cs="Times New Roman"/>
                </w:rPr>
                <m:t>p=2,t</m:t>
              </m:r>
            </w:ins>
          </m:sub>
        </m:sSub>
        <m:d>
          <m:dPr>
            <m:ctrlPr>
              <w:ins w:id="199" w:author="Thorson, James" w:date="2016-07-29T16:46:00Z">
                <w:rPr>
                  <w:rFonts w:ascii="Cambria Math" w:hAnsi="Cambria Math" w:cs="Times New Roman"/>
                  <w:i/>
                </w:rPr>
              </w:ins>
            </m:ctrlPr>
          </m:dPr>
          <m:e>
            <w:ins w:id="200" w:author="Thorson, James" w:date="2016-07-29T16:46:00Z">
              <m:r>
                <w:rPr>
                  <w:rFonts w:ascii="Cambria Math" w:hAnsi="Cambria Math" w:cs="Times New Roman"/>
                </w:rPr>
                <m:t>s</m:t>
              </m:r>
            </w:ins>
          </m:e>
        </m:d>
        <w:ins w:id="201" w:author="Thorson, James" w:date="2016-07-29T16:46:00Z">
          <m:r>
            <w:rPr>
              <w:rFonts w:ascii="Cambria Math" w:hAnsi="Cambria Math" w:cs="Times New Roman"/>
            </w:rPr>
            <m:t>~Poisson((1-p)×p×</m:t>
          </m:r>
        </w:ins>
        <m:sSub>
          <m:sSubPr>
            <m:ctrlPr>
              <w:ins w:id="202" w:author="Thorson, James" w:date="2016-07-29T16:46:00Z">
                <w:rPr>
                  <w:rFonts w:ascii="Cambria Math" w:hAnsi="Cambria Math" w:cs="Times New Roman"/>
                  <w:i/>
                </w:rPr>
              </w:ins>
            </m:ctrlPr>
          </m:sSubPr>
          <m:e>
            <w:ins w:id="203" w:author="Thorson, James" w:date="2016-07-29T16:46:00Z">
              <m:r>
                <w:rPr>
                  <w:rFonts w:ascii="Cambria Math" w:hAnsi="Cambria Math" w:cs="Times New Roman"/>
                </w:rPr>
                <m:t>λ</m:t>
              </m:r>
            </w:ins>
          </m:e>
          <m:sub>
            <w:ins w:id="204" w:author="Thorson, James" w:date="2016-07-29T16:46:00Z">
              <m:r>
                <w:rPr>
                  <w:rFonts w:ascii="Cambria Math" w:hAnsi="Cambria Math" w:cs="Times New Roman"/>
                </w:rPr>
                <m:t>t</m:t>
              </m:r>
            </w:ins>
          </m:sub>
        </m:sSub>
        <m:d>
          <m:dPr>
            <m:ctrlPr>
              <w:ins w:id="205" w:author="Thorson, James" w:date="2016-07-29T16:46:00Z">
                <w:rPr>
                  <w:rFonts w:ascii="Cambria Math" w:hAnsi="Cambria Math" w:cs="Times New Roman"/>
                  <w:i/>
                </w:rPr>
              </w:ins>
            </m:ctrlPr>
          </m:dPr>
          <m:e>
            <w:ins w:id="206" w:author="Thorson, James" w:date="2016-07-29T16:46:00Z">
              <m:r>
                <w:rPr>
                  <w:rFonts w:ascii="Cambria Math" w:hAnsi="Cambria Math" w:cs="Times New Roman"/>
                </w:rPr>
                <m:t>s</m:t>
              </m:r>
            </w:ins>
          </m:e>
        </m:d>
        <w:ins w:id="207" w:author="Thorson, James" w:date="2016-07-29T16:46:00Z">
          <m:r>
            <w:rPr>
              <w:rFonts w:ascii="Cambria Math" w:hAnsi="Cambria Math" w:cs="Times New Roman"/>
            </w:rPr>
            <m:t>)</m:t>
          </m:r>
        </w:ins>
      </m:oMath>
      <w:ins w:id="208" w:author="Thorson, James" w:date="2016-07-29T16:46:00Z">
        <w:r w:rsidR="001E2C84">
          <w:rPr>
            <w:rFonts w:ascii="Times New Roman" w:hAnsi="Times New Roman" w:cs="Times New Roman"/>
          </w:rPr>
          <w:tab/>
          <w:t>(2b)</w:t>
        </w:r>
      </w:ins>
    </w:p>
    <w:p w14:paraId="56ED328D" w14:textId="5CD59A9F" w:rsidR="001E2C84" w:rsidRDefault="001E2C84">
      <w:pPr>
        <w:tabs>
          <w:tab w:val="left" w:pos="360"/>
          <w:tab w:val="left" w:pos="8640"/>
        </w:tabs>
        <w:rPr>
          <w:ins w:id="209" w:author="Thorson, James" w:date="2016-07-29T16:48:00Z"/>
          <w:rFonts w:ascii="Times New Roman" w:hAnsi="Times New Roman" w:cs="Times New Roman"/>
        </w:rPr>
        <w:pPrChange w:id="210" w:author="Thorson, James" w:date="2016-07-29T15:38:00Z">
          <w:pPr/>
        </w:pPrChange>
      </w:pPr>
    </w:p>
    <w:p w14:paraId="0999AB5E" w14:textId="1182D712" w:rsidR="001E2C84" w:rsidRDefault="001E2C84">
      <w:pPr>
        <w:tabs>
          <w:tab w:val="left" w:pos="360"/>
          <w:tab w:val="left" w:pos="8640"/>
        </w:tabs>
        <w:rPr>
          <w:ins w:id="211" w:author="Thorson, James" w:date="2016-07-29T16:48:00Z"/>
          <w:rFonts w:ascii="Times New Roman" w:hAnsi="Times New Roman" w:cs="Times New Roman"/>
        </w:rPr>
        <w:pPrChange w:id="212" w:author="Thorson, James" w:date="2016-07-29T15:38:00Z">
          <w:pPr/>
        </w:pPrChange>
      </w:pPr>
      <w:proofErr w:type="gramStart"/>
      <w:ins w:id="213" w:author="Thorson, James" w:date="2016-07-29T16:48:00Z">
        <w:r>
          <w:rPr>
            <w:rFonts w:ascii="Times New Roman" w:hAnsi="Times New Roman" w:cs="Times New Roman"/>
          </w:rPr>
          <w:t>and</w:t>
        </w:r>
        <w:proofErr w:type="gramEnd"/>
      </w:ins>
    </w:p>
    <w:p w14:paraId="638184FC" w14:textId="0BA86AE5" w:rsidR="001E2C84" w:rsidRDefault="001E2C84">
      <w:pPr>
        <w:tabs>
          <w:tab w:val="left" w:pos="360"/>
          <w:tab w:val="left" w:pos="8640"/>
        </w:tabs>
        <w:rPr>
          <w:ins w:id="214" w:author="Thorson, James" w:date="2016-07-29T16:48:00Z"/>
          <w:rFonts w:ascii="Times New Roman" w:hAnsi="Times New Roman" w:cs="Times New Roman"/>
        </w:rPr>
        <w:pPrChange w:id="215" w:author="Thorson, James" w:date="2016-07-29T15:38:00Z">
          <w:pPr/>
        </w:pPrChange>
      </w:pPr>
    </w:p>
    <w:p w14:paraId="3958D53A" w14:textId="5F4F6FE3" w:rsidR="001E2C84" w:rsidRDefault="006F707A" w:rsidP="001E2C84">
      <w:pPr>
        <w:tabs>
          <w:tab w:val="left" w:pos="360"/>
          <w:tab w:val="left" w:pos="8640"/>
        </w:tabs>
        <w:rPr>
          <w:ins w:id="216" w:author="Thorson, James" w:date="2016-07-29T16:48:00Z"/>
          <w:rFonts w:ascii="Times New Roman" w:hAnsi="Times New Roman" w:cs="Times New Roman"/>
        </w:rPr>
      </w:pPr>
      <m:oMath>
        <m:sSub>
          <m:sSubPr>
            <m:ctrlPr>
              <w:ins w:id="217" w:author="Thorson, James" w:date="2016-07-29T16:48:00Z">
                <w:rPr>
                  <w:rFonts w:ascii="Cambria Math" w:hAnsi="Cambria Math" w:cs="Times New Roman"/>
                  <w:i/>
                </w:rPr>
              </w:ins>
            </m:ctrlPr>
          </m:sSubPr>
          <m:e>
            <w:ins w:id="218" w:author="Thorson, James" w:date="2016-07-29T16:48:00Z">
              <m:r>
                <w:rPr>
                  <w:rFonts w:ascii="Cambria Math" w:hAnsi="Cambria Math" w:cs="Times New Roman"/>
                </w:rPr>
                <m:t>c</m:t>
              </m:r>
            </w:ins>
          </m:e>
          <m:sub>
            <w:ins w:id="219" w:author="Thorson, James" w:date="2016-07-29T16:48:00Z">
              <m:r>
                <w:rPr>
                  <w:rFonts w:ascii="Cambria Math" w:hAnsi="Cambria Math" w:cs="Times New Roman"/>
                </w:rPr>
                <m:t>p=3,t</m:t>
              </m:r>
            </w:ins>
          </m:sub>
        </m:sSub>
        <m:d>
          <m:dPr>
            <m:ctrlPr>
              <w:ins w:id="220" w:author="Thorson, James" w:date="2016-07-29T16:48:00Z">
                <w:rPr>
                  <w:rFonts w:ascii="Cambria Math" w:hAnsi="Cambria Math" w:cs="Times New Roman"/>
                  <w:i/>
                </w:rPr>
              </w:ins>
            </m:ctrlPr>
          </m:dPr>
          <m:e>
            <w:ins w:id="221" w:author="Thorson, James" w:date="2016-07-29T16:48:00Z">
              <m:r>
                <w:rPr>
                  <w:rFonts w:ascii="Cambria Math" w:hAnsi="Cambria Math" w:cs="Times New Roman"/>
                </w:rPr>
                <m:t>s</m:t>
              </m:r>
            </w:ins>
          </m:e>
        </m:d>
        <w:ins w:id="222" w:author="Thorson, James" w:date="2016-07-29T16:48:00Z">
          <m:r>
            <w:rPr>
              <w:rFonts w:ascii="Cambria Math" w:hAnsi="Cambria Math" w:cs="Times New Roman"/>
            </w:rPr>
            <m:t>~Poisson(</m:t>
          </m:r>
        </w:ins>
        <m:sSup>
          <m:sSupPr>
            <m:ctrlPr>
              <w:ins w:id="223" w:author="Thorson, James" w:date="2016-07-29T16:48:00Z">
                <w:rPr>
                  <w:rFonts w:ascii="Cambria Math" w:hAnsi="Cambria Math" w:cs="Times New Roman"/>
                  <w:i/>
                </w:rPr>
              </w:ins>
            </m:ctrlPr>
          </m:sSupPr>
          <m:e>
            <m:d>
              <m:dPr>
                <m:ctrlPr>
                  <w:ins w:id="224" w:author="Thorson, James" w:date="2016-07-29T16:48:00Z">
                    <w:rPr>
                      <w:rFonts w:ascii="Cambria Math" w:hAnsi="Cambria Math" w:cs="Times New Roman"/>
                      <w:i/>
                    </w:rPr>
                  </w:ins>
                </m:ctrlPr>
              </m:dPr>
              <m:e>
                <w:ins w:id="225" w:author="Thorson, James" w:date="2016-07-29T16:48:00Z">
                  <m:r>
                    <w:rPr>
                      <w:rFonts w:ascii="Cambria Math" w:hAnsi="Cambria Math" w:cs="Times New Roman"/>
                    </w:rPr>
                    <m:t>1-p</m:t>
                  </m:r>
                </w:ins>
              </m:e>
            </m:d>
          </m:e>
          <m:sup>
            <w:ins w:id="226" w:author="Thorson, James" w:date="2016-07-29T16:48:00Z">
              <m:r>
                <w:rPr>
                  <w:rFonts w:ascii="Cambria Math" w:hAnsi="Cambria Math" w:cs="Times New Roman"/>
                </w:rPr>
                <m:t>2</m:t>
              </m:r>
            </w:ins>
          </m:sup>
        </m:sSup>
        <w:ins w:id="227" w:author="Thorson, James" w:date="2016-07-29T16:48:00Z">
          <m:r>
            <w:rPr>
              <w:rFonts w:ascii="Cambria Math" w:hAnsi="Cambria Math" w:cs="Times New Roman"/>
            </w:rPr>
            <m:t>×p×</m:t>
          </m:r>
        </w:ins>
        <m:sSub>
          <m:sSubPr>
            <m:ctrlPr>
              <w:ins w:id="228" w:author="Thorson, James" w:date="2016-07-29T16:48:00Z">
                <w:rPr>
                  <w:rFonts w:ascii="Cambria Math" w:hAnsi="Cambria Math" w:cs="Times New Roman"/>
                  <w:i/>
                </w:rPr>
              </w:ins>
            </m:ctrlPr>
          </m:sSubPr>
          <m:e>
            <w:ins w:id="229" w:author="Thorson, James" w:date="2016-07-29T16:48:00Z">
              <m:r>
                <w:rPr>
                  <w:rFonts w:ascii="Cambria Math" w:hAnsi="Cambria Math" w:cs="Times New Roman"/>
                </w:rPr>
                <m:t>λ</m:t>
              </m:r>
            </w:ins>
          </m:e>
          <m:sub>
            <w:ins w:id="230" w:author="Thorson, James" w:date="2016-07-29T16:48:00Z">
              <m:r>
                <w:rPr>
                  <w:rFonts w:ascii="Cambria Math" w:hAnsi="Cambria Math" w:cs="Times New Roman"/>
                </w:rPr>
                <m:t>t</m:t>
              </m:r>
            </w:ins>
          </m:sub>
        </m:sSub>
        <m:d>
          <m:dPr>
            <m:ctrlPr>
              <w:ins w:id="231" w:author="Thorson, James" w:date="2016-07-29T16:48:00Z">
                <w:rPr>
                  <w:rFonts w:ascii="Cambria Math" w:hAnsi="Cambria Math" w:cs="Times New Roman"/>
                  <w:i/>
                </w:rPr>
              </w:ins>
            </m:ctrlPr>
          </m:dPr>
          <m:e>
            <w:ins w:id="232" w:author="Thorson, James" w:date="2016-07-29T16:48:00Z">
              <m:r>
                <w:rPr>
                  <w:rFonts w:ascii="Cambria Math" w:hAnsi="Cambria Math" w:cs="Times New Roman"/>
                </w:rPr>
                <m:t>s</m:t>
              </m:r>
            </w:ins>
          </m:e>
        </m:d>
        <w:ins w:id="233" w:author="Thorson, James" w:date="2016-07-29T16:48:00Z">
          <m:r>
            <w:rPr>
              <w:rFonts w:ascii="Cambria Math" w:hAnsi="Cambria Math" w:cs="Times New Roman"/>
            </w:rPr>
            <m:t>)</m:t>
          </m:r>
        </w:ins>
      </m:oMath>
      <w:ins w:id="234" w:author="Thorson, James" w:date="2016-07-29T16:48:00Z">
        <w:r w:rsidR="001E2C84">
          <w:rPr>
            <w:rFonts w:ascii="Times New Roman" w:hAnsi="Times New Roman" w:cs="Times New Roman"/>
          </w:rPr>
          <w:tab/>
          <w:t>(2c)</w:t>
        </w:r>
      </w:ins>
    </w:p>
    <w:p w14:paraId="57197761" w14:textId="6A0F6B14" w:rsidR="001E2C84" w:rsidRDefault="001E2C84">
      <w:pPr>
        <w:tabs>
          <w:tab w:val="left" w:pos="360"/>
          <w:tab w:val="left" w:pos="8640"/>
        </w:tabs>
        <w:rPr>
          <w:ins w:id="235" w:author="Thorson, James" w:date="2016-07-29T16:48:00Z"/>
          <w:rFonts w:ascii="Times New Roman" w:hAnsi="Times New Roman" w:cs="Times New Roman"/>
        </w:rPr>
        <w:pPrChange w:id="236" w:author="Thorson, James" w:date="2016-07-29T15:38:00Z">
          <w:pPr/>
        </w:pPrChange>
      </w:pPr>
    </w:p>
    <w:p w14:paraId="6C8BD660" w14:textId="2A72F8FE" w:rsidR="001E2C84" w:rsidRPr="001E2C84" w:rsidRDefault="001E2C84">
      <w:pPr>
        <w:tabs>
          <w:tab w:val="left" w:pos="360"/>
          <w:tab w:val="left" w:pos="8640"/>
        </w:tabs>
        <w:rPr>
          <w:ins w:id="237" w:author="Thorson, James" w:date="2016-07-29T16:44:00Z"/>
          <w:rFonts w:ascii="Times New Roman" w:hAnsi="Times New Roman" w:cs="Times New Roman"/>
          <w:rPrChange w:id="238" w:author="Thorson, James" w:date="2016-07-29T16:45:00Z">
            <w:rPr>
              <w:ins w:id="239" w:author="Thorson, James" w:date="2016-07-29T16:44:00Z"/>
              <w:rFonts w:ascii="Times New Roman" w:hAnsi="Times New Roman" w:cs="Times New Roman"/>
              <w:b/>
            </w:rPr>
          </w:rPrChange>
        </w:rPr>
        <w:pPrChange w:id="240" w:author="Thorson, James" w:date="2016-07-29T15:38:00Z">
          <w:pPr/>
        </w:pPrChange>
      </w:pPr>
      <w:ins w:id="241" w:author="Thorson, James" w:date="2016-07-29T16:48:00Z">
        <w:r>
          <w:rPr>
            <w:rFonts w:ascii="Times New Roman" w:hAnsi="Times New Roman" w:cs="Times New Roman"/>
          </w:rPr>
          <w:t xml:space="preserve">This detection probability is estimated simultaneously with parameters representing spatial and </w:t>
        </w:r>
        <w:proofErr w:type="spellStart"/>
        <w:r>
          <w:rPr>
            <w:rFonts w:ascii="Times New Roman" w:hAnsi="Times New Roman" w:cs="Times New Roman"/>
          </w:rPr>
          <w:t>spatio</w:t>
        </w:r>
        <w:proofErr w:type="spellEnd"/>
        <w:r>
          <w:rPr>
            <w:rFonts w:ascii="Times New Roman" w:hAnsi="Times New Roman" w:cs="Times New Roman"/>
          </w:rPr>
          <w:t>-temporal variation in density</w:t>
        </w:r>
      </w:ins>
      <w:ins w:id="242" w:author="Thorson, James" w:date="2016-07-29T16:49: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(s)</m:t>
          </m:r>
        </m:oMath>
      </w:ins>
      <w:ins w:id="243" w:author="Thorson, James" w:date="2016-07-29T16:48:00Z">
        <w:r>
          <w:rPr>
            <w:rFonts w:ascii="Times New Roman" w:hAnsi="Times New Roman" w:cs="Times New Roman"/>
          </w:rPr>
          <w:t xml:space="preserve">.  </w:t>
        </w:r>
      </w:ins>
    </w:p>
    <w:p w14:paraId="64B0A2EF" w14:textId="77777777" w:rsidR="007F3030" w:rsidRPr="00E543E9" w:rsidRDefault="007F3030">
      <w:pPr>
        <w:tabs>
          <w:tab w:val="left" w:pos="360"/>
          <w:tab w:val="left" w:pos="8640"/>
        </w:tabs>
        <w:rPr>
          <w:ins w:id="244" w:author="Thorson, James" w:date="2016-07-29T15:54:00Z"/>
          <w:rFonts w:ascii="Times New Roman" w:hAnsi="Times New Roman" w:cs="Times New Roman"/>
          <w:b/>
          <w:rPrChange w:id="245" w:author="Thorson, James" w:date="2016-07-29T16:41:00Z">
            <w:rPr>
              <w:ins w:id="246" w:author="Thorson, James" w:date="2016-07-29T15:54:00Z"/>
              <w:rFonts w:ascii="Times New Roman" w:hAnsi="Times New Roman" w:cs="Times New Roman"/>
            </w:rPr>
          </w:rPrChange>
        </w:rPr>
        <w:pPrChange w:id="247" w:author="Thorson, James" w:date="2016-07-29T15:38:00Z">
          <w:pPr/>
        </w:pPrChange>
      </w:pPr>
    </w:p>
    <w:p w14:paraId="622382E6" w14:textId="7CC1338C" w:rsidR="004C6E1F" w:rsidRPr="00E543E9" w:rsidDel="004D5DA7" w:rsidRDefault="004C6E1F">
      <w:pPr>
        <w:tabs>
          <w:tab w:val="left" w:pos="360"/>
          <w:tab w:val="left" w:pos="8640"/>
        </w:tabs>
        <w:rPr>
          <w:del w:id="248" w:author="Thorson, James" w:date="2016-07-29T15:45:00Z"/>
          <w:rFonts w:ascii="Times New Roman" w:hAnsi="Times New Roman" w:cs="Times New Roman"/>
          <w:b/>
          <w:rPrChange w:id="249" w:author="Thorson, James" w:date="2016-07-29T16:41:00Z">
            <w:rPr>
              <w:del w:id="250" w:author="Thorson, James" w:date="2016-07-29T15:45:00Z"/>
              <w:rFonts w:ascii="Times New Roman" w:hAnsi="Times New Roman" w:cs="Times New Roman"/>
            </w:rPr>
          </w:rPrChange>
        </w:rPr>
        <w:pPrChange w:id="251" w:author="Thorson, James" w:date="2016-07-29T15:38:00Z">
          <w:pPr/>
        </w:pPrChange>
      </w:pPr>
      <w:del w:id="252" w:author="Thorson, James" w:date="2016-07-29T15:45:00Z">
        <w:r w:rsidRPr="00E543E9" w:rsidDel="004D5DA7">
          <w:rPr>
            <w:rFonts w:ascii="Times New Roman" w:hAnsi="Times New Roman" w:cs="Times New Roman"/>
            <w:b/>
            <w:rPrChange w:id="253" w:author="Thorson, James" w:date="2016-07-29T16:41:00Z">
              <w:rPr>
                <w:rFonts w:ascii="Times New Roman" w:hAnsi="Times New Roman" w:cs="Times New Roman"/>
              </w:rPr>
            </w:rPrChange>
          </w:rPr>
          <w:delText>Abundance</w:delText>
        </w:r>
      </w:del>
    </w:p>
    <w:p w14:paraId="46E51411" w14:textId="69DED83E" w:rsidR="004C6E1F" w:rsidRPr="00E543E9" w:rsidDel="004D5DA7" w:rsidRDefault="004C6E1F">
      <w:pPr>
        <w:tabs>
          <w:tab w:val="left" w:pos="360"/>
          <w:tab w:val="left" w:pos="8640"/>
        </w:tabs>
        <w:rPr>
          <w:del w:id="254" w:author="Thorson, James" w:date="2016-07-29T15:45:00Z"/>
          <w:rFonts w:ascii="Times New Roman" w:hAnsi="Times New Roman" w:cs="Times New Roman"/>
          <w:b/>
          <w:rPrChange w:id="255" w:author="Thorson, James" w:date="2016-07-29T16:41:00Z">
            <w:rPr>
              <w:del w:id="256" w:author="Thorson, James" w:date="2016-07-29T15:45:00Z"/>
              <w:rFonts w:ascii="Times New Roman" w:hAnsi="Times New Roman" w:cs="Times New Roman"/>
            </w:rPr>
          </w:rPrChange>
        </w:rPr>
        <w:pPrChange w:id="257" w:author="Thorson, James" w:date="2016-07-29T15:38:00Z">
          <w:pPr/>
        </w:pPrChange>
      </w:pPr>
    </w:p>
    <w:p w14:paraId="60F6396D" w14:textId="3E850A7A" w:rsidR="002E1D4D" w:rsidRPr="00E543E9" w:rsidDel="004D5DA7" w:rsidRDefault="006F707A">
      <w:pPr>
        <w:tabs>
          <w:tab w:val="left" w:pos="360"/>
          <w:tab w:val="left" w:pos="8640"/>
        </w:tabs>
        <w:rPr>
          <w:del w:id="258" w:author="Thorson, James" w:date="2016-07-29T15:45:00Z"/>
          <w:rFonts w:ascii="Times New Roman" w:hAnsi="Times New Roman" w:cs="Times New Roman"/>
          <w:b/>
          <w:rPrChange w:id="259" w:author="Thorson, James" w:date="2016-07-29T16:41:00Z">
            <w:rPr>
              <w:del w:id="260" w:author="Thorson, James" w:date="2016-07-29T15:45:00Z"/>
              <w:rFonts w:ascii="Times New Roman" w:hAnsi="Times New Roman" w:cs="Times New Roman"/>
            </w:rPr>
          </w:rPrChange>
        </w:rPr>
        <w:pPrChange w:id="261" w:author="Thorson, James" w:date="2016-07-29T15:38:00Z">
          <w:pPr/>
        </w:pPrChange>
      </w:pPr>
      <m:oMathPara>
        <m:oMath>
          <m:sSub>
            <m:sSubPr>
              <m:ctrlPr>
                <w:del w:id="262" w:author="Thorson, James" w:date="2016-07-29T15:45:00Z">
                  <w:rPr>
                    <w:rFonts w:ascii="Cambria Math" w:hAnsi="Cambria Math" w:cs="Times New Roman"/>
                    <w:b/>
                  </w:rPr>
                </w:del>
              </m:ctrlPr>
            </m:sSubPr>
            <m:e>
              <w:del w:id="263" w:author="Thorson, James" w:date="2016-07-29T15:45:00Z">
                <m:r>
                  <m:rPr>
                    <m:sty m:val="b"/>
                  </m:rPr>
                  <w:rPr>
                    <w:rFonts w:ascii="Cambria Math" w:hAnsi="Cambria Math" w:cs="Times New Roman"/>
                  </w:rPr>
                  <m:t>N</m:t>
                </m:r>
              </w:del>
            </m:e>
            <m:sub>
              <w:del w:id="264" w:author="Thorson, James" w:date="2016-07-29T15:45:00Z">
                <m:r>
                  <m:rPr>
                    <m:sty m:val="b"/>
                  </m:rPr>
                  <w:rPr>
                    <w:rFonts w:ascii="Cambria Math" w:hAnsi="Cambria Math" w:cs="Times New Roman"/>
                  </w:rPr>
                  <m:t>i,t</m:t>
                </m:r>
              </w:del>
            </m:sub>
          </m:sSub>
          <w:del w:id="265" w:author="Thorson, James" w:date="2016-07-29T15:45:00Z">
            <m:r>
              <m:rPr>
                <m:sty m:val="b"/>
              </m:rPr>
              <w:rPr>
                <w:rFonts w:ascii="Cambria Math" w:hAnsi="Cambria Math" w:cs="Times New Roman"/>
              </w:rPr>
              <m:t xml:space="preserve"> ~ Pois(</m:t>
            </m:r>
          </w:del>
          <m:sSub>
            <m:sSubPr>
              <m:ctrlPr>
                <w:del w:id="266" w:author="Thorson, James" w:date="2016-07-29T15:45:00Z">
                  <w:rPr>
                    <w:rFonts w:ascii="Cambria Math" w:hAnsi="Cambria Math" w:cs="Times New Roman"/>
                    <w:b/>
                  </w:rPr>
                </w:del>
              </m:ctrlPr>
            </m:sSubPr>
            <m:e>
              <w:del w:id="267" w:author="Thorson, James" w:date="2016-07-29T15:45:00Z">
                <m:r>
                  <m:rPr>
                    <m:sty m:val="b"/>
                  </m:rPr>
                  <w:rPr>
                    <w:rFonts w:ascii="Cambria Math" w:hAnsi="Cambria Math" w:cs="Times New Roman"/>
                  </w:rPr>
                  <m:t>λ</m:t>
                </m:r>
              </w:del>
            </m:e>
            <m:sub>
              <w:del w:id="268" w:author="Thorson, James" w:date="2016-07-29T15:45:00Z">
                <m:r>
                  <m:rPr>
                    <m:sty m:val="b"/>
                  </m:rPr>
                  <w:rPr>
                    <w:rFonts w:ascii="Cambria Math" w:hAnsi="Cambria Math" w:cs="Times New Roman"/>
                  </w:rPr>
                  <m:t>i,t</m:t>
                </m:r>
              </w:del>
            </m:sub>
          </m:sSub>
          <w:del w:id="269" w:author="Thorson, James" w:date="2016-07-29T15:45:00Z">
            <m:r>
              <m:rPr>
                <m:sty m:val="b"/>
              </m:rPr>
              <w:rPr>
                <w:rFonts w:ascii="Cambria Math" w:hAnsi="Cambria Math" w:cs="Times New Roman" w:hint="eastAsia"/>
              </w:rPr>
              <m:t>)</m:t>
            </m:r>
          </w:del>
        </m:oMath>
      </m:oMathPara>
    </w:p>
    <w:p w14:paraId="6105F3DF" w14:textId="5AA00732" w:rsidR="002E1D4D" w:rsidRPr="00E543E9" w:rsidDel="004D5DA7" w:rsidRDefault="002E1D4D">
      <w:pPr>
        <w:tabs>
          <w:tab w:val="left" w:pos="360"/>
          <w:tab w:val="left" w:pos="8640"/>
        </w:tabs>
        <w:rPr>
          <w:del w:id="270" w:author="Thorson, James" w:date="2016-07-29T15:45:00Z"/>
          <w:rFonts w:ascii="Times New Roman" w:hAnsi="Times New Roman" w:cs="Times New Roman"/>
          <w:b/>
          <w:rPrChange w:id="271" w:author="Thorson, James" w:date="2016-07-29T16:41:00Z">
            <w:rPr>
              <w:del w:id="272" w:author="Thorson, James" w:date="2016-07-29T15:45:00Z"/>
              <w:rFonts w:ascii="Times New Roman" w:hAnsi="Times New Roman" w:cs="Times New Roman"/>
            </w:rPr>
          </w:rPrChange>
        </w:rPr>
        <w:pPrChange w:id="273" w:author="Thorson, James" w:date="2016-07-29T15:38:00Z">
          <w:pPr/>
        </w:pPrChange>
      </w:pPr>
      <w:moveFromRangeStart w:id="274" w:author="Thorson, James" w:date="2016-07-29T15:38:00Z" w:name="move457570010"/>
    </w:p>
    <w:p w14:paraId="41385674" w14:textId="56CEF2AE" w:rsidR="004C6E1F" w:rsidRPr="00E543E9" w:rsidDel="004D5DA7" w:rsidRDefault="006F707A">
      <w:pPr>
        <w:tabs>
          <w:tab w:val="left" w:pos="360"/>
          <w:tab w:val="left" w:pos="8640"/>
        </w:tabs>
        <w:rPr>
          <w:del w:id="275" w:author="Thorson, James" w:date="2016-07-29T15:45:00Z"/>
          <w:rFonts w:ascii="Times New Roman" w:hAnsi="Times New Roman" w:cs="Times New Roman"/>
          <w:b/>
          <w:rPrChange w:id="276" w:author="Thorson, James" w:date="2016-07-29T16:41:00Z">
            <w:rPr>
              <w:del w:id="277" w:author="Thorson, James" w:date="2016-07-29T15:45:00Z"/>
              <w:rFonts w:ascii="Times New Roman" w:hAnsi="Times New Roman" w:cs="Times New Roman"/>
            </w:rPr>
          </w:rPrChange>
        </w:rPr>
        <w:pPrChange w:id="278" w:author="Thorson, James" w:date="2016-07-29T15:38:00Z">
          <w:pPr/>
        </w:pPrChange>
      </w:pPr>
      <m:oMathPara>
        <m:oMath>
          <m:func>
            <m:funcPr>
              <m:ctrlPr>
                <w:del w:id="279" w:author="Thorson, James" w:date="2016-07-29T15:45:00Z">
                  <w:rPr>
                    <w:rFonts w:ascii="Cambria Math" w:hAnsi="Cambria Math" w:cs="Times New Roman"/>
                    <w:b/>
                  </w:rPr>
                </w:del>
              </m:ctrlPr>
            </m:funcPr>
            <m:fName>
              <w:del w:id="280" w:author="Thorson, James" w:date="2016-07-29T15:45:00Z">
                <m:r>
                  <m:rPr>
                    <m:sty m:val="b"/>
                  </m:rPr>
                  <w:rPr>
                    <w:rFonts w:ascii="Cambria Math" w:hAnsi="Cambria Math" w:cs="Times New Roman"/>
                  </w:rPr>
                  <m:t>ln</m:t>
                </m:r>
              </w:del>
            </m:fName>
            <m:e>
              <m:d>
                <m:dPr>
                  <m:ctrlPr>
                    <w:del w:id="281" w:author="Thorson, James" w:date="2016-07-29T15:45:00Z">
                      <w:rPr>
                        <w:rFonts w:ascii="Cambria Math" w:hAnsi="Cambria Math" w:cs="Times New Roman"/>
                        <w:b/>
                      </w:rPr>
                    </w:del>
                  </m:ctrlPr>
                </m:dPr>
                <m:e>
                  <m:sSub>
                    <m:sSubPr>
                      <m:ctrlPr>
                        <w:del w:id="282" w:author="Thorson, James" w:date="2016-07-29T15:45:00Z">
                          <w:rPr>
                            <w:rFonts w:ascii="Cambria Math" w:hAnsi="Cambria Math" w:cs="Times New Roman"/>
                            <w:b/>
                          </w:rPr>
                        </w:del>
                      </m:ctrlPr>
                    </m:sSubPr>
                    <m:e>
                      <w:del w:id="283" w:author="Thorson, James" w:date="2016-07-29T15:45:00Z">
                        <m:r>
                          <m:rPr>
                            <m:sty m:val="b"/>
                          </m:rPr>
                          <w:rPr>
                            <w:rFonts w:ascii="Cambria Math" w:hAnsi="Cambria Math" w:cs="Times New Roman"/>
                          </w:rPr>
                          <m:t>λ</m:t>
                        </m:r>
                      </w:del>
                    </m:e>
                    <m:sub>
                      <w:del w:id="284" w:author="Thorson, James" w:date="2016-07-29T15:45:00Z">
                        <m:r>
                          <m:rPr>
                            <m:sty m:val="b"/>
                          </m:rPr>
                          <w:rPr>
                            <w:rFonts w:ascii="Cambria Math" w:hAnsi="Cambria Math" w:cs="Times New Roman"/>
                          </w:rPr>
                          <m:t>i,t</m:t>
                        </m:r>
                      </w:del>
                    </m:sub>
                  </m:sSub>
                </m:e>
              </m:d>
            </m:e>
          </m:func>
          <w:del w:id="285" w:author="Thorson, James" w:date="2016-07-29T15:45:00Z">
            <m:r>
              <m:rPr>
                <m:sty m:val="b"/>
              </m:rPr>
              <w:rPr>
                <w:rFonts w:ascii="Cambria Math" w:hAnsi="Cambria Math" w:cs="Times New Roman" w:hint="eastAsia"/>
              </w:rPr>
              <m:t>=</m:t>
            </m:r>
          </w:del>
          <m:sSub>
            <m:sSubPr>
              <m:ctrlPr>
                <w:del w:id="286" w:author="Thorson, James" w:date="2016-07-29T15:45:00Z">
                  <w:rPr>
                    <w:rFonts w:ascii="Cambria Math" w:hAnsi="Cambria Math" w:cs="Times New Roman"/>
                    <w:b/>
                  </w:rPr>
                </w:del>
              </m:ctrlPr>
            </m:sSubPr>
            <m:e>
              <w:del w:id="287" w:author="Thorson, James" w:date="2016-07-29T15:45:00Z">
                <m:r>
                  <m:rPr>
                    <m:sty m:val="b"/>
                  </m:rPr>
                  <w:rPr>
                    <w:rFonts w:ascii="Cambria Math" w:hAnsi="Cambria Math" w:cs="Times New Roman"/>
                  </w:rPr>
                  <m:t>α</m:t>
                </m:r>
              </w:del>
            </m:e>
            <m:sub>
              <w:del w:id="288" w:author="Thorson, James" w:date="2016-07-29T15:45:00Z">
                <m:r>
                  <m:rPr>
                    <m:sty m:val="b"/>
                  </m:rPr>
                  <w:rPr>
                    <w:rFonts w:ascii="Cambria Math" w:hAnsi="Cambria Math" w:cs="Times New Roman"/>
                  </w:rPr>
                  <m:t>i,t</m:t>
                </m:r>
              </w:del>
            </m:sub>
          </m:sSub>
          <w:del w:id="289" w:author="Thorson, James" w:date="2016-07-29T15:45:00Z">
            <m:r>
              <m:rPr>
                <m:sty m:val="b"/>
              </m:rPr>
              <w:rPr>
                <w:rFonts w:ascii="Cambria Math" w:hAnsi="Cambria Math" w:cs="Times New Roman"/>
              </w:rPr>
              <m:t>+γ</m:t>
            </m:r>
          </w:del>
          <m:sSub>
            <m:sSubPr>
              <m:ctrlPr>
                <w:del w:id="290" w:author="Thorson, James" w:date="2016-07-29T15:45:00Z">
                  <w:rPr>
                    <w:rFonts w:ascii="Cambria Math" w:hAnsi="Cambria Math" w:cs="Times New Roman"/>
                    <w:b/>
                  </w:rPr>
                </w:del>
              </m:ctrlPr>
            </m:sSubPr>
            <m:e>
              <w:del w:id="291" w:author="Thorson, James" w:date="2016-07-29T15:45:00Z">
                <m:r>
                  <m:rPr>
                    <m:sty m:val="b"/>
                  </m:rPr>
                  <w:rPr>
                    <w:rFonts w:ascii="Cambria Math" w:hAnsi="Cambria Math" w:cs="Times New Roman"/>
                  </w:rPr>
                  <m:t>X</m:t>
                </m:r>
              </w:del>
            </m:e>
            <m:sub>
              <w:del w:id="292" w:author="Thorson, James" w:date="2016-07-29T15:45:00Z">
                <m:r>
                  <m:rPr>
                    <m:sty m:val="b"/>
                  </m:rPr>
                  <w:rPr>
                    <w:rFonts w:ascii="Cambria Math" w:hAnsi="Cambria Math" w:cs="Times New Roman"/>
                  </w:rPr>
                  <m:t>i</m:t>
                </m:r>
              </w:del>
            </m:sub>
          </m:sSub>
          <w:del w:id="293" w:author="Thorson, James" w:date="2016-07-29T15:45:00Z">
            <m:r>
              <m:rPr>
                <m:sty m:val="b"/>
              </m:rPr>
              <w:rPr>
                <w:rFonts w:ascii="Cambria Math" w:hAnsi="Cambria Math" w:cs="Times New Roman" w:hint="eastAsia"/>
              </w:rPr>
              <m:t xml:space="preserve">+ </m:t>
            </m:r>
          </w:del>
          <m:sSub>
            <m:sSubPr>
              <m:ctrlPr>
                <w:del w:id="294" w:author="Thorson, James" w:date="2016-07-29T15:45:00Z">
                  <w:rPr>
                    <w:rFonts w:ascii="Cambria Math" w:hAnsi="Cambria Math" w:cs="Times New Roman"/>
                    <w:b/>
                  </w:rPr>
                </w:del>
              </m:ctrlPr>
            </m:sSubPr>
            <m:e>
              <w:del w:id="295" w:author="Thorson, James" w:date="2016-07-29T15:45:00Z">
                <m:r>
                  <m:rPr>
                    <m:sty m:val="b"/>
                  </m:rPr>
                  <w:rPr>
                    <w:rFonts w:ascii="Cambria Math" w:hAnsi="Cambria Math" w:cs="Times New Roman"/>
                  </w:rPr>
                  <m:t>ε</m:t>
                </m:r>
              </w:del>
            </m:e>
            <m:sub>
              <w:del w:id="296" w:author="Thorson, James" w:date="2016-07-29T15:45:00Z">
                <m:r>
                  <m:rPr>
                    <m:sty m:val="b"/>
                  </m:rPr>
                  <w:rPr>
                    <w:rFonts w:ascii="Cambria Math" w:hAnsi="Cambria Math" w:cs="Times New Roman"/>
                  </w:rPr>
                  <m:t>i</m:t>
                </m:r>
              </w:del>
            </m:sub>
          </m:sSub>
          <w:del w:id="297" w:author="Thorson, James" w:date="2016-07-29T15:45:00Z">
            <m:r>
              <m:rPr>
                <m:sty m:val="b"/>
              </m:rPr>
              <w:rPr>
                <w:rFonts w:ascii="Cambria Math" w:hAnsi="Cambria Math" w:cs="Times New Roman" w:hint="eastAsia"/>
              </w:rPr>
              <m:t xml:space="preserve">+ </m:t>
            </m:r>
          </w:del>
          <m:sSub>
            <m:sSubPr>
              <m:ctrlPr>
                <w:del w:id="298" w:author="Thorson, James" w:date="2016-07-29T15:45:00Z">
                  <w:rPr>
                    <w:rFonts w:ascii="Cambria Math" w:hAnsi="Cambria Math" w:cs="Times New Roman"/>
                    <w:b/>
                  </w:rPr>
                </w:del>
              </m:ctrlPr>
            </m:sSubPr>
            <m:e>
              <w:del w:id="299" w:author="Thorson, James" w:date="2016-07-29T15:45:00Z">
                <m:r>
                  <m:rPr>
                    <m:sty m:val="b"/>
                  </m:rPr>
                  <w:rPr>
                    <w:rFonts w:ascii="Cambria Math" w:hAnsi="Cambria Math" w:cs="Times New Roman"/>
                  </w:rPr>
                  <m:t>δ</m:t>
                </m:r>
              </w:del>
            </m:e>
            <m:sub>
              <w:del w:id="300" w:author="Thorson, James" w:date="2016-07-29T15:45:00Z">
                <m:r>
                  <m:rPr>
                    <m:sty m:val="b"/>
                  </m:rPr>
                  <w:rPr>
                    <w:rFonts w:ascii="Cambria Math" w:hAnsi="Cambria Math" w:cs="Times New Roman"/>
                  </w:rPr>
                  <m:t>t</m:t>
                </m:r>
              </w:del>
            </m:sub>
          </m:sSub>
          <w:del w:id="301" w:author="Thorson, James" w:date="2016-07-29T15:45:00Z">
            <m:r>
              <m:rPr>
                <m:sty m:val="b"/>
              </m:rPr>
              <w:rPr>
                <w:rFonts w:ascii="Cambria Math" w:hAnsi="Cambria Math" w:cs="Times New Roman" w:hint="eastAsia"/>
              </w:rPr>
              <m:t xml:space="preserve">+ </m:t>
            </m:r>
          </w:del>
          <m:sSub>
            <m:sSubPr>
              <m:ctrlPr>
                <w:del w:id="302" w:author="Thorson, James" w:date="2016-07-29T15:45:00Z">
                  <w:rPr>
                    <w:rFonts w:ascii="Cambria Math" w:hAnsi="Cambria Math" w:cs="Times New Roman"/>
                    <w:b/>
                  </w:rPr>
                </w:del>
              </m:ctrlPr>
            </m:sSubPr>
            <m:e>
              <w:del w:id="303" w:author="Thorson, James" w:date="2016-07-29T15:45:00Z">
                <m:r>
                  <m:rPr>
                    <m:sty m:val="b"/>
                  </m:rPr>
                  <w:rPr>
                    <w:rFonts w:ascii="Cambria Math" w:hAnsi="Cambria Math" w:cs="Times New Roman"/>
                  </w:rPr>
                  <m:t>ν</m:t>
                </m:r>
              </w:del>
            </m:e>
            <m:sub>
              <w:del w:id="304" w:author="Thorson, James" w:date="2016-07-29T15:45:00Z">
                <m:r>
                  <m:rPr>
                    <m:sty m:val="b"/>
                  </m:rPr>
                  <w:rPr>
                    <w:rFonts w:ascii="Cambria Math" w:hAnsi="Cambria Math" w:cs="Times New Roman"/>
                  </w:rPr>
                  <m:t>i,t</m:t>
                </m:r>
              </w:del>
            </m:sub>
          </m:sSub>
          <w:del w:id="305" w:author="Thorson, James" w:date="2016-07-29T15:45:00Z">
            <m:r>
              <m:rPr>
                <m:sty m:val="b"/>
              </m:rPr>
              <w:rPr>
                <w:rFonts w:ascii="Cambria Math" w:hAnsi="Cambria Math" w:cs="Times New Roman"/>
              </w:rPr>
              <m:t>+ln⁡(</m:t>
            </m:r>
          </w:del>
          <m:sSub>
            <m:sSubPr>
              <m:ctrlPr>
                <w:del w:id="306" w:author="Thorson, James" w:date="2016-07-29T15:45:00Z">
                  <w:rPr>
                    <w:rFonts w:ascii="Cambria Math" w:hAnsi="Cambria Math" w:cs="Times New Roman"/>
                    <w:b/>
                  </w:rPr>
                </w:del>
              </m:ctrlPr>
            </m:sSubPr>
            <m:e>
              <w:del w:id="307" w:author="Thorson, James" w:date="2016-07-29T15:45:00Z">
                <m:r>
                  <m:rPr>
                    <m:sty m:val="b"/>
                  </m:rPr>
                  <w:rPr>
                    <w:rFonts w:ascii="Cambria Math" w:hAnsi="Cambria Math" w:cs="Times New Roman"/>
                  </w:rPr>
                  <m:t>φ</m:t>
                </m:r>
              </w:del>
            </m:e>
            <m:sub>
              <w:del w:id="308" w:author="Thorson, James" w:date="2016-07-29T15:45:00Z">
                <m:r>
                  <m:rPr>
                    <m:sty m:val="b"/>
                  </m:rPr>
                  <w:rPr>
                    <w:rFonts w:ascii="Cambria Math" w:hAnsi="Cambria Math" w:cs="Times New Roman"/>
                  </w:rPr>
                  <m:t>i,t</m:t>
                </m:r>
              </w:del>
            </m:sub>
          </m:sSub>
          <w:del w:id="309" w:author="Thorson, James" w:date="2016-07-29T15:45:00Z">
            <m:r>
              <m:rPr>
                <m:sty m:val="b"/>
              </m:rPr>
              <w:rPr>
                <w:rStyle w:val="CommentReference"/>
                <w:rFonts w:ascii="Cambria Math" w:hAnsi="Cambria Math"/>
                <w:b/>
                <w:rPrChange w:id="310" w:author="Thorson, James" w:date="2016-07-29T16:41:00Z">
                  <w:rPr>
                    <w:rStyle w:val="CommentReference"/>
                  </w:rPr>
                </w:rPrChange>
              </w:rPr>
              <w:commentReference w:id="311"/>
            </m:r>
            <m:r>
              <m:rPr>
                <m:sty m:val="b"/>
              </m:rPr>
              <w:rPr>
                <w:rFonts w:ascii="Cambria Math" w:hAnsi="Cambria Math" w:cs="Times New Roman" w:hint="eastAsia"/>
              </w:rPr>
              <m:t>)</m:t>
            </m:r>
          </w:del>
        </m:oMath>
      </m:oMathPara>
    </w:p>
    <w:p w14:paraId="6E5EADA4" w14:textId="7620E694" w:rsidR="004C6E1F" w:rsidRPr="00E543E9" w:rsidDel="004D5DA7" w:rsidRDefault="004C6E1F">
      <w:pPr>
        <w:tabs>
          <w:tab w:val="left" w:pos="360"/>
          <w:tab w:val="left" w:pos="8640"/>
        </w:tabs>
        <w:rPr>
          <w:del w:id="312" w:author="Thorson, James" w:date="2016-07-29T15:45:00Z"/>
          <w:rFonts w:ascii="Times New Roman" w:hAnsi="Times New Roman" w:cs="Times New Roman"/>
          <w:b/>
          <w:rPrChange w:id="313" w:author="Thorson, James" w:date="2016-07-29T16:41:00Z">
            <w:rPr>
              <w:del w:id="314" w:author="Thorson, James" w:date="2016-07-29T15:45:00Z"/>
              <w:rFonts w:ascii="Times New Roman" w:hAnsi="Times New Roman" w:cs="Times New Roman"/>
            </w:rPr>
          </w:rPrChange>
        </w:rPr>
        <w:pPrChange w:id="315" w:author="Thorson, James" w:date="2016-07-29T15:38:00Z">
          <w:pPr/>
        </w:pPrChange>
      </w:pPr>
    </w:p>
    <w:moveFromRangeEnd w:id="274"/>
    <w:p w14:paraId="4B07348E" w14:textId="5DC9DA08" w:rsidR="000111C2" w:rsidRPr="00E543E9" w:rsidDel="004D5DA7" w:rsidRDefault="006F707A">
      <w:pPr>
        <w:tabs>
          <w:tab w:val="left" w:pos="360"/>
          <w:tab w:val="left" w:pos="8640"/>
        </w:tabs>
        <w:rPr>
          <w:del w:id="316" w:author="Thorson, James" w:date="2016-07-29T15:45:00Z"/>
          <w:rFonts w:ascii="Times New Roman" w:hAnsi="Times New Roman" w:cs="Times New Roman"/>
          <w:b/>
          <w:rPrChange w:id="317" w:author="Thorson, James" w:date="2016-07-29T16:41:00Z">
            <w:rPr>
              <w:del w:id="318" w:author="Thorson, James" w:date="2016-07-29T15:45:00Z"/>
              <w:rFonts w:ascii="Times New Roman" w:hAnsi="Times New Roman" w:cs="Times New Roman"/>
            </w:rPr>
          </w:rPrChange>
        </w:rPr>
        <w:pPrChange w:id="319" w:author="Thorson, James" w:date="2016-07-29T15:38:00Z">
          <w:pPr/>
        </w:pPrChange>
      </w:pPr>
      <m:oMath>
        <m:sSub>
          <m:sSubPr>
            <m:ctrlPr>
              <w:del w:id="320" w:author="Thorson, James" w:date="2016-07-29T15:45:00Z">
                <w:rPr>
                  <w:rFonts w:ascii="Cambria Math" w:hAnsi="Cambria Math" w:cs="Times New Roman"/>
                  <w:b/>
                </w:rPr>
              </w:del>
            </m:ctrlPr>
          </m:sSubPr>
          <m:e>
            <w:del w:id="321" w:author="Thorson, James" w:date="2016-07-29T15:45:00Z">
              <m:r>
                <m:rPr>
                  <m:sty m:val="b"/>
                </m:rPr>
                <w:rPr>
                  <w:rFonts w:ascii="Cambria Math" w:hAnsi="Cambria Math" w:cs="Times New Roman"/>
                </w:rPr>
                <m:t>λ</m:t>
              </m:r>
            </w:del>
          </m:e>
          <m:sub>
            <w:del w:id="322" w:author="Thorson, James" w:date="2016-07-29T15:45:00Z">
              <m:r>
                <m:rPr>
                  <m:sty m:val="b"/>
                </m:rPr>
                <w:rPr>
                  <w:rFonts w:ascii="Cambria Math" w:hAnsi="Cambria Math" w:cs="Times New Roman"/>
                </w:rPr>
                <m:t>i,t</m:t>
              </m:r>
            </w:del>
          </m:sub>
        </m:sSub>
      </m:oMath>
      <w:del w:id="323" w:author="Thorson, James" w:date="2016-07-29T15:45:00Z">
        <w:r w:rsidR="000111C2" w:rsidRPr="00E543E9" w:rsidDel="004D5DA7">
          <w:rPr>
            <w:rFonts w:ascii="Times New Roman" w:hAnsi="Times New Roman" w:cs="Times New Roman"/>
            <w:b/>
            <w:rPrChange w:id="324" w:author="Thorson, James" w:date="2016-07-29T16:41:00Z">
              <w:rPr>
                <w:rFonts w:ascii="Times New Roman" w:hAnsi="Times New Roman" w:cs="Times New Roman"/>
              </w:rPr>
            </w:rPrChange>
          </w:rPr>
          <w:delText xml:space="preserve"> - expected abundance at location i in year t</w:delText>
        </w:r>
      </w:del>
    </w:p>
    <w:p w14:paraId="55808212" w14:textId="206BEF11" w:rsidR="000111C2" w:rsidRPr="00E543E9" w:rsidDel="004D5DA7" w:rsidRDefault="000111C2">
      <w:pPr>
        <w:tabs>
          <w:tab w:val="left" w:pos="360"/>
          <w:tab w:val="left" w:pos="8640"/>
        </w:tabs>
        <w:rPr>
          <w:del w:id="325" w:author="Thorson, James" w:date="2016-07-29T15:45:00Z"/>
          <w:rFonts w:ascii="Times New Roman" w:hAnsi="Times New Roman" w:cs="Times New Roman"/>
          <w:b/>
          <w:rPrChange w:id="326" w:author="Thorson, James" w:date="2016-07-29T16:41:00Z">
            <w:rPr>
              <w:del w:id="327" w:author="Thorson, James" w:date="2016-07-29T15:45:00Z"/>
              <w:rFonts w:ascii="Times New Roman" w:hAnsi="Times New Roman" w:cs="Times New Roman"/>
            </w:rPr>
          </w:rPrChange>
        </w:rPr>
        <w:pPrChange w:id="328" w:author="Thorson, James" w:date="2016-07-29T15:38:00Z">
          <w:pPr/>
        </w:pPrChange>
      </w:pPr>
    </w:p>
    <w:p w14:paraId="44F1DC4E" w14:textId="1408AF46" w:rsidR="00F57ED2" w:rsidRPr="00E543E9" w:rsidDel="004D5DA7" w:rsidRDefault="006F707A">
      <w:pPr>
        <w:tabs>
          <w:tab w:val="left" w:pos="360"/>
          <w:tab w:val="left" w:pos="8640"/>
        </w:tabs>
        <w:rPr>
          <w:del w:id="329" w:author="Thorson, James" w:date="2016-07-29T15:45:00Z"/>
          <w:rFonts w:ascii="Times New Roman" w:hAnsi="Times New Roman" w:cs="Times New Roman"/>
          <w:b/>
          <w:rPrChange w:id="330" w:author="Thorson, James" w:date="2016-07-29T16:41:00Z">
            <w:rPr>
              <w:del w:id="331" w:author="Thorson, James" w:date="2016-07-29T15:45:00Z"/>
              <w:rFonts w:ascii="Times New Roman" w:hAnsi="Times New Roman" w:cs="Times New Roman"/>
            </w:rPr>
          </w:rPrChange>
        </w:rPr>
        <w:pPrChange w:id="332" w:author="Thorson, James" w:date="2016-07-29T15:38:00Z">
          <w:pPr/>
        </w:pPrChange>
      </w:pPr>
      <m:oMath>
        <m:sSub>
          <m:sSubPr>
            <m:ctrlPr>
              <w:del w:id="333" w:author="Thorson, James" w:date="2016-07-29T15:45:00Z">
                <w:rPr>
                  <w:rFonts w:ascii="Cambria Math" w:hAnsi="Cambria Math" w:cs="Times New Roman"/>
                  <w:b/>
                </w:rPr>
              </w:del>
            </m:ctrlPr>
          </m:sSubPr>
          <m:e>
            <w:del w:id="334" w:author="Thorson, James" w:date="2016-07-29T15:45:00Z">
              <m:r>
                <m:rPr>
                  <m:sty m:val="b"/>
                </m:rPr>
                <w:rPr>
                  <w:rFonts w:ascii="Cambria Math" w:hAnsi="Cambria Math" w:cs="Times New Roman"/>
                </w:rPr>
                <m:t>α</m:t>
              </m:r>
            </w:del>
          </m:e>
          <m:sub>
            <w:del w:id="335" w:author="Thorson, James" w:date="2016-07-29T15:45:00Z">
              <m:r>
                <m:rPr>
                  <m:sty m:val="b"/>
                </m:rPr>
                <w:rPr>
                  <w:rFonts w:ascii="Cambria Math" w:hAnsi="Cambria Math" w:cs="Times New Roman"/>
                </w:rPr>
                <m:t>i,t</m:t>
              </m:r>
            </w:del>
          </m:sub>
        </m:sSub>
        <w:del w:id="336" w:author="Thorson, James" w:date="2016-07-29T15:45:00Z">
          <m:r>
            <m:rPr>
              <m:scr m:val="script"/>
              <m:sty m:val="b"/>
            </m:rPr>
            <w:rPr>
              <w:rFonts w:ascii="Cambria Math" w:hAnsi="Cambria Math" w:cs="Times New Roman"/>
            </w:rPr>
            <m:t>∼ N(</m:t>
          </m:r>
          <m:r>
            <m:rPr>
              <m:sty m:val="b"/>
            </m:rPr>
            <w:rPr>
              <w:rFonts w:ascii="Cambria Math" w:hAnsi="Cambria Math" w:cs="Times New Roman"/>
            </w:rPr>
            <m:t>ln⁡(μ</m:t>
          </m:r>
          <m:r>
            <m:rPr>
              <m:sty m:val="b"/>
            </m:rPr>
            <w:rPr>
              <w:rFonts w:ascii="Cambria Math" w:hAnsi="Cambria Math" w:cs="Times New Roman"/>
            </w:rPr>
            <m:t xml:space="preserve">),  </m:t>
          </m:r>
        </w:del>
        <m:sSubSup>
          <m:sSubSupPr>
            <m:ctrlPr>
              <w:del w:id="337" w:author="Thorson, James" w:date="2016-07-29T15:45:00Z">
                <w:rPr>
                  <w:rFonts w:ascii="Cambria Math" w:hAnsi="Cambria Math" w:cs="Times New Roman"/>
                  <w:b/>
                </w:rPr>
              </w:del>
            </m:ctrlPr>
          </m:sSubSupPr>
          <m:e>
            <w:del w:id="338" w:author="Thorson, James" w:date="2016-07-29T15:45:00Z">
              <m:r>
                <m:rPr>
                  <m:sty m:val="b"/>
                </m:rPr>
                <w:rPr>
                  <w:rFonts w:ascii="Cambria Math" w:hAnsi="Cambria Math" w:cs="Times New Roman"/>
                </w:rPr>
                <m:t>σ</m:t>
              </m:r>
            </w:del>
          </m:e>
          <m:sub>
            <w:del w:id="339" w:author="Thorson, James" w:date="2016-07-29T15:45:00Z">
              <m:r>
                <m:rPr>
                  <m:sty m:val="b"/>
                </m:rPr>
                <w:rPr>
                  <w:rFonts w:ascii="Cambria Math" w:hAnsi="Cambria Math" w:cs="Times New Roman"/>
                </w:rPr>
                <m:t>i,t</m:t>
              </m:r>
            </w:del>
          </m:sub>
          <m:sup>
            <w:del w:id="340" w:author="Thorson, James" w:date="2016-07-29T15:45:00Z">
              <m:r>
                <m:rPr>
                  <m:sty m:val="b"/>
                </m:rPr>
                <w:rPr>
                  <w:rFonts w:ascii="Cambria Math" w:hAnsi="Cambria Math" w:cs="Times New Roman"/>
                </w:rPr>
                <m:t>2</m:t>
              </m:r>
            </w:del>
          </m:sup>
        </m:sSubSup>
      </m:oMath>
      <w:del w:id="341" w:author="Thorson, James" w:date="2016-07-29T15:45:00Z">
        <w:r w:rsidR="002E1D4D" w:rsidRPr="00E543E9" w:rsidDel="004D5DA7">
          <w:rPr>
            <w:rFonts w:ascii="Times New Roman" w:hAnsi="Times New Roman" w:cs="Times New Roman"/>
            <w:b/>
            <w:rPrChange w:id="342" w:author="Thorson, James" w:date="2016-07-29T16:41:00Z">
              <w:rPr>
                <w:rFonts w:ascii="Times New Roman" w:hAnsi="Times New Roman" w:cs="Times New Roman"/>
              </w:rPr>
            </w:rPrChange>
          </w:rPr>
          <w:delText>)</w:delText>
        </w:r>
        <w:r w:rsidR="00F57ED2" w:rsidRPr="00E543E9" w:rsidDel="004D5DA7">
          <w:rPr>
            <w:rFonts w:ascii="Times New Roman" w:hAnsi="Times New Roman" w:cs="Times New Roman"/>
            <w:b/>
            <w:rPrChange w:id="343" w:author="Thorson, James" w:date="2016-07-29T16:41:00Z">
              <w:rPr>
                <w:rFonts w:ascii="Times New Roman" w:hAnsi="Times New Roman" w:cs="Times New Roman"/>
              </w:rPr>
            </w:rPrChange>
          </w:rPr>
          <w:delText xml:space="preserve"> </w:delText>
        </w:r>
      </w:del>
    </w:p>
    <w:p w14:paraId="0B562273" w14:textId="73B164E1" w:rsidR="002E1D4D" w:rsidRPr="00E543E9" w:rsidDel="004D5DA7" w:rsidRDefault="002E1D4D">
      <w:pPr>
        <w:tabs>
          <w:tab w:val="left" w:pos="360"/>
          <w:tab w:val="left" w:pos="8640"/>
        </w:tabs>
        <w:rPr>
          <w:del w:id="344" w:author="Thorson, James" w:date="2016-07-29T15:45:00Z"/>
          <w:rFonts w:ascii="Times New Roman" w:hAnsi="Times New Roman" w:cs="Times New Roman"/>
          <w:b/>
          <w:rPrChange w:id="345" w:author="Thorson, James" w:date="2016-07-29T16:41:00Z">
            <w:rPr>
              <w:del w:id="346" w:author="Thorson, James" w:date="2016-07-29T15:45:00Z"/>
              <w:rFonts w:ascii="Times New Roman" w:hAnsi="Times New Roman" w:cs="Times New Roman"/>
            </w:rPr>
          </w:rPrChange>
        </w:rPr>
        <w:pPrChange w:id="347" w:author="Thorson, James" w:date="2016-07-29T15:38:00Z">
          <w:pPr/>
        </w:pPrChange>
      </w:pPr>
    </w:p>
    <w:p w14:paraId="49831390" w14:textId="1CA8BFF3" w:rsidR="002E1D4D" w:rsidRPr="00E543E9" w:rsidDel="004D5DA7" w:rsidRDefault="00E543E9">
      <w:pPr>
        <w:tabs>
          <w:tab w:val="left" w:pos="360"/>
          <w:tab w:val="left" w:pos="8640"/>
        </w:tabs>
        <w:rPr>
          <w:del w:id="348" w:author="Thorson, James" w:date="2016-07-29T15:45:00Z"/>
          <w:rFonts w:ascii="Times New Roman" w:hAnsi="Times New Roman" w:cs="Times New Roman"/>
          <w:b/>
          <w:rPrChange w:id="349" w:author="Thorson, James" w:date="2016-07-29T16:41:00Z">
            <w:rPr>
              <w:del w:id="350" w:author="Thorson, James" w:date="2016-07-29T15:45:00Z"/>
              <w:rFonts w:ascii="Times New Roman" w:hAnsi="Times New Roman" w:cs="Times New Roman"/>
            </w:rPr>
          </w:rPrChange>
        </w:rPr>
        <w:pPrChange w:id="351" w:author="Thorson, James" w:date="2016-07-29T15:38:00Z">
          <w:pPr/>
        </w:pPrChange>
      </w:pPr>
      <w:del w:id="352" w:author="Thorson, James" w:date="2016-07-29T15:45:00Z">
        <m:oMath>
          <m:r>
            <m:rPr>
              <m:sty m:val="b"/>
            </m:rPr>
            <w:rPr>
              <w:rFonts w:ascii="Cambria Math" w:hAnsi="Cambria Math" w:cs="Times New Roman"/>
            </w:rPr>
            <m:t>μ</m:t>
          </m:r>
        </m:oMath>
        <w:r w:rsidR="006A5B25" w:rsidRPr="00E543E9" w:rsidDel="004D5DA7">
          <w:rPr>
            <w:rFonts w:ascii="Times New Roman" w:hAnsi="Times New Roman" w:cs="Times New Roman"/>
            <w:b/>
            <w:rPrChange w:id="353" w:author="Thorson, James" w:date="2016-07-29T16:41:00Z">
              <w:rPr>
                <w:rFonts w:ascii="Times New Roman" w:hAnsi="Times New Roman" w:cs="Times New Roman"/>
              </w:rPr>
            </w:rPrChange>
          </w:rPr>
          <w:delText xml:space="preserve"> - overall </w:delText>
        </w:r>
        <w:r w:rsidR="002E1D4D" w:rsidRPr="00E543E9" w:rsidDel="004D5DA7">
          <w:rPr>
            <w:rFonts w:ascii="Times New Roman" w:hAnsi="Times New Roman" w:cs="Times New Roman"/>
            <w:b/>
            <w:rPrChange w:id="354" w:author="Thorson, James" w:date="2016-07-29T16:41:00Z">
              <w:rPr>
                <w:rFonts w:ascii="Times New Roman" w:hAnsi="Times New Roman" w:cs="Times New Roman"/>
              </w:rPr>
            </w:rPrChange>
          </w:rPr>
          <w:delText>mean abundance over space and time</w:delText>
        </w:r>
      </w:del>
    </w:p>
    <w:p w14:paraId="47776ED3" w14:textId="17F5257B" w:rsidR="002E1D4D" w:rsidRPr="00E543E9" w:rsidDel="004D5DA7" w:rsidRDefault="002E1D4D">
      <w:pPr>
        <w:tabs>
          <w:tab w:val="left" w:pos="360"/>
          <w:tab w:val="left" w:pos="8640"/>
        </w:tabs>
        <w:rPr>
          <w:del w:id="355" w:author="Thorson, James" w:date="2016-07-29T15:45:00Z"/>
          <w:rFonts w:ascii="Times New Roman" w:hAnsi="Times New Roman" w:cs="Times New Roman"/>
          <w:b/>
          <w:rPrChange w:id="356" w:author="Thorson, James" w:date="2016-07-29T16:41:00Z">
            <w:rPr>
              <w:del w:id="357" w:author="Thorson, James" w:date="2016-07-29T15:45:00Z"/>
              <w:rFonts w:ascii="Times New Roman" w:hAnsi="Times New Roman" w:cs="Times New Roman"/>
            </w:rPr>
          </w:rPrChange>
        </w:rPr>
        <w:pPrChange w:id="358" w:author="Thorson, James" w:date="2016-07-29T15:38:00Z">
          <w:pPr/>
        </w:pPrChange>
      </w:pPr>
    </w:p>
    <w:p w14:paraId="0D9D82C4" w14:textId="79201D87" w:rsidR="00F57ED2" w:rsidRPr="00E543E9" w:rsidDel="004D5DA7" w:rsidRDefault="006F707A">
      <w:pPr>
        <w:tabs>
          <w:tab w:val="left" w:pos="360"/>
          <w:tab w:val="left" w:pos="8640"/>
        </w:tabs>
        <w:rPr>
          <w:del w:id="359" w:author="Thorson, James" w:date="2016-07-29T15:45:00Z"/>
          <w:rFonts w:ascii="Times New Roman" w:hAnsi="Times New Roman" w:cs="Times New Roman"/>
          <w:b/>
          <w:rPrChange w:id="360" w:author="Thorson, James" w:date="2016-07-29T16:41:00Z">
            <w:rPr>
              <w:del w:id="361" w:author="Thorson, James" w:date="2016-07-29T15:45:00Z"/>
              <w:rFonts w:ascii="Times New Roman" w:hAnsi="Times New Roman" w:cs="Times New Roman"/>
            </w:rPr>
          </w:rPrChange>
        </w:rPr>
        <w:pPrChange w:id="362" w:author="Thorson, James" w:date="2016-07-29T15:38:00Z">
          <w:pPr/>
        </w:pPrChange>
      </w:pPr>
      <m:oMath>
        <m:sSubSup>
          <m:sSubSupPr>
            <m:ctrlPr>
              <w:del w:id="363" w:author="Thorson, James" w:date="2016-07-29T15:45:00Z">
                <w:rPr>
                  <w:rFonts w:ascii="Cambria Math" w:hAnsi="Cambria Math" w:cs="Times New Roman"/>
                  <w:b/>
                </w:rPr>
              </w:del>
            </m:ctrlPr>
          </m:sSubSupPr>
          <m:e>
            <w:del w:id="364" w:author="Thorson, James" w:date="2016-07-29T15:45:00Z">
              <m:r>
                <m:rPr>
                  <m:sty m:val="b"/>
                </m:rPr>
                <w:rPr>
                  <w:rFonts w:ascii="Cambria Math" w:hAnsi="Cambria Math" w:cs="Times New Roman"/>
                </w:rPr>
                <m:t>σ</m:t>
              </m:r>
            </w:del>
          </m:e>
          <m:sub>
            <w:del w:id="365" w:author="Thorson, James" w:date="2016-07-29T15:45:00Z">
              <m:r>
                <m:rPr>
                  <m:sty m:val="b"/>
                </m:rPr>
                <w:rPr>
                  <w:rFonts w:ascii="Cambria Math" w:hAnsi="Cambria Math" w:cs="Times New Roman"/>
                </w:rPr>
                <m:t>i,t</m:t>
              </m:r>
            </w:del>
          </m:sub>
          <m:sup>
            <w:del w:id="366" w:author="Thorson, James" w:date="2016-07-29T15:45:00Z">
              <m:r>
                <m:rPr>
                  <m:sty m:val="b"/>
                </m:rPr>
                <w:rPr>
                  <w:rFonts w:ascii="Cambria Math" w:hAnsi="Cambria Math" w:cs="Times New Roman"/>
                </w:rPr>
                <m:t>2</m:t>
              </m:r>
            </w:del>
          </m:sup>
        </m:sSubSup>
      </m:oMath>
      <w:del w:id="367" w:author="Thorson, James" w:date="2016-07-29T15:45:00Z">
        <w:r w:rsidR="002E1D4D" w:rsidRPr="00E543E9" w:rsidDel="004D5DA7">
          <w:rPr>
            <w:rFonts w:ascii="Times New Roman" w:hAnsi="Times New Roman" w:cs="Times New Roman"/>
            <w:b/>
            <w:rPrChange w:id="368" w:author="Thorson, James" w:date="2016-07-29T16:41:00Z">
              <w:rPr>
                <w:rFonts w:ascii="Times New Roman" w:hAnsi="Times New Roman" w:cs="Times New Roman"/>
              </w:rPr>
            </w:rPrChange>
          </w:rPr>
          <w:delText xml:space="preserve"> – variance for the Poisson lognormal overdispersion</w:delText>
        </w:r>
      </w:del>
    </w:p>
    <w:p w14:paraId="67AD5154" w14:textId="56D21D69" w:rsidR="002E1D4D" w:rsidRPr="00E543E9" w:rsidDel="004D5DA7" w:rsidRDefault="002E1D4D">
      <w:pPr>
        <w:tabs>
          <w:tab w:val="left" w:pos="360"/>
          <w:tab w:val="left" w:pos="8640"/>
        </w:tabs>
        <w:rPr>
          <w:del w:id="369" w:author="Thorson, James" w:date="2016-07-29T15:45:00Z"/>
          <w:rFonts w:ascii="Times New Roman" w:hAnsi="Times New Roman" w:cs="Times New Roman"/>
          <w:b/>
          <w:rPrChange w:id="370" w:author="Thorson, James" w:date="2016-07-29T16:41:00Z">
            <w:rPr>
              <w:del w:id="371" w:author="Thorson, James" w:date="2016-07-29T15:45:00Z"/>
              <w:rFonts w:ascii="Times New Roman" w:hAnsi="Times New Roman" w:cs="Times New Roman"/>
            </w:rPr>
          </w:rPrChange>
        </w:rPr>
        <w:pPrChange w:id="372" w:author="Thorson, James" w:date="2016-07-29T15:38:00Z">
          <w:pPr/>
        </w:pPrChange>
      </w:pPr>
    </w:p>
    <w:p w14:paraId="381CD0BF" w14:textId="5728BB08" w:rsidR="000111C2" w:rsidRPr="00E543E9" w:rsidDel="004D5DA7" w:rsidRDefault="00E543E9">
      <w:pPr>
        <w:tabs>
          <w:tab w:val="left" w:pos="360"/>
          <w:tab w:val="left" w:pos="8640"/>
        </w:tabs>
        <w:rPr>
          <w:del w:id="373" w:author="Thorson, James" w:date="2016-07-29T15:45:00Z"/>
          <w:rFonts w:ascii="Times New Roman" w:hAnsi="Times New Roman" w:cs="Times New Roman"/>
          <w:b/>
          <w:rPrChange w:id="374" w:author="Thorson, James" w:date="2016-07-29T16:41:00Z">
            <w:rPr>
              <w:del w:id="375" w:author="Thorson, James" w:date="2016-07-29T15:45:00Z"/>
              <w:rFonts w:ascii="Times New Roman" w:hAnsi="Times New Roman" w:cs="Times New Roman"/>
            </w:rPr>
          </w:rPrChange>
        </w:rPr>
        <w:pPrChange w:id="376" w:author="Thorson, James" w:date="2016-07-29T15:38:00Z">
          <w:pPr/>
        </w:pPrChange>
      </w:pPr>
      <w:del w:id="377" w:author="Thorson, James" w:date="2016-07-29T15:45:00Z">
        <m:oMath>
          <m:r>
            <m:rPr>
              <m:sty m:val="b"/>
            </m:rPr>
            <w:rPr>
              <w:rFonts w:ascii="Cambria Math" w:hAnsi="Cambria Math" w:cs="Times New Roman"/>
            </w:rPr>
            <m:t>γ</m:t>
          </m:r>
        </m:oMath>
        <w:r w:rsidR="000111C2" w:rsidRPr="00E543E9" w:rsidDel="004D5DA7">
          <w:rPr>
            <w:rFonts w:ascii="Times New Roman" w:hAnsi="Times New Roman" w:cs="Times New Roman"/>
            <w:b/>
            <w:rPrChange w:id="378" w:author="Thorson, James" w:date="2016-07-29T16:41:00Z">
              <w:rPr>
                <w:rFonts w:ascii="Times New Roman" w:hAnsi="Times New Roman" w:cs="Times New Roman"/>
              </w:rPr>
            </w:rPrChange>
          </w:rPr>
          <w:delText xml:space="preserve"> - fixed effect coefficients (could use capitals to mean vector coef and matrix data)</w:delText>
        </w:r>
      </w:del>
    </w:p>
    <w:p w14:paraId="2404167D" w14:textId="428AC9C6" w:rsidR="000111C2" w:rsidRPr="00E543E9" w:rsidDel="004D5DA7" w:rsidRDefault="000111C2">
      <w:pPr>
        <w:tabs>
          <w:tab w:val="left" w:pos="360"/>
          <w:tab w:val="left" w:pos="8640"/>
        </w:tabs>
        <w:rPr>
          <w:del w:id="379" w:author="Thorson, James" w:date="2016-07-29T15:45:00Z"/>
          <w:rFonts w:ascii="Times New Roman" w:hAnsi="Times New Roman" w:cs="Times New Roman"/>
          <w:b/>
          <w:rPrChange w:id="380" w:author="Thorson, James" w:date="2016-07-29T16:41:00Z">
            <w:rPr>
              <w:del w:id="381" w:author="Thorson, James" w:date="2016-07-29T15:45:00Z"/>
              <w:rFonts w:ascii="Times New Roman" w:hAnsi="Times New Roman" w:cs="Times New Roman"/>
            </w:rPr>
          </w:rPrChange>
        </w:rPr>
        <w:pPrChange w:id="382" w:author="Thorson, James" w:date="2016-07-29T15:38:00Z">
          <w:pPr/>
        </w:pPrChange>
      </w:pPr>
    </w:p>
    <w:p w14:paraId="56BA029E" w14:textId="0C32DBE2" w:rsidR="000111C2" w:rsidRPr="00E543E9" w:rsidDel="004D5DA7" w:rsidRDefault="006F707A">
      <w:pPr>
        <w:tabs>
          <w:tab w:val="left" w:pos="360"/>
          <w:tab w:val="left" w:pos="8640"/>
        </w:tabs>
        <w:rPr>
          <w:del w:id="383" w:author="Thorson, James" w:date="2016-07-29T15:45:00Z"/>
          <w:rFonts w:ascii="Times New Roman" w:hAnsi="Times New Roman" w:cs="Times New Roman"/>
          <w:b/>
          <w:rPrChange w:id="384" w:author="Thorson, James" w:date="2016-07-29T16:41:00Z">
            <w:rPr>
              <w:del w:id="385" w:author="Thorson, James" w:date="2016-07-29T15:45:00Z"/>
              <w:rFonts w:ascii="Times New Roman" w:hAnsi="Times New Roman" w:cs="Times New Roman"/>
            </w:rPr>
          </w:rPrChange>
        </w:rPr>
        <w:pPrChange w:id="386" w:author="Thorson, James" w:date="2016-07-29T15:38:00Z">
          <w:pPr/>
        </w:pPrChange>
      </w:pPr>
      <m:oMath>
        <m:sSub>
          <m:sSubPr>
            <m:ctrlPr>
              <w:del w:id="387" w:author="Thorson, James" w:date="2016-07-29T15:45:00Z">
                <w:rPr>
                  <w:rFonts w:ascii="Cambria Math" w:hAnsi="Cambria Math" w:cs="Times New Roman"/>
                  <w:b/>
                </w:rPr>
              </w:del>
            </m:ctrlPr>
          </m:sSubPr>
          <m:e>
            <w:del w:id="388" w:author="Thorson, James" w:date="2016-07-29T15:45:00Z">
              <m:r>
                <m:rPr>
                  <m:sty m:val="b"/>
                </m:rPr>
                <w:rPr>
                  <w:rFonts w:ascii="Cambria Math" w:hAnsi="Cambria Math" w:cs="Times New Roman"/>
                </w:rPr>
                <m:t>ε</m:t>
              </m:r>
            </w:del>
          </m:e>
          <m:sub>
            <w:del w:id="389" w:author="Thorson, James" w:date="2016-07-29T15:45:00Z">
              <m:r>
                <m:rPr>
                  <m:sty m:val="b"/>
                </m:rPr>
                <w:rPr>
                  <w:rFonts w:ascii="Cambria Math" w:hAnsi="Cambria Math" w:cs="Times New Roman"/>
                </w:rPr>
                <m:t>i</m:t>
              </m:r>
            </w:del>
          </m:sub>
        </m:sSub>
      </m:oMath>
      <w:del w:id="390" w:author="Thorson, James" w:date="2016-07-29T15:45:00Z">
        <w:r w:rsidR="000111C2" w:rsidRPr="00E543E9" w:rsidDel="004D5DA7">
          <w:rPr>
            <w:rFonts w:ascii="Times New Roman" w:hAnsi="Times New Roman" w:cs="Times New Roman"/>
            <w:b/>
            <w:rPrChange w:id="391" w:author="Thorson, James" w:date="2016-07-29T16:41:00Z">
              <w:rPr>
                <w:rFonts w:ascii="Times New Roman" w:hAnsi="Times New Roman" w:cs="Times New Roman"/>
              </w:rPr>
            </w:rPrChange>
          </w:rPr>
          <w:delText xml:space="preserve"> - spatial component</w:delText>
        </w:r>
      </w:del>
    </w:p>
    <w:p w14:paraId="07619D88" w14:textId="1EF7D190" w:rsidR="004C6E1F" w:rsidRPr="00E543E9" w:rsidDel="004D5DA7" w:rsidRDefault="004C6E1F">
      <w:pPr>
        <w:tabs>
          <w:tab w:val="left" w:pos="360"/>
          <w:tab w:val="left" w:pos="8640"/>
        </w:tabs>
        <w:rPr>
          <w:del w:id="392" w:author="Thorson, James" w:date="2016-07-29T15:45:00Z"/>
          <w:rFonts w:ascii="Times New Roman" w:hAnsi="Times New Roman" w:cs="Times New Roman"/>
          <w:b/>
          <w:rPrChange w:id="393" w:author="Thorson, James" w:date="2016-07-29T16:41:00Z">
            <w:rPr>
              <w:del w:id="394" w:author="Thorson, James" w:date="2016-07-29T15:45:00Z"/>
              <w:rFonts w:ascii="Times New Roman" w:hAnsi="Times New Roman" w:cs="Times New Roman"/>
            </w:rPr>
          </w:rPrChange>
        </w:rPr>
        <w:pPrChange w:id="395" w:author="Thorson, James" w:date="2016-07-29T15:38:00Z">
          <w:pPr/>
        </w:pPrChange>
      </w:pPr>
    </w:p>
    <w:p w14:paraId="6CE47EEC" w14:textId="61594D12" w:rsidR="000111C2" w:rsidRPr="00E543E9" w:rsidDel="004D5DA7" w:rsidRDefault="006F707A">
      <w:pPr>
        <w:tabs>
          <w:tab w:val="left" w:pos="360"/>
          <w:tab w:val="left" w:pos="8640"/>
        </w:tabs>
        <w:rPr>
          <w:del w:id="396" w:author="Thorson, James" w:date="2016-07-29T15:45:00Z"/>
          <w:rFonts w:ascii="Times New Roman" w:hAnsi="Times New Roman" w:cs="Times New Roman"/>
          <w:b/>
          <w:rPrChange w:id="397" w:author="Thorson, James" w:date="2016-07-29T16:41:00Z">
            <w:rPr>
              <w:del w:id="398" w:author="Thorson, James" w:date="2016-07-29T15:45:00Z"/>
              <w:rFonts w:ascii="Times New Roman" w:hAnsi="Times New Roman" w:cs="Times New Roman"/>
            </w:rPr>
          </w:rPrChange>
        </w:rPr>
        <w:pPrChange w:id="399" w:author="Thorson, James" w:date="2016-07-29T15:38:00Z">
          <w:pPr/>
        </w:pPrChange>
      </w:pPr>
      <m:oMath>
        <m:sSub>
          <m:sSubPr>
            <m:ctrlPr>
              <w:del w:id="400" w:author="Thorson, James" w:date="2016-07-29T15:45:00Z">
                <w:rPr>
                  <w:rFonts w:ascii="Cambria Math" w:hAnsi="Cambria Math" w:cs="Times New Roman"/>
                  <w:b/>
                </w:rPr>
              </w:del>
            </m:ctrlPr>
          </m:sSubPr>
          <m:e>
            <w:del w:id="401" w:author="Thorson, James" w:date="2016-07-29T15:45:00Z">
              <m:r>
                <m:rPr>
                  <m:sty m:val="b"/>
                </m:rPr>
                <w:rPr>
                  <w:rFonts w:ascii="Cambria Math" w:hAnsi="Cambria Math" w:cs="Times New Roman"/>
                </w:rPr>
                <m:t>δ</m:t>
              </m:r>
            </w:del>
          </m:e>
          <m:sub>
            <w:del w:id="402" w:author="Thorson, James" w:date="2016-07-29T15:45:00Z">
              <m:r>
                <m:rPr>
                  <m:sty m:val="b"/>
                </m:rPr>
                <w:rPr>
                  <w:rFonts w:ascii="Cambria Math" w:hAnsi="Cambria Math" w:cs="Times New Roman"/>
                </w:rPr>
                <m:t>t</m:t>
              </m:r>
            </w:del>
          </m:sub>
        </m:sSub>
      </m:oMath>
      <w:del w:id="403" w:author="Thorson, James" w:date="2016-07-29T15:45:00Z">
        <w:r w:rsidR="000111C2" w:rsidRPr="00E543E9" w:rsidDel="004D5DA7">
          <w:rPr>
            <w:rFonts w:ascii="Times New Roman" w:hAnsi="Times New Roman" w:cs="Times New Roman"/>
            <w:b/>
            <w:rPrChange w:id="404" w:author="Thorson, James" w:date="2016-07-29T16:41:00Z">
              <w:rPr>
                <w:rFonts w:ascii="Times New Roman" w:hAnsi="Times New Roman" w:cs="Times New Roman"/>
              </w:rPr>
            </w:rPrChange>
          </w:rPr>
          <w:delText xml:space="preserve"> - temporal component (AR1)</w:delText>
        </w:r>
      </w:del>
    </w:p>
    <w:p w14:paraId="5B7C3CC1" w14:textId="43305588" w:rsidR="000111C2" w:rsidRPr="00E543E9" w:rsidDel="004D5DA7" w:rsidRDefault="000111C2">
      <w:pPr>
        <w:tabs>
          <w:tab w:val="left" w:pos="360"/>
          <w:tab w:val="left" w:pos="8640"/>
        </w:tabs>
        <w:rPr>
          <w:del w:id="405" w:author="Thorson, James" w:date="2016-07-29T15:45:00Z"/>
          <w:rFonts w:ascii="Times New Roman" w:hAnsi="Times New Roman" w:cs="Times New Roman"/>
          <w:b/>
          <w:rPrChange w:id="406" w:author="Thorson, James" w:date="2016-07-29T16:41:00Z">
            <w:rPr>
              <w:del w:id="407" w:author="Thorson, James" w:date="2016-07-29T15:45:00Z"/>
              <w:rFonts w:ascii="Times New Roman" w:hAnsi="Times New Roman" w:cs="Times New Roman"/>
            </w:rPr>
          </w:rPrChange>
        </w:rPr>
        <w:pPrChange w:id="408" w:author="Thorson, James" w:date="2016-07-29T15:38:00Z">
          <w:pPr/>
        </w:pPrChange>
      </w:pPr>
    </w:p>
    <w:p w14:paraId="179259EA" w14:textId="46CF2B64" w:rsidR="000111C2" w:rsidRPr="00E543E9" w:rsidDel="004D5DA7" w:rsidRDefault="006F707A">
      <w:pPr>
        <w:tabs>
          <w:tab w:val="left" w:pos="360"/>
          <w:tab w:val="left" w:pos="8640"/>
        </w:tabs>
        <w:rPr>
          <w:del w:id="409" w:author="Thorson, James" w:date="2016-07-29T15:45:00Z"/>
          <w:rFonts w:ascii="Times New Roman" w:hAnsi="Times New Roman" w:cs="Times New Roman"/>
          <w:b/>
          <w:rPrChange w:id="410" w:author="Thorson, James" w:date="2016-07-29T16:41:00Z">
            <w:rPr>
              <w:del w:id="411" w:author="Thorson, James" w:date="2016-07-29T15:45:00Z"/>
              <w:rFonts w:ascii="Times New Roman" w:hAnsi="Times New Roman" w:cs="Times New Roman"/>
            </w:rPr>
          </w:rPrChange>
        </w:rPr>
        <w:pPrChange w:id="412" w:author="Thorson, James" w:date="2016-07-29T15:38:00Z">
          <w:pPr/>
        </w:pPrChange>
      </w:pPr>
      <m:oMath>
        <m:sSub>
          <m:sSubPr>
            <m:ctrlPr>
              <w:del w:id="413" w:author="Thorson, James" w:date="2016-07-29T15:45:00Z">
                <w:rPr>
                  <w:rFonts w:ascii="Cambria Math" w:hAnsi="Cambria Math" w:cs="Times New Roman"/>
                  <w:b/>
                </w:rPr>
              </w:del>
            </m:ctrlPr>
          </m:sSubPr>
          <m:e>
            <w:del w:id="414" w:author="Thorson, James" w:date="2016-07-29T15:45:00Z">
              <m:r>
                <m:rPr>
                  <m:sty m:val="b"/>
                </m:rPr>
                <w:rPr>
                  <w:rFonts w:ascii="Cambria Math" w:hAnsi="Cambria Math" w:cs="Times New Roman"/>
                </w:rPr>
                <m:t>ν</m:t>
              </m:r>
            </w:del>
          </m:e>
          <m:sub>
            <w:del w:id="415" w:author="Thorson, James" w:date="2016-07-29T15:45:00Z">
              <m:r>
                <m:rPr>
                  <m:sty m:val="b"/>
                </m:rPr>
                <w:rPr>
                  <w:rFonts w:ascii="Cambria Math" w:hAnsi="Cambria Math" w:cs="Times New Roman"/>
                </w:rPr>
                <m:t>i,t</m:t>
              </m:r>
            </w:del>
          </m:sub>
        </m:sSub>
      </m:oMath>
      <w:del w:id="416" w:author="Thorson, James" w:date="2016-07-29T15:45:00Z">
        <w:r w:rsidR="000111C2" w:rsidRPr="00E543E9" w:rsidDel="004D5DA7">
          <w:rPr>
            <w:rFonts w:ascii="Times New Roman" w:hAnsi="Times New Roman" w:cs="Times New Roman"/>
            <w:b/>
            <w:rPrChange w:id="417" w:author="Thorson, James" w:date="2016-07-29T16:41:00Z">
              <w:rPr>
                <w:rFonts w:ascii="Times New Roman" w:hAnsi="Times New Roman" w:cs="Times New Roman"/>
              </w:rPr>
            </w:rPrChange>
          </w:rPr>
          <w:delText xml:space="preserve"> spatiotemporal component</w:delText>
        </w:r>
      </w:del>
    </w:p>
    <w:p w14:paraId="06B8A106" w14:textId="4D85B5AF" w:rsidR="000111C2" w:rsidRPr="00E543E9" w:rsidDel="004D5DA7" w:rsidRDefault="000111C2">
      <w:pPr>
        <w:tabs>
          <w:tab w:val="left" w:pos="360"/>
          <w:tab w:val="left" w:pos="8640"/>
        </w:tabs>
        <w:rPr>
          <w:del w:id="418" w:author="Thorson, James" w:date="2016-07-29T15:45:00Z"/>
          <w:rFonts w:ascii="Times New Roman" w:hAnsi="Times New Roman" w:cs="Times New Roman"/>
          <w:b/>
          <w:rPrChange w:id="419" w:author="Thorson, James" w:date="2016-07-29T16:41:00Z">
            <w:rPr>
              <w:del w:id="420" w:author="Thorson, James" w:date="2016-07-29T15:45:00Z"/>
              <w:rFonts w:ascii="Times New Roman" w:hAnsi="Times New Roman" w:cs="Times New Roman"/>
            </w:rPr>
          </w:rPrChange>
        </w:rPr>
        <w:pPrChange w:id="421" w:author="Thorson, James" w:date="2016-07-29T15:38:00Z">
          <w:pPr/>
        </w:pPrChange>
      </w:pPr>
    </w:p>
    <w:p w14:paraId="2AE1C2B6" w14:textId="32105FBC" w:rsidR="000111C2" w:rsidRPr="00E543E9" w:rsidDel="004D5DA7" w:rsidRDefault="006F707A">
      <w:pPr>
        <w:tabs>
          <w:tab w:val="left" w:pos="360"/>
          <w:tab w:val="left" w:pos="8640"/>
        </w:tabs>
        <w:rPr>
          <w:del w:id="422" w:author="Thorson, James" w:date="2016-07-29T15:45:00Z"/>
          <w:rFonts w:ascii="Times New Roman" w:hAnsi="Times New Roman" w:cs="Times New Roman"/>
          <w:b/>
          <w:rPrChange w:id="423" w:author="Thorson, James" w:date="2016-07-29T16:41:00Z">
            <w:rPr>
              <w:del w:id="424" w:author="Thorson, James" w:date="2016-07-29T15:45:00Z"/>
              <w:rFonts w:ascii="Times New Roman" w:hAnsi="Times New Roman" w:cs="Times New Roman"/>
            </w:rPr>
          </w:rPrChange>
        </w:rPr>
        <w:pPrChange w:id="425" w:author="Thorson, James" w:date="2016-07-29T15:38:00Z">
          <w:pPr/>
        </w:pPrChange>
      </w:pPr>
      <m:oMath>
        <m:sSub>
          <m:sSubPr>
            <m:ctrlPr>
              <w:del w:id="426" w:author="Thorson, James" w:date="2016-07-29T15:45:00Z">
                <w:rPr>
                  <w:rFonts w:ascii="Cambria Math" w:hAnsi="Cambria Math" w:cs="Times New Roman"/>
                  <w:b/>
                </w:rPr>
              </w:del>
            </m:ctrlPr>
          </m:sSubPr>
          <m:e>
            <w:del w:id="427" w:author="Thorson, James" w:date="2016-07-29T15:45:00Z">
              <m:r>
                <m:rPr>
                  <m:sty m:val="b"/>
                </m:rPr>
                <w:rPr>
                  <w:rFonts w:ascii="Cambria Math" w:hAnsi="Cambria Math" w:cs="Times New Roman"/>
                </w:rPr>
                <m:t>φ</m:t>
              </m:r>
            </w:del>
          </m:e>
          <m:sub>
            <w:del w:id="428" w:author="Thorson, James" w:date="2016-07-29T15:45:00Z">
              <m:r>
                <m:rPr>
                  <m:sty m:val="b"/>
                </m:rPr>
                <w:rPr>
                  <w:rFonts w:ascii="Cambria Math" w:hAnsi="Cambria Math" w:cs="Times New Roman"/>
                </w:rPr>
                <m:t>i,t</m:t>
              </m:r>
            </w:del>
          </m:sub>
        </m:sSub>
      </m:oMath>
      <w:del w:id="429" w:author="Thorson, James" w:date="2016-07-29T15:45:00Z">
        <w:r w:rsidR="000111C2" w:rsidRPr="00E543E9" w:rsidDel="004D5DA7">
          <w:rPr>
            <w:rFonts w:ascii="Times New Roman" w:hAnsi="Times New Roman" w:cs="Times New Roman"/>
            <w:b/>
            <w:rPrChange w:id="430" w:author="Thorson, James" w:date="2016-07-29T16:41:00Z">
              <w:rPr>
                <w:rFonts w:ascii="Times New Roman" w:hAnsi="Times New Roman" w:cs="Times New Roman"/>
              </w:rPr>
            </w:rPrChange>
          </w:rPr>
          <w:delText xml:space="preserve"> - offset for length of stream sampled (length of survey / 100 m) so all abundances are relative to fish per 100 m of stream length.</w:delText>
        </w:r>
      </w:del>
    </w:p>
    <w:p w14:paraId="29692703" w14:textId="7FEF62EC" w:rsidR="000111C2" w:rsidRPr="00E543E9" w:rsidDel="004D5DA7" w:rsidRDefault="000111C2">
      <w:pPr>
        <w:tabs>
          <w:tab w:val="left" w:pos="360"/>
          <w:tab w:val="left" w:pos="8640"/>
        </w:tabs>
        <w:rPr>
          <w:del w:id="431" w:author="Thorson, James" w:date="2016-07-29T15:45:00Z"/>
          <w:rFonts w:ascii="Times New Roman" w:hAnsi="Times New Roman" w:cs="Times New Roman"/>
          <w:b/>
          <w:rPrChange w:id="432" w:author="Thorson, James" w:date="2016-07-29T16:41:00Z">
            <w:rPr>
              <w:del w:id="433" w:author="Thorson, James" w:date="2016-07-29T15:45:00Z"/>
              <w:rFonts w:ascii="Times New Roman" w:hAnsi="Times New Roman" w:cs="Times New Roman"/>
            </w:rPr>
          </w:rPrChange>
        </w:rPr>
        <w:pPrChange w:id="434" w:author="Thorson, James" w:date="2016-07-29T15:38:00Z">
          <w:pPr/>
        </w:pPrChange>
      </w:pPr>
    </w:p>
    <w:p w14:paraId="01DCBC7E" w14:textId="1DB306DA" w:rsidR="000111C2" w:rsidRPr="00E543E9" w:rsidDel="004D5DA7" w:rsidRDefault="000111C2">
      <w:pPr>
        <w:tabs>
          <w:tab w:val="left" w:pos="360"/>
          <w:tab w:val="left" w:pos="8640"/>
        </w:tabs>
        <w:rPr>
          <w:del w:id="435" w:author="Thorson, James" w:date="2016-07-29T15:45:00Z"/>
          <w:rFonts w:ascii="Times New Roman" w:hAnsi="Times New Roman" w:cs="Times New Roman"/>
          <w:b/>
          <w:rPrChange w:id="436" w:author="Thorson, James" w:date="2016-07-29T16:41:00Z">
            <w:rPr>
              <w:del w:id="437" w:author="Thorson, James" w:date="2016-07-29T15:45:00Z"/>
              <w:rFonts w:ascii="Times New Roman" w:hAnsi="Times New Roman" w:cs="Times New Roman"/>
            </w:rPr>
          </w:rPrChange>
        </w:rPr>
        <w:pPrChange w:id="438" w:author="Thorson, James" w:date="2016-07-29T15:38:00Z">
          <w:pPr/>
        </w:pPrChange>
      </w:pPr>
    </w:p>
    <w:p w14:paraId="16F210B0" w14:textId="0D99E77A" w:rsidR="00B17126" w:rsidRPr="00E543E9" w:rsidDel="004D5DA7" w:rsidRDefault="00B17126">
      <w:pPr>
        <w:tabs>
          <w:tab w:val="left" w:pos="360"/>
          <w:tab w:val="left" w:pos="8640"/>
        </w:tabs>
        <w:rPr>
          <w:del w:id="439" w:author="Thorson, James" w:date="2016-07-29T15:45:00Z"/>
          <w:rFonts w:ascii="Times New Roman" w:hAnsi="Times New Roman" w:cs="Times New Roman"/>
          <w:b/>
          <w:rPrChange w:id="440" w:author="Thorson, James" w:date="2016-07-29T16:41:00Z">
            <w:rPr>
              <w:del w:id="441" w:author="Thorson, James" w:date="2016-07-29T15:45:00Z"/>
              <w:rFonts w:ascii="Times New Roman" w:hAnsi="Times New Roman" w:cs="Times New Roman"/>
              <w:i/>
            </w:rPr>
          </w:rPrChange>
        </w:rPr>
        <w:pPrChange w:id="442" w:author="Thorson, James" w:date="2016-07-29T15:38:00Z">
          <w:pPr/>
        </w:pPrChange>
      </w:pPr>
      <w:commentRangeStart w:id="443"/>
      <w:del w:id="444" w:author="Thorson, James" w:date="2016-07-29T15:45:00Z">
        <w:r w:rsidRPr="00E543E9" w:rsidDel="004D5DA7">
          <w:rPr>
            <w:rFonts w:ascii="Times New Roman" w:hAnsi="Times New Roman" w:cs="Times New Roman"/>
            <w:b/>
            <w:rPrChange w:id="445" w:author="Thorson, James" w:date="2016-07-29T16:41:00Z">
              <w:rPr>
                <w:rFonts w:ascii="Times New Roman" w:hAnsi="Times New Roman" w:cs="Times New Roman"/>
                <w:i/>
              </w:rPr>
            </w:rPrChange>
          </w:rPr>
          <w:delText>Random Fields</w:delText>
        </w:r>
      </w:del>
    </w:p>
    <w:p w14:paraId="5F76EB47" w14:textId="6451ECA3" w:rsidR="00B17126" w:rsidRPr="00E543E9" w:rsidDel="004D5DA7" w:rsidRDefault="00B17126">
      <w:pPr>
        <w:tabs>
          <w:tab w:val="left" w:pos="360"/>
          <w:tab w:val="left" w:pos="8640"/>
        </w:tabs>
        <w:rPr>
          <w:del w:id="446" w:author="Thorson, James" w:date="2016-07-29T15:45:00Z"/>
          <w:rFonts w:ascii="Times New Roman" w:hAnsi="Times New Roman" w:cs="Times New Roman"/>
          <w:b/>
          <w:rPrChange w:id="447" w:author="Thorson, James" w:date="2016-07-29T16:41:00Z">
            <w:rPr>
              <w:del w:id="448" w:author="Thorson, James" w:date="2016-07-29T15:45:00Z"/>
              <w:rFonts w:ascii="Times New Roman" w:hAnsi="Times New Roman" w:cs="Times New Roman"/>
            </w:rPr>
          </w:rPrChange>
        </w:rPr>
        <w:pPrChange w:id="449" w:author="Thorson, James" w:date="2016-07-29T15:38:00Z">
          <w:pPr/>
        </w:pPrChange>
      </w:pPr>
    </w:p>
    <w:p w14:paraId="75F1368E" w14:textId="08FE39BC" w:rsidR="004B4C24" w:rsidRPr="00E543E9" w:rsidDel="004D5DA7" w:rsidRDefault="004B4C24">
      <w:pPr>
        <w:tabs>
          <w:tab w:val="left" w:pos="360"/>
          <w:tab w:val="left" w:pos="8640"/>
        </w:tabs>
        <w:rPr>
          <w:del w:id="450" w:author="Thorson, James" w:date="2016-07-29T15:45:00Z"/>
          <w:rFonts w:ascii="Times New Roman" w:hAnsi="Times New Roman" w:cs="Times New Roman"/>
          <w:b/>
          <w:rPrChange w:id="451" w:author="Thorson, James" w:date="2016-07-29T16:41:00Z">
            <w:rPr>
              <w:del w:id="452" w:author="Thorson, James" w:date="2016-07-29T15:45:00Z"/>
              <w:rFonts w:ascii="Times New Roman" w:hAnsi="Times New Roman" w:cs="Times New Roman"/>
            </w:rPr>
          </w:rPrChange>
        </w:rPr>
        <w:pPrChange w:id="453" w:author="Thorson, James" w:date="2016-07-29T15:38:00Z">
          <w:pPr/>
        </w:pPrChange>
      </w:pPr>
      <w:del w:id="454" w:author="Thorson, James" w:date="2016-07-29T15:45:00Z">
        <w:r w:rsidRPr="00E543E9" w:rsidDel="004D5DA7">
          <w:rPr>
            <w:rFonts w:ascii="Times New Roman" w:hAnsi="Times New Roman" w:cs="Times New Roman"/>
            <w:b/>
            <w:rPrChange w:id="455" w:author="Thorson, James" w:date="2016-07-29T16:41:00Z">
              <w:rPr>
                <w:rFonts w:ascii="Times New Roman" w:hAnsi="Times New Roman" w:cs="Times New Roman"/>
              </w:rPr>
            </w:rPrChange>
          </w:rPr>
          <w:delText xml:space="preserve">A random field is a stochastic process with spatial values that vary continuously over a set parameter space. </w:delText>
        </w:r>
        <w:r w:rsidR="00344E5D" w:rsidRPr="00E543E9" w:rsidDel="004D5DA7">
          <w:rPr>
            <w:rFonts w:ascii="Times New Roman" w:hAnsi="Times New Roman" w:cs="Times New Roman"/>
            <w:b/>
            <w:rPrChange w:id="456" w:author="Thorson, James" w:date="2016-07-29T16:41:00Z">
              <w:rPr>
                <w:rFonts w:ascii="Times New Roman" w:hAnsi="Times New Roman" w:cs="Times New Roman"/>
              </w:rPr>
            </w:rPrChange>
          </w:rPr>
          <w:delText>Gaussian random fields follow a multivariate normal distribution with a spatially-structured covariance matrix. This multidimensional analog to the random variables frequently employed in hierarchical modeling of fish and wildlife populations (ref: royle, etc.) makes it a natural addition to these state-space models. However, dense covariance matrices make this type of geostatistical modeling computationally challenging (refs: Blangiardo book, Banerjee et al 2004). A recent solution to this is to represent the continuous Gaussian random field as a discretely indexed</w:delText>
        </w:r>
        <w:r w:rsidR="00434E44" w:rsidRPr="00E543E9" w:rsidDel="004D5DA7">
          <w:rPr>
            <w:rFonts w:ascii="Times New Roman" w:hAnsi="Times New Roman" w:cs="Times New Roman"/>
            <w:b/>
            <w:rPrChange w:id="457" w:author="Thorson, James" w:date="2016-07-29T16:41:00Z">
              <w:rPr>
                <w:rFonts w:ascii="Times New Roman" w:hAnsi="Times New Roman" w:cs="Times New Roman"/>
              </w:rPr>
            </w:rPrChange>
          </w:rPr>
          <w:delText xml:space="preserve"> Gaussian Markov Random Field (GMRF) where the spatial dependency is defined based on the neighboring points and represented a stochastic partial differential equation (</w:delText>
        </w:r>
        <w:r w:rsidR="0028590F" w:rsidRPr="00E543E9" w:rsidDel="004D5DA7">
          <w:rPr>
            <w:rFonts w:ascii="Times New Roman" w:hAnsi="Times New Roman" w:cs="Times New Roman"/>
            <w:b/>
            <w:rPrChange w:id="458" w:author="Thorson, James" w:date="2016-07-29T16:41:00Z">
              <w:rPr>
                <w:rFonts w:ascii="Times New Roman" w:hAnsi="Times New Roman" w:cs="Times New Roman"/>
              </w:rPr>
            </w:rPrChange>
          </w:rPr>
          <w:delText xml:space="preserve">SPDE; </w:delText>
        </w:r>
        <w:r w:rsidR="00434E44" w:rsidRPr="00E543E9" w:rsidDel="004D5DA7">
          <w:rPr>
            <w:rFonts w:ascii="Times New Roman" w:hAnsi="Times New Roman" w:cs="Times New Roman"/>
            <w:b/>
            <w:rPrChange w:id="459" w:author="Thorson, James" w:date="2016-07-29T16:41:00Z">
              <w:rPr>
                <w:rFonts w:ascii="Times New Roman" w:hAnsi="Times New Roman" w:cs="Times New Roman"/>
              </w:rPr>
            </w:rPrChange>
          </w:rPr>
          <w:delText xml:space="preserve">ref: Lindgre et al 2011, Blangiardo book). In most two dimensional landscapes a Matern covariance function with continuous Euclidean distances between points (refs). </w:delText>
        </w:r>
      </w:del>
    </w:p>
    <w:commentRangeEnd w:id="443"/>
    <w:p w14:paraId="7FC57A9D" w14:textId="1BF98531" w:rsidR="00480E8E" w:rsidRPr="00E543E9" w:rsidDel="004D5DA7" w:rsidRDefault="004D5DA7">
      <w:pPr>
        <w:tabs>
          <w:tab w:val="left" w:pos="360"/>
          <w:tab w:val="left" w:pos="8640"/>
        </w:tabs>
        <w:rPr>
          <w:del w:id="460" w:author="Thorson, James" w:date="2016-07-29T15:45:00Z"/>
          <w:rFonts w:ascii="Times New Roman" w:hAnsi="Times New Roman" w:cs="Times New Roman"/>
          <w:b/>
          <w:rPrChange w:id="461" w:author="Thorson, James" w:date="2016-07-29T16:41:00Z">
            <w:rPr>
              <w:del w:id="462" w:author="Thorson, James" w:date="2016-07-29T15:45:00Z"/>
              <w:rFonts w:ascii="Times New Roman" w:hAnsi="Times New Roman" w:cs="Times New Roman"/>
            </w:rPr>
          </w:rPrChange>
        </w:rPr>
        <w:pPrChange w:id="463" w:author="Thorson, James" w:date="2016-07-29T15:38:00Z">
          <w:pPr/>
        </w:pPrChange>
      </w:pPr>
      <w:r w:rsidRPr="00E543E9">
        <w:rPr>
          <w:rStyle w:val="CommentReference"/>
          <w:b/>
          <w:rPrChange w:id="464" w:author="Thorson, James" w:date="2016-07-29T16:41:00Z">
            <w:rPr>
              <w:rStyle w:val="CommentReference"/>
            </w:rPr>
          </w:rPrChange>
        </w:rPr>
        <w:commentReference w:id="443"/>
      </w:r>
    </w:p>
    <w:p w14:paraId="0909CBA0" w14:textId="521DC35E" w:rsidR="00B17126" w:rsidRPr="00E543E9" w:rsidRDefault="0028590F">
      <w:pPr>
        <w:tabs>
          <w:tab w:val="left" w:pos="360"/>
          <w:tab w:val="left" w:pos="8640"/>
        </w:tabs>
        <w:rPr>
          <w:rFonts w:ascii="Times New Roman" w:hAnsi="Times New Roman" w:cs="Times New Roman"/>
          <w:b/>
          <w:rPrChange w:id="465" w:author="Thorson, James" w:date="2016-07-29T16:41:00Z">
            <w:rPr>
              <w:rFonts w:ascii="Times New Roman" w:hAnsi="Times New Roman" w:cs="Times New Roman"/>
              <w:i/>
            </w:rPr>
          </w:rPrChange>
        </w:rPr>
        <w:pPrChange w:id="466" w:author="Thorson, James" w:date="2016-07-29T15:38:00Z">
          <w:pPr/>
        </w:pPrChange>
      </w:pPr>
      <w:del w:id="467" w:author="Thorson, James" w:date="2016-07-29T15:58:00Z">
        <w:r w:rsidRPr="00E543E9" w:rsidDel="00423501">
          <w:rPr>
            <w:rFonts w:ascii="Times New Roman" w:hAnsi="Times New Roman" w:cs="Times New Roman"/>
            <w:b/>
            <w:rPrChange w:id="468" w:author="Thorson, James" w:date="2016-07-29T16:41:00Z">
              <w:rPr>
                <w:rFonts w:ascii="Times New Roman" w:hAnsi="Times New Roman" w:cs="Times New Roman"/>
                <w:i/>
              </w:rPr>
            </w:rPrChange>
          </w:rPr>
          <w:delText>Network Spatial Relationships</w:delText>
        </w:r>
      </w:del>
      <w:commentRangeStart w:id="469"/>
      <w:proofErr w:type="spellStart"/>
      <w:ins w:id="470" w:author="Thorson, James" w:date="2016-07-29T15:58:00Z">
        <w:r w:rsidR="00423501" w:rsidRPr="00E543E9">
          <w:rPr>
            <w:rFonts w:ascii="Times New Roman" w:hAnsi="Times New Roman" w:cs="Times New Roman"/>
            <w:b/>
            <w:rPrChange w:id="471" w:author="Thorson, James" w:date="2016-07-29T16:41:00Z">
              <w:rPr>
                <w:rFonts w:ascii="Times New Roman" w:hAnsi="Times New Roman" w:cs="Times New Roman"/>
                <w:i/>
              </w:rPr>
            </w:rPrChange>
          </w:rPr>
          <w:t>Spatio</w:t>
        </w:r>
        <w:proofErr w:type="spellEnd"/>
        <w:r w:rsidR="00423501" w:rsidRPr="00E543E9">
          <w:rPr>
            <w:rFonts w:ascii="Times New Roman" w:hAnsi="Times New Roman" w:cs="Times New Roman"/>
            <w:b/>
            <w:rPrChange w:id="472" w:author="Thorson, James" w:date="2016-07-29T16:41:00Z">
              <w:rPr>
                <w:rFonts w:ascii="Times New Roman" w:hAnsi="Times New Roman" w:cs="Times New Roman"/>
                <w:i/>
              </w:rPr>
            </w:rPrChange>
          </w:rPr>
          <w:t>-temporal correlations on a stream network</w:t>
        </w:r>
        <w:commentRangeEnd w:id="469"/>
        <w:r w:rsidR="00423501" w:rsidRPr="00E543E9">
          <w:rPr>
            <w:rStyle w:val="CommentReference"/>
            <w:b/>
            <w:rPrChange w:id="473" w:author="Thorson, James" w:date="2016-07-29T16:41:00Z">
              <w:rPr>
                <w:rStyle w:val="CommentReference"/>
              </w:rPr>
            </w:rPrChange>
          </w:rPr>
          <w:commentReference w:id="469"/>
        </w:r>
      </w:ins>
    </w:p>
    <w:p w14:paraId="3EFA0A8C" w14:textId="39358311" w:rsidR="00A96236" w:rsidRPr="00031CAE" w:rsidDel="00E543E9" w:rsidRDefault="00A96236">
      <w:pPr>
        <w:tabs>
          <w:tab w:val="left" w:pos="360"/>
          <w:tab w:val="left" w:pos="8640"/>
        </w:tabs>
        <w:rPr>
          <w:del w:id="474" w:author="Thorson, James" w:date="2016-07-29T16:41:00Z"/>
          <w:rFonts w:ascii="Times New Roman" w:hAnsi="Times New Roman" w:cs="Times New Roman"/>
        </w:rPr>
        <w:pPrChange w:id="475" w:author="Thorson, James" w:date="2016-07-29T15:38:00Z">
          <w:pPr/>
        </w:pPrChange>
      </w:pPr>
    </w:p>
    <w:p w14:paraId="2B73C70C" w14:textId="54F1FFDC" w:rsidR="00596234" w:rsidRPr="00031CAE" w:rsidRDefault="00E543E9">
      <w:pPr>
        <w:tabs>
          <w:tab w:val="left" w:pos="360"/>
          <w:tab w:val="left" w:pos="8640"/>
        </w:tabs>
        <w:rPr>
          <w:ins w:id="476" w:author="Thorson, James" w:date="2016-07-29T16:20:00Z"/>
          <w:rFonts w:ascii="Times New Roman" w:hAnsi="Times New Roman" w:cs="Times New Roman"/>
        </w:rPr>
        <w:pPrChange w:id="477" w:author="Thorson, James" w:date="2016-07-29T16:14:00Z">
          <w:pPr/>
        </w:pPrChange>
      </w:pPr>
      <w:ins w:id="478" w:author="Thorson, James" w:date="2016-07-29T16:41:00Z">
        <w:r>
          <w:rPr>
            <w:rFonts w:ascii="Times New Roman" w:hAnsi="Times New Roman" w:cs="Times New Roman"/>
          </w:rPr>
          <w:tab/>
        </w:r>
      </w:ins>
      <w:r w:rsidR="00434E44" w:rsidRPr="00031CAE">
        <w:rPr>
          <w:rFonts w:ascii="Times New Roman" w:hAnsi="Times New Roman" w:cs="Times New Roman"/>
        </w:rPr>
        <w:t xml:space="preserve">Working within a dendritic stream network, Euclidean distances </w:t>
      </w:r>
      <w:del w:id="479" w:author="Thorson, James" w:date="2016-07-29T15:56:00Z">
        <w:r w:rsidR="00434E44" w:rsidRPr="00031CAE" w:rsidDel="00423501">
          <w:rPr>
            <w:rFonts w:ascii="Times New Roman" w:hAnsi="Times New Roman" w:cs="Times New Roman"/>
          </w:rPr>
          <w:delText xml:space="preserve">were </w:delText>
        </w:r>
      </w:del>
      <w:ins w:id="480" w:author="Thorson, James" w:date="2016-07-29T15:56:00Z">
        <w:r w:rsidR="00423501" w:rsidRPr="00031CAE">
          <w:rPr>
            <w:rFonts w:ascii="Times New Roman" w:hAnsi="Times New Roman" w:cs="Times New Roman"/>
          </w:rPr>
          <w:t xml:space="preserve">are </w:t>
        </w:r>
      </w:ins>
      <w:r w:rsidR="00434E44" w:rsidRPr="00031CAE">
        <w:rPr>
          <w:rFonts w:ascii="Times New Roman" w:hAnsi="Times New Roman" w:cs="Times New Roman"/>
        </w:rPr>
        <w:t xml:space="preserve">unlikely to represent the spatial </w:t>
      </w:r>
      <w:del w:id="481" w:author="Thorson, James" w:date="2016-07-29T16:09:00Z">
        <w:r w:rsidR="00434E44" w:rsidRPr="00031CAE" w:rsidDel="0011313E">
          <w:rPr>
            <w:rFonts w:ascii="Times New Roman" w:hAnsi="Times New Roman" w:cs="Times New Roman"/>
          </w:rPr>
          <w:delText>relationships of populations</w:delText>
        </w:r>
      </w:del>
      <w:ins w:id="482" w:author="Thorson, James" w:date="2016-07-29T16:09:00Z">
        <w:r w:rsidR="0011313E" w:rsidRPr="00031CAE">
          <w:rPr>
            <w:rFonts w:ascii="Times New Roman" w:hAnsi="Times New Roman" w:cs="Times New Roman"/>
          </w:rPr>
          <w:t>similarity of dynamics</w:t>
        </w:r>
      </w:ins>
      <w:r w:rsidR="00434E44" w:rsidRPr="00031CAE">
        <w:rPr>
          <w:rFonts w:ascii="Times New Roman" w:hAnsi="Times New Roman" w:cs="Times New Roman"/>
        </w:rPr>
        <w:t xml:space="preserve">. </w:t>
      </w:r>
      <w:r w:rsidR="0028590F" w:rsidRPr="00031CAE">
        <w:rPr>
          <w:rFonts w:ascii="Times New Roman" w:hAnsi="Times New Roman" w:cs="Times New Roman"/>
        </w:rPr>
        <w:t xml:space="preserve">Therefore, we </w:t>
      </w:r>
      <w:del w:id="483" w:author="Thorson, James" w:date="2016-07-29T15:56:00Z">
        <w:r w:rsidR="0028590F" w:rsidRPr="00031CAE" w:rsidDel="00423501">
          <w:rPr>
            <w:rFonts w:ascii="Times New Roman" w:hAnsi="Times New Roman" w:cs="Times New Roman"/>
          </w:rPr>
          <w:delText>had to define the network structure and hydrologic distances between locations</w:delText>
        </w:r>
      </w:del>
      <w:ins w:id="484" w:author="Thorson, James" w:date="2016-07-29T15:56:00Z">
        <w:r w:rsidR="00423501" w:rsidRPr="00031CAE">
          <w:rPr>
            <w:rFonts w:ascii="Times New Roman" w:hAnsi="Times New Roman" w:cs="Times New Roman"/>
          </w:rPr>
          <w:t>instead approximate the similarity between two sites by the minimum distance to move from one site to the other along the stream network</w:t>
        </w:r>
      </w:ins>
      <w:r w:rsidR="0028590F" w:rsidRPr="00031CAE">
        <w:rPr>
          <w:rFonts w:ascii="Times New Roman" w:hAnsi="Times New Roman" w:cs="Times New Roman"/>
        </w:rPr>
        <w:t xml:space="preserve">. </w:t>
      </w:r>
      <w:ins w:id="485" w:author="Thorson, James" w:date="2016-07-29T15:58:00Z">
        <w:r w:rsidR="00423501" w:rsidRPr="00031CAE">
          <w:rPr>
            <w:rFonts w:ascii="Times New Roman" w:hAnsi="Times New Roman" w:cs="Times New Roman"/>
          </w:rPr>
          <w:t xml:space="preserve"> To do so, we </w:t>
        </w:r>
      </w:ins>
      <w:ins w:id="486" w:author="Thorson, James" w:date="2016-07-29T15:59:00Z">
        <w:r w:rsidR="00423501" w:rsidRPr="00031CAE">
          <w:rPr>
            <w:rFonts w:ascii="Times New Roman" w:hAnsi="Times New Roman" w:cs="Times New Roman"/>
          </w:rPr>
          <w:t xml:space="preserve">augment the set of sampled </w:t>
        </w:r>
      </w:ins>
      <w:ins w:id="487" w:author="Thorson, James" w:date="2016-07-29T16:08:00Z">
        <w:r w:rsidR="0011313E" w:rsidRPr="00031CAE">
          <w:rPr>
            <w:rFonts w:ascii="Times New Roman" w:hAnsi="Times New Roman" w:cs="Times New Roman"/>
          </w:rPr>
          <w:t>sites</w:t>
        </w:r>
      </w:ins>
      <w:ins w:id="488" w:author="Thorson, James" w:date="2016-07-29T15:59:00Z">
        <w:r w:rsidR="00423501" w:rsidRPr="00031CAE">
          <w:rPr>
            <w:rFonts w:ascii="Times New Roman" w:hAnsi="Times New Roman" w:cs="Times New Roman"/>
          </w:rPr>
          <w:t xml:space="preserve"> </w:t>
        </w:r>
      </w:ins>
      <w:ins w:id="489" w:author="Thorson, James" w:date="2016-07-29T16:06:00Z">
        <w:r w:rsidR="0011313E" w:rsidRPr="00031CAE">
          <w:rPr>
            <w:rFonts w:ascii="Times New Roman" w:hAnsi="Times New Roman" w:cs="Times New Roman"/>
          </w:rPr>
          <w:t xml:space="preserve">(termed “sampling nodes”) </w:t>
        </w:r>
      </w:ins>
      <w:ins w:id="490" w:author="Thorson, James" w:date="2016-07-29T15:59:00Z">
        <w:r w:rsidR="00423501" w:rsidRPr="00031CAE">
          <w:rPr>
            <w:rFonts w:ascii="Times New Roman" w:hAnsi="Times New Roman" w:cs="Times New Roman"/>
          </w:rPr>
          <w:t xml:space="preserve">with a </w:t>
        </w:r>
      </w:ins>
      <w:ins w:id="491" w:author="Thorson, James" w:date="2016-07-29T16:00:00Z">
        <w:r w:rsidR="0011313E" w:rsidRPr="00031CAE">
          <w:rPr>
            <w:rFonts w:ascii="Times New Roman" w:hAnsi="Times New Roman" w:cs="Times New Roman"/>
          </w:rPr>
          <w:t xml:space="preserve">set of “branching </w:t>
        </w:r>
      </w:ins>
      <w:ins w:id="492" w:author="Thorson, James" w:date="2016-07-29T16:27:00Z">
        <w:r w:rsidR="00031CAE" w:rsidRPr="00031CAE">
          <w:rPr>
            <w:rFonts w:ascii="Times New Roman" w:hAnsi="Times New Roman" w:cs="Times New Roman"/>
          </w:rPr>
          <w:t>sites</w:t>
        </w:r>
      </w:ins>
      <w:ins w:id="493" w:author="Thorson, James" w:date="2016-07-29T16:00:00Z">
        <w:r w:rsidR="0011313E" w:rsidRPr="00031CAE">
          <w:rPr>
            <w:rFonts w:ascii="Times New Roman" w:hAnsi="Times New Roman" w:cs="Times New Roman"/>
          </w:rPr>
          <w:t xml:space="preserve">” </w:t>
        </w:r>
      </w:ins>
      <w:ins w:id="494" w:author="Thorson, James" w:date="2016-07-29T16:06:00Z">
        <w:r w:rsidR="0011313E" w:rsidRPr="00031CAE">
          <w:rPr>
            <w:rFonts w:ascii="Times New Roman" w:hAnsi="Times New Roman" w:cs="Times New Roman"/>
          </w:rPr>
          <w:t xml:space="preserve">(termed “branching nodes”) </w:t>
        </w:r>
      </w:ins>
      <w:ins w:id="495" w:author="Thorson, James" w:date="2016-07-29T16:00:00Z">
        <w:r w:rsidR="0011313E" w:rsidRPr="00031CAE">
          <w:rPr>
            <w:rFonts w:ascii="Times New Roman" w:hAnsi="Times New Roman" w:cs="Times New Roman"/>
          </w:rPr>
          <w:t>where two streams join</w:t>
        </w:r>
      </w:ins>
      <w:ins w:id="496" w:author="Thorson, James" w:date="2016-07-29T16:08:00Z">
        <w:r w:rsidR="0011313E" w:rsidRPr="00031CAE">
          <w:rPr>
            <w:rFonts w:ascii="Times New Roman" w:hAnsi="Times New Roman" w:cs="Times New Roman"/>
          </w:rPr>
          <w:t xml:space="preserve">, and note the direction of stream flow at each node.  We then identify the “root” of the network as the node </w:t>
        </w:r>
      </w:ins>
      <w:ins w:id="497" w:author="Thorson, James" w:date="2016-07-29T16:19:00Z">
        <w:r w:rsidR="00596234" w:rsidRPr="00031CAE">
          <w:rPr>
            <w:rFonts w:ascii="Times New Roman" w:hAnsi="Times New Roman" w:cs="Times New Roman"/>
          </w:rPr>
          <w:t xml:space="preserve">that </w:t>
        </w:r>
      </w:ins>
      <w:ins w:id="498" w:author="Thorson, James" w:date="2016-07-29T16:08:00Z">
        <w:r w:rsidR="0011313E" w:rsidRPr="00031CAE">
          <w:rPr>
            <w:rFonts w:ascii="Times New Roman" w:hAnsi="Times New Roman" w:cs="Times New Roman"/>
          </w:rPr>
          <w:t xml:space="preserve">is </w:t>
        </w:r>
      </w:ins>
      <w:ins w:id="499" w:author="Thorson, James" w:date="2016-07-29T16:10:00Z">
        <w:r w:rsidR="00596234" w:rsidRPr="00031CAE">
          <w:rPr>
            <w:rFonts w:ascii="Times New Roman" w:hAnsi="Times New Roman" w:cs="Times New Roman"/>
          </w:rPr>
          <w:t>downstream of all other nodes in the network.  We then move upstream from this “root” node, and identify the nearest node along the network</w:t>
        </w:r>
      </w:ins>
      <w:ins w:id="500" w:author="Thorson, James" w:date="2016-07-29T16:19:00Z">
        <w:r w:rsidR="00596234" w:rsidRPr="00031CAE">
          <w:rPr>
            <w:rFonts w:ascii="Times New Roman" w:hAnsi="Times New Roman" w:cs="Times New Roman"/>
          </w:rPr>
          <w:t xml:space="preserve"> (or nearest nodes if the root is a branching node)</w:t>
        </w:r>
      </w:ins>
      <w:ins w:id="501" w:author="Thorson, James" w:date="2016-07-29T16:10:00Z">
        <w:r w:rsidR="00596234" w:rsidRPr="00031CAE">
          <w:rPr>
            <w:rFonts w:ascii="Times New Roman" w:hAnsi="Times New Roman" w:cs="Times New Roman"/>
          </w:rPr>
          <w:t xml:space="preserve">.  </w:t>
        </w:r>
      </w:ins>
      <w:ins w:id="502" w:author="Thorson, James" w:date="2016-07-29T16:11:00Z">
        <w:r w:rsidR="00596234" w:rsidRPr="00031CAE">
          <w:rPr>
            <w:rFonts w:ascii="Times New Roman" w:hAnsi="Times New Roman" w:cs="Times New Roman"/>
          </w:rPr>
          <w:t>In this case, w</w:t>
        </w:r>
      </w:ins>
      <w:ins w:id="503" w:author="Thorson, James" w:date="2016-07-29T16:10:00Z">
        <w:r w:rsidR="00596234" w:rsidRPr="00031CAE">
          <w:rPr>
            <w:rFonts w:ascii="Times New Roman" w:hAnsi="Times New Roman" w:cs="Times New Roman"/>
          </w:rPr>
          <w:t>e</w:t>
        </w:r>
      </w:ins>
      <w:ins w:id="504" w:author="Thorson, James" w:date="2016-07-29T16:11:00Z">
        <w:r w:rsidR="00596234" w:rsidRPr="00031CAE">
          <w:rPr>
            <w:rFonts w:ascii="Times New Roman" w:hAnsi="Times New Roman" w:cs="Times New Roman"/>
          </w:rPr>
          <w:t xml:space="preserve"> label the root node as </w:t>
        </w:r>
      </w:ins>
      <w:ins w:id="505" w:author="Thorson, James" w:date="2016-07-29T16:10:00Z">
        <w:r w:rsidR="00596234" w:rsidRPr="00031CAE">
          <w:rPr>
            <w:rFonts w:ascii="Times New Roman" w:hAnsi="Times New Roman" w:cs="Times New Roman"/>
          </w:rPr>
          <w:t xml:space="preserve">the </w:t>
        </w:r>
      </w:ins>
      <w:ins w:id="506" w:author="Thorson, James" w:date="2016-07-29T16:11:00Z">
        <w:r w:rsidR="00596234" w:rsidRPr="00031CAE">
          <w:rPr>
            <w:rFonts w:ascii="Times New Roman" w:hAnsi="Times New Roman" w:cs="Times New Roman"/>
          </w:rPr>
          <w:t xml:space="preserve">“parent” and the nearest node (or nodes) as “children”.  Then starting from these children, we again move </w:t>
        </w:r>
        <w:bookmarkStart w:id="507" w:name="_GoBack"/>
        <w:bookmarkEnd w:id="507"/>
        <w:r w:rsidR="00596234" w:rsidRPr="00031CAE">
          <w:rPr>
            <w:rFonts w:ascii="Times New Roman" w:hAnsi="Times New Roman" w:cs="Times New Roman"/>
          </w:rPr>
          <w:t>upstream to the nearest node</w:t>
        </w:r>
      </w:ins>
      <w:ins w:id="508" w:author="Thorson, James" w:date="2016-07-29T16:19:00Z">
        <w:r w:rsidR="00596234" w:rsidRPr="00031CAE">
          <w:rPr>
            <w:rFonts w:ascii="Times New Roman" w:hAnsi="Times New Roman" w:cs="Times New Roman"/>
          </w:rPr>
          <w:t xml:space="preserve"> or nodes</w:t>
        </w:r>
      </w:ins>
      <w:ins w:id="509" w:author="Thorson, James" w:date="2016-07-29T16:11:00Z">
        <w:r w:rsidR="00596234" w:rsidRPr="00031CAE">
          <w:rPr>
            <w:rFonts w:ascii="Times New Roman" w:hAnsi="Times New Roman" w:cs="Times New Roman"/>
          </w:rPr>
          <w:t xml:space="preserve">, and </w:t>
        </w:r>
      </w:ins>
      <w:ins w:id="510" w:author="Thorson, James" w:date="2016-07-29T16:12:00Z">
        <w:r w:rsidR="00596234" w:rsidRPr="00031CAE">
          <w:rPr>
            <w:rFonts w:ascii="Times New Roman" w:hAnsi="Times New Roman" w:cs="Times New Roman"/>
          </w:rPr>
          <w:t xml:space="preserve">again </w:t>
        </w:r>
      </w:ins>
      <w:ins w:id="511" w:author="Thorson, James" w:date="2016-07-29T16:11:00Z">
        <w:r w:rsidR="00596234" w:rsidRPr="00031CAE">
          <w:rPr>
            <w:rFonts w:ascii="Times New Roman" w:hAnsi="Times New Roman" w:cs="Times New Roman"/>
          </w:rPr>
          <w:t xml:space="preserve">record the parent-child relation between these nodes.  </w:t>
        </w:r>
      </w:ins>
      <w:ins w:id="512" w:author="Thorson, James" w:date="2016-07-29T16:12:00Z">
        <w:r w:rsidR="00596234" w:rsidRPr="00031CAE">
          <w:rPr>
            <w:rFonts w:ascii="Times New Roman" w:hAnsi="Times New Roman" w:cs="Times New Roman"/>
          </w:rPr>
          <w:t xml:space="preserve">This process is continued until we have reached the headwaters (or the highest sampling nodes) in each stream in the network.  </w:t>
        </w:r>
      </w:ins>
      <w:ins w:id="513" w:author="Thorson, James" w:date="2016-07-29T16:13:00Z">
        <w:r w:rsidR="00596234" w:rsidRPr="00031CAE">
          <w:rPr>
            <w:rFonts w:ascii="Times New Roman" w:hAnsi="Times New Roman" w:cs="Times New Roman"/>
          </w:rPr>
          <w:t xml:space="preserve">This description of the network has </w:t>
        </w:r>
      </w:ins>
      <w:ins w:id="514" w:author="Thorson, James" w:date="2016-07-29T16:14:00Z">
        <w:r w:rsidR="00596234" w:rsidRPr="00031CAE">
          <w:rPr>
            <w:rFonts w:ascii="Times New Roman" w:hAnsi="Times New Roman" w:cs="Times New Roman"/>
          </w:rPr>
          <w:t>the important</w:t>
        </w:r>
      </w:ins>
      <w:ins w:id="515" w:author="Thorson, James" w:date="2016-07-29T16:13:00Z">
        <w:r w:rsidR="00596234" w:rsidRPr="00031CAE">
          <w:rPr>
            <w:rFonts w:ascii="Times New Roman" w:hAnsi="Times New Roman" w:cs="Times New Roman"/>
          </w:rPr>
          <w:t xml:space="preserve"> characteristics</w:t>
        </w:r>
      </w:ins>
      <w:ins w:id="516" w:author="Thorson, James" w:date="2016-07-29T16:14:00Z">
        <w:r w:rsidR="00596234" w:rsidRPr="00031CAE">
          <w:rPr>
            <w:rFonts w:ascii="Times New Roman" w:hAnsi="Times New Roman" w:cs="Times New Roman"/>
          </w:rPr>
          <w:t xml:space="preserve"> that e</w:t>
        </w:r>
      </w:ins>
      <w:ins w:id="517" w:author="Thorson, James" w:date="2016-07-29T16:13:00Z">
        <w:r w:rsidR="00596234" w:rsidRPr="00031CAE">
          <w:rPr>
            <w:rFonts w:ascii="Times New Roman" w:hAnsi="Times New Roman" w:cs="Times New Roman"/>
          </w:rPr>
          <w:t>ach node is the “child” in one and only one “parent-child” relationship.</w:t>
        </w:r>
      </w:ins>
      <w:ins w:id="518" w:author="Thorson, James" w:date="2016-07-29T16:14:00Z">
        <w:r w:rsidR="00031CAE" w:rsidRPr="00031CAE">
          <w:rPr>
            <w:rFonts w:ascii="Times New Roman" w:hAnsi="Times New Roman" w:cs="Times New Roman"/>
          </w:rPr>
          <w:t xml:space="preserve">  </w:t>
        </w:r>
      </w:ins>
    </w:p>
    <w:p w14:paraId="3FC9015E" w14:textId="68678079" w:rsidR="00031CAE" w:rsidRPr="00031CAE" w:rsidRDefault="00031CAE">
      <w:pPr>
        <w:tabs>
          <w:tab w:val="left" w:pos="360"/>
          <w:tab w:val="left" w:pos="8640"/>
        </w:tabs>
        <w:rPr>
          <w:ins w:id="519" w:author="Thorson, James" w:date="2016-07-29T16:16:00Z"/>
          <w:rFonts w:ascii="Times New Roman" w:hAnsi="Times New Roman" w:cs="Times New Roman"/>
        </w:rPr>
        <w:pPrChange w:id="520" w:author="Thorson, James" w:date="2016-07-29T16:14:00Z">
          <w:pPr/>
        </w:pPrChange>
      </w:pPr>
      <w:ins w:id="521" w:author="Thorson, James" w:date="2016-07-29T16:20:00Z">
        <w:r w:rsidRPr="00031CAE">
          <w:rPr>
            <w:rFonts w:ascii="Times New Roman" w:hAnsi="Times New Roman" w:cs="Times New Roman"/>
          </w:rPr>
          <w:tab/>
          <w:t xml:space="preserve">We also assume that </w:t>
        </w:r>
      </w:ins>
      <w:ins w:id="522" w:author="Thorson, James" w:date="2016-07-29T16:28:00Z">
        <w:r w:rsidRPr="00031CAE">
          <w:rPr>
            <w:rFonts w:ascii="Times New Roman" w:hAnsi="Times New Roman" w:cs="Times New Roman"/>
          </w:rPr>
          <w:t xml:space="preserve">variables along the network are “memory-less”, i.e., such that the value of a variable </w:t>
        </w:r>
        <m:oMath>
          <m:r>
            <m:rPr>
              <m:sty m:val="b"/>
            </m:rPr>
            <w:rPr>
              <w:rFonts w:ascii="Cambria Math" w:hAnsi="Cambria Math" w:cs="Times New Roman"/>
            </w:rPr>
            <m:t>ε</m:t>
          </m:r>
        </m:oMath>
      </w:ins>
      <w:ins w:id="523" w:author="Thorson, James" w:date="2016-07-29T16:29:00Z">
        <w:r w:rsidRPr="00031CAE">
          <w:rPr>
            <w:rFonts w:ascii="Times New Roman" w:hAnsi="Times New Roman" w:cs="Times New Roman"/>
            <w:rPrChange w:id="524" w:author="Thorson, James" w:date="2016-07-29T16:29:00Z">
              <w:rPr/>
            </w:rPrChange>
          </w:rPr>
          <w:t xml:space="preserve"> defined at a set of points follows a first-order Markov process where </w:t>
        </w:r>
        <w:r>
          <w:rPr>
            <w:rFonts w:ascii="Times New Roman" w:hAnsi="Times New Roman" w:cs="Times New Roman"/>
          </w:rPr>
          <w:t xml:space="preserve">sites that are not connected by a child-parent relationship are statistically independent (conditional on the value of the </w:t>
        </w:r>
      </w:ins>
      <w:ins w:id="525" w:author="Thorson, James" w:date="2016-07-29T16:30:00Z">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at all other sites)</w:t>
        </w:r>
      </w:ins>
      <w:ins w:id="526" w:author="Thorson, James" w:date="2016-07-29T16:20:00Z">
        <w:r w:rsidRPr="00031CAE">
          <w:rPr>
            <w:rFonts w:ascii="Times New Roman" w:hAnsi="Times New Roman" w:cs="Times New Roman"/>
          </w:rPr>
          <w:t xml:space="preserve">.  </w:t>
        </w:r>
      </w:ins>
      <w:ins w:id="527" w:author="Thorson, James" w:date="2016-07-29T16:30:00Z">
        <w:r>
          <w:rPr>
            <w:rFonts w:ascii="Times New Roman" w:hAnsi="Times New Roman" w:cs="Times New Roman"/>
          </w:rPr>
          <w:t xml:space="preserve">This property arises from the </w:t>
        </w:r>
      </w:ins>
      <w:ins w:id="528" w:author="Thorson, James" w:date="2016-07-29T16:31:00Z">
        <w:r w:rsidR="00975736">
          <w:rPr>
            <w:rFonts w:ascii="Times New Roman" w:hAnsi="Times New Roman" w:cs="Times New Roman"/>
          </w:rPr>
          <w:t xml:space="preserve">assumption that the </w:t>
        </w:r>
      </w:ins>
      <w:ins w:id="529" w:author="Thorson, James" w:date="2016-07-29T16:30:00Z">
        <w:r>
          <w:rPr>
            <w:rFonts w:ascii="Times New Roman" w:hAnsi="Times New Roman" w:cs="Times New Roman"/>
          </w:rPr>
          <w:t xml:space="preserve">value of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 xml:space="preserve">varies while moving along a stream network following a </w:t>
        </w:r>
      </w:ins>
      <w:ins w:id="530" w:author="Thorson, James" w:date="2016-07-29T16:31:00Z">
        <w:r w:rsidR="00975736">
          <w:rPr>
            <w:rFonts w:ascii="Times New Roman" w:hAnsi="Times New Roman" w:cs="Times New Roman"/>
          </w:rPr>
          <w:t>first-order stochastic differential equation</w:t>
        </w:r>
      </w:ins>
      <w:ins w:id="531" w:author="Thorson, James" w:date="2016-07-29T16:30:00Z">
        <w:r>
          <w:rPr>
            <w:rFonts w:ascii="Times New Roman" w:hAnsi="Times New Roman" w:cs="Times New Roman"/>
          </w:rPr>
          <w:t xml:space="preserve">.  </w:t>
        </w:r>
      </w:ins>
    </w:p>
    <w:p w14:paraId="0FA2BDDD" w14:textId="5A5AC86B" w:rsidR="00596234" w:rsidRDefault="00975736">
      <w:pPr>
        <w:tabs>
          <w:tab w:val="left" w:pos="360"/>
          <w:tab w:val="left" w:pos="8640"/>
        </w:tabs>
        <w:rPr>
          <w:ins w:id="532" w:author="Thorson, James" w:date="2016-07-29T16:36:00Z"/>
          <w:rFonts w:ascii="Times New Roman" w:hAnsi="Times New Roman" w:cs="Times New Roman"/>
        </w:rPr>
        <w:pPrChange w:id="533" w:author="Thorson, James" w:date="2016-07-29T16:14:00Z">
          <w:pPr/>
        </w:pPrChange>
      </w:pPr>
      <w:ins w:id="534" w:author="Thorson, James" w:date="2016-07-29T16:31:00Z">
        <w:r>
          <w:rPr>
            <w:rFonts w:ascii="Times New Roman" w:hAnsi="Times New Roman" w:cs="Times New Roman"/>
          </w:rPr>
          <w:tab/>
          <w:t>Given these two properties (</w:t>
        </w:r>
      </w:ins>
      <w:ins w:id="535" w:author="Thorson, James" w:date="2016-07-29T16:32:00Z">
        <w:r>
          <w:rPr>
            <w:rFonts w:ascii="Times New Roman" w:hAnsi="Times New Roman" w:cs="Times New Roman"/>
          </w:rPr>
          <w:t xml:space="preserve">that the stream network is acyclic, and that spatial variation in first-order Markov), we can calculate the probability distribution for </w:t>
        </w:r>
      </w:ins>
      <w:proofErr w:type="gramStart"/>
      <w:ins w:id="536" w:author="Thorson, James" w:date="2016-07-29T16:33:00Z">
        <m:oMath>
          <m:r>
            <w:rPr>
              <w:rFonts w:ascii="Cambria Math" w:hAnsi="Cambria Math" w:cs="Times New Roman"/>
            </w:rPr>
            <m:t>ε(</m:t>
          </m:r>
          <w:proofErr w:type="gramEnd"/>
          <m:r>
            <w:rPr>
              <w:rFonts w:ascii="Cambria Math" w:hAnsi="Cambria Math" w:cs="Times New Roman"/>
            </w:rPr>
            <m:t>s)</m:t>
          </m:r>
        </m:oMath>
      </w:ins>
      <w:ins w:id="537" w:author="Thorson, James" w:date="2016-07-29T16:32:00Z">
        <w:r>
          <w:rPr>
            <w:rFonts w:ascii="Times New Roman" w:hAnsi="Times New Roman" w:cs="Times New Roman"/>
          </w:rPr>
          <w:t xml:space="preserve"> each site as a function of </w:t>
        </w:r>
      </w:ins>
      <w:ins w:id="538" w:author="Thorson, James" w:date="2016-07-29T16:33:00Z">
        <w:r>
          <w:rPr>
            <w:rFonts w:ascii="Times New Roman" w:hAnsi="Times New Roman" w:cs="Times New Roman"/>
          </w:rPr>
          <w:t xml:space="preserve">its value </w:t>
        </w:r>
      </w:ins>
      <w:ins w:id="539" w:author="Thorson, James" w:date="2016-07-29T16:35:00Z">
        <m:oMath>
          <m:r>
            <w:rPr>
              <w:rFonts w:ascii="Cambria Math" w:hAnsi="Cambria Math" w:cs="Times New Roman"/>
            </w:rPr>
            <m:t>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w:t>
        </w:r>
      </w:ins>
      <w:ins w:id="540" w:author="Thorson, James" w:date="2016-07-29T16:33:00Z">
        <w:r>
          <w:rPr>
            <w:rFonts w:ascii="Times New Roman" w:hAnsi="Times New Roman" w:cs="Times New Roman"/>
          </w:rPr>
          <w:t xml:space="preserve">at the parent node </w:t>
        </w:r>
      </w:ins>
      <m:oMath>
        <m:sSub>
          <m:sSubPr>
            <m:ctrlPr>
              <w:ins w:id="541" w:author="Thorson, James" w:date="2016-07-29T16:35:00Z">
                <w:rPr>
                  <w:rFonts w:ascii="Cambria Math" w:hAnsi="Cambria Math" w:cs="Times New Roman"/>
                  <w:i/>
                </w:rPr>
              </w:ins>
            </m:ctrlPr>
          </m:sSubPr>
          <m:e>
            <w:ins w:id="542" w:author="Thorson, James" w:date="2016-07-29T16:35:00Z">
              <m:r>
                <w:rPr>
                  <w:rFonts w:ascii="Cambria Math" w:hAnsi="Cambria Math" w:cs="Times New Roman"/>
                </w:rPr>
                <m:t>s</m:t>
              </m:r>
            </w:ins>
          </m:e>
          <m:sub>
            <w:ins w:id="543" w:author="Thorson, James" w:date="2016-07-29T16:35:00Z">
              <m:r>
                <w:rPr>
                  <w:rFonts w:ascii="Cambria Math" w:hAnsi="Cambria Math" w:cs="Times New Roman"/>
                </w:rPr>
                <m:t>parent</m:t>
              </m:r>
            </w:ins>
          </m:sub>
        </m:sSub>
      </m:oMath>
      <w:ins w:id="544" w:author="Thorson, James" w:date="2016-07-29T16:35:00Z">
        <w:r>
          <w:rPr>
            <w:rFonts w:ascii="Times New Roman" w:hAnsi="Times New Roman" w:cs="Times New Roman"/>
          </w:rPr>
          <w:t xml:space="preserve"> </w:t>
        </w:r>
      </w:ins>
      <w:ins w:id="545" w:author="Thorson, James" w:date="2016-07-29T16:33:00Z">
        <w:r>
          <w:rPr>
            <w:rFonts w:ascii="Times New Roman" w:hAnsi="Times New Roman" w:cs="Times New Roman"/>
          </w:rPr>
          <w:t>for that site</w:t>
        </w:r>
      </w:ins>
      <w:ins w:id="546" w:author="Thorson, James" w:date="2016-07-29T16:35:00Z">
        <w:r>
          <w:rPr>
            <w:rFonts w:ascii="Times New Roman" w:hAnsi="Times New Roman" w:cs="Times New Roman"/>
          </w:rPr>
          <w:t xml:space="preserve"> </w:t>
        </w:r>
        <m:oMath>
          <m:r>
            <w:rPr>
              <w:rFonts w:ascii="Cambria Math" w:hAnsi="Cambria Math" w:cs="Times New Roman"/>
            </w:rPr>
            <m:t>s</m:t>
          </m:r>
        </m:oMath>
      </w:ins>
      <w:ins w:id="547" w:author="Thorson, James" w:date="2016-07-29T16:34:00Z">
        <w:r>
          <w:rPr>
            <w:rFonts w:ascii="Times New Roman" w:hAnsi="Times New Roman" w:cs="Times New Roman"/>
          </w:rPr>
          <w:t xml:space="preserve">, and the distance </w:t>
        </w:r>
      </w:ins>
      <w:ins w:id="548" w:author="Thorson, James" w:date="2016-07-29T16:35:00Z">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w:t>
        </w:r>
      </w:ins>
      <w:ins w:id="549" w:author="Thorson, James" w:date="2016-07-29T16:34:00Z">
        <w:r>
          <w:rPr>
            <w:rFonts w:ascii="Times New Roman" w:hAnsi="Times New Roman" w:cs="Times New Roman"/>
          </w:rPr>
          <w:t xml:space="preserve">between </w:t>
        </w:r>
      </w:ins>
      <w:ins w:id="550" w:author="Thorson, James" w:date="2016-07-29T16:35:00Z">
        <m:oMath>
          <m:r>
            <w:rPr>
              <w:rFonts w:ascii="Cambria Math" w:hAnsi="Cambria Math" w:cs="Times New Roman"/>
            </w:rPr>
            <m:t>s</m:t>
          </m:r>
        </m:oMath>
        <w:r>
          <w:rPr>
            <w:rFonts w:ascii="Times New Roman" w:hAnsi="Times New Roman" w:cs="Times New Roman"/>
          </w:rPr>
          <w:t xml:space="preserve"> and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This allows us to factor the joint probability of a spatial variable </w:t>
        </w:r>
      </w:ins>
      <m:oMath>
        <m:r>
          <m:rPr>
            <m:sty m:val="p"/>
          </m:rPr>
          <w:rPr>
            <w:rFonts w:ascii="Cambria Math" w:hAnsi="Cambria Math" w:cs="Times New Roman"/>
          </w:rPr>
          <m:t>Pr⁡</m:t>
        </m:r>
        <w:ins w:id="551" w:author="Thorson, James" w:date="2016-07-29T16:36:00Z">
          <m:r>
            <w:rPr>
              <w:rFonts w:ascii="Cambria Math" w:hAnsi="Cambria Math" w:cs="Times New Roman"/>
            </w:rPr>
            <m:t>(</m:t>
          </m:r>
          <m:r>
            <m:rPr>
              <m:sty m:val="b"/>
            </m:rPr>
            <w:rPr>
              <w:rFonts w:ascii="Cambria Math" w:hAnsi="Cambria Math" w:cs="Times New Roman"/>
            </w:rPr>
            <m:t>ε</m:t>
          </m:r>
          <m:r>
            <w:rPr>
              <w:rFonts w:ascii="Cambria Math" w:hAnsi="Cambria Math" w:cs="Times New Roman"/>
            </w:rPr>
            <m:t>)</m:t>
          </m:r>
        </w:ins>
      </m:oMath>
      <w:ins w:id="552" w:author="Thorson, James" w:date="2016-07-29T16:36:00Z">
        <w:r>
          <w:rPr>
            <w:rFonts w:ascii="Times New Roman" w:hAnsi="Times New Roman" w:cs="Times New Roman"/>
          </w:rPr>
          <w:t xml:space="preserve"> into a series of easy-to-calculat</w:t>
        </w:r>
      </w:ins>
      <w:ins w:id="553" w:author="Daniel Hocking" w:date="2016-07-30T09:58:00Z">
        <w:r w:rsidR="006F707A">
          <w:rPr>
            <w:rFonts w:ascii="Times New Roman" w:hAnsi="Times New Roman" w:cs="Times New Roman"/>
          </w:rPr>
          <w:t>e</w:t>
        </w:r>
      </w:ins>
      <w:ins w:id="554" w:author="Thorson, James" w:date="2016-07-29T16:36:00Z">
        <w:del w:id="555" w:author="Daniel Hocking" w:date="2016-07-30T09:58:00Z">
          <w:r w:rsidDel="006F707A">
            <w:rPr>
              <w:rFonts w:ascii="Times New Roman" w:hAnsi="Times New Roman" w:cs="Times New Roman"/>
            </w:rPr>
            <w:delText>ion</w:delText>
          </w:r>
        </w:del>
        <w:r>
          <w:rPr>
            <w:rFonts w:ascii="Times New Roman" w:hAnsi="Times New Roman" w:cs="Times New Roman"/>
          </w:rPr>
          <w:t xml:space="preserve"> conditional probabilities:</w:t>
        </w:r>
      </w:ins>
    </w:p>
    <w:p w14:paraId="255BC13E" w14:textId="4C112317" w:rsidR="00975736" w:rsidRDefault="00975736">
      <w:pPr>
        <w:tabs>
          <w:tab w:val="left" w:pos="360"/>
          <w:tab w:val="left" w:pos="8640"/>
        </w:tabs>
        <w:rPr>
          <w:ins w:id="556" w:author="Thorson, James" w:date="2016-07-29T16:36:00Z"/>
          <w:rFonts w:ascii="Times New Roman" w:hAnsi="Times New Roman" w:cs="Times New Roman"/>
        </w:rPr>
        <w:pPrChange w:id="557" w:author="Thorson, James" w:date="2016-07-29T16:14:00Z">
          <w:pPr/>
        </w:pPrChange>
      </w:pPr>
    </w:p>
    <w:p w14:paraId="487C12B4" w14:textId="3C2C414D" w:rsidR="00975736" w:rsidRDefault="006F707A">
      <w:pPr>
        <w:tabs>
          <w:tab w:val="left" w:pos="360"/>
          <w:tab w:val="left" w:pos="8640"/>
        </w:tabs>
        <w:rPr>
          <w:ins w:id="558" w:author="Thorson, James" w:date="2016-07-29T16:31:00Z"/>
          <w:rFonts w:ascii="Times New Roman" w:hAnsi="Times New Roman" w:cs="Times New Roman"/>
        </w:rPr>
        <w:pPrChange w:id="559" w:author="Thorson, James" w:date="2016-07-29T16:14:00Z">
          <w:pPr/>
        </w:pPrChange>
      </w:pPr>
      <m:oMath>
        <m:func>
          <m:funcPr>
            <m:ctrlPr>
              <w:ins w:id="560" w:author="Thorson, James" w:date="2016-07-29T16:36:00Z">
                <w:rPr>
                  <w:rFonts w:ascii="Cambria Math" w:hAnsi="Cambria Math" w:cs="Times New Roman"/>
                </w:rPr>
              </w:ins>
            </m:ctrlPr>
          </m:funcPr>
          <m:fName>
            <w:ins w:id="561" w:author="Thorson, James" w:date="2016-07-29T16:36:00Z">
              <m:r>
                <m:rPr>
                  <m:sty m:val="p"/>
                </m:rPr>
                <w:rPr>
                  <w:rFonts w:ascii="Cambria Math" w:hAnsi="Cambria Math" w:cs="Times New Roman"/>
                </w:rPr>
                <m:t>Pr</m:t>
              </m:r>
            </w:ins>
          </m:fName>
          <m:e>
            <m:d>
              <m:dPr>
                <m:ctrlPr>
                  <w:ins w:id="562" w:author="Thorson, James" w:date="2016-07-29T16:36:00Z">
                    <w:rPr>
                      <w:rFonts w:ascii="Cambria Math" w:hAnsi="Cambria Math" w:cs="Times New Roman"/>
                      <w:i/>
                    </w:rPr>
                  </w:ins>
                </m:ctrlPr>
              </m:dPr>
              <m:e>
                <w:ins w:id="563" w:author="Thorson, James" w:date="2016-07-29T16:36:00Z">
                  <m:r>
                    <m:rPr>
                      <m:sty m:val="b"/>
                    </m:rPr>
                    <w:rPr>
                      <w:rFonts w:ascii="Cambria Math" w:hAnsi="Cambria Math" w:cs="Times New Roman"/>
                    </w:rPr>
                    <m:t>ε</m:t>
                  </m:r>
                </w:ins>
              </m:e>
            </m:d>
          </m:e>
        </m:func>
        <w:ins w:id="564" w:author="Thorson, James" w:date="2016-07-29T16:36:00Z">
          <m:r>
            <w:rPr>
              <w:rFonts w:ascii="Cambria Math" w:hAnsi="Cambria Math" w:cs="Times New Roman"/>
            </w:rPr>
            <m:t>=</m:t>
          </m:r>
        </w:ins>
        <m:nary>
          <m:naryPr>
            <m:chr m:val="∏"/>
            <m:limLoc m:val="undOvr"/>
            <m:ctrlPr>
              <w:ins w:id="565" w:author="Thorson, James" w:date="2016-07-29T16:37:00Z">
                <w:rPr>
                  <w:rFonts w:ascii="Cambria Math" w:hAnsi="Cambria Math" w:cs="Times New Roman"/>
                  <w:i/>
                </w:rPr>
              </w:ins>
            </m:ctrlPr>
          </m:naryPr>
          <m:sub>
            <w:ins w:id="566" w:author="Thorson, James" w:date="2016-07-29T16:37:00Z">
              <m:r>
                <w:rPr>
                  <w:rFonts w:ascii="Cambria Math" w:hAnsi="Cambria Math" w:cs="Times New Roman"/>
                </w:rPr>
                <m:t>s=1</m:t>
              </m:r>
            </w:ins>
          </m:sub>
          <m:sup>
            <w:ins w:id="567" w:author="Thorson, James" w:date="2016-07-29T16:37:00Z">
              <m:r>
                <w:rPr>
                  <w:rFonts w:ascii="Cambria Math" w:hAnsi="Cambria Math" w:cs="Times New Roman"/>
                </w:rPr>
                <m:t>S</m:t>
              </m:r>
            </w:ins>
          </m:sup>
          <m:e>
            <m:r>
              <m:rPr>
                <m:sty m:val="p"/>
              </m:rPr>
              <w:rPr>
                <w:rFonts w:ascii="Cambria Math" w:hAnsi="Cambria Math" w:cs="Times New Roman"/>
              </w:rPr>
              <m:t>Pr⁡</m:t>
            </m:r>
            <m:d>
              <m:dPr>
                <m:ctrlPr>
                  <w:ins w:id="568" w:author="Thorson, James" w:date="2016-07-29T16:37:00Z">
                    <w:rPr>
                      <w:rFonts w:ascii="Cambria Math" w:hAnsi="Cambria Math" w:cs="Times New Roman"/>
                      <w:i/>
                    </w:rPr>
                  </w:ins>
                </m:ctrlPr>
              </m:dPr>
              <m:e>
                <w:ins w:id="569" w:author="Thorson, James" w:date="2016-07-29T16:37:00Z">
                  <m:r>
                    <w:rPr>
                      <w:rFonts w:ascii="Cambria Math" w:hAnsi="Cambria Math" w:cs="Times New Roman"/>
                    </w:rPr>
                    <m:t>ε(s)|ε(</m:t>
                  </m:r>
                </w:ins>
                <m:sSub>
                  <m:sSubPr>
                    <m:ctrlPr>
                      <w:ins w:id="570" w:author="Thorson, James" w:date="2016-07-29T16:37:00Z">
                        <w:rPr>
                          <w:rFonts w:ascii="Cambria Math" w:hAnsi="Cambria Math" w:cs="Times New Roman"/>
                          <w:i/>
                        </w:rPr>
                      </w:ins>
                    </m:ctrlPr>
                  </m:sSubPr>
                  <m:e>
                    <w:ins w:id="571" w:author="Thorson, James" w:date="2016-07-29T16:37:00Z">
                      <m:r>
                        <w:rPr>
                          <w:rFonts w:ascii="Cambria Math" w:hAnsi="Cambria Math" w:cs="Times New Roman"/>
                        </w:rPr>
                        <m:t>s</m:t>
                      </m:r>
                    </w:ins>
                  </m:e>
                  <m:sub>
                    <w:ins w:id="572" w:author="Thorson, James" w:date="2016-07-29T16:37:00Z">
                      <m:r>
                        <w:rPr>
                          <w:rFonts w:ascii="Cambria Math" w:hAnsi="Cambria Math" w:cs="Times New Roman"/>
                        </w:rPr>
                        <m:t>parent</m:t>
                      </m:r>
                    </w:ins>
                  </m:sub>
                </m:sSub>
                <w:ins w:id="573" w:author="Thorson, James" w:date="2016-07-29T16:37:00Z">
                  <m:r>
                    <w:rPr>
                      <w:rFonts w:ascii="Cambria Math" w:hAnsi="Cambria Math" w:cs="Times New Roman"/>
                    </w:rPr>
                    <m:t>)</m:t>
                  </m:r>
                </w:ins>
              </m:e>
            </m:d>
          </m:e>
        </m:nary>
      </m:oMath>
      <w:ins w:id="574" w:author="Thorson, James" w:date="2016-07-29T16:39:00Z">
        <w:r w:rsidR="007F3030">
          <w:rPr>
            <w:rFonts w:ascii="Times New Roman" w:hAnsi="Times New Roman" w:cs="Times New Roman"/>
          </w:rPr>
          <w:tab/>
          <w:t>(3</w:t>
        </w:r>
        <w:r w:rsidR="00E543E9">
          <w:rPr>
            <w:rFonts w:ascii="Times New Roman" w:hAnsi="Times New Roman" w:cs="Times New Roman"/>
          </w:rPr>
          <w:t>)</w:t>
        </w:r>
      </w:ins>
    </w:p>
    <w:p w14:paraId="73D0977E" w14:textId="4CA43858" w:rsidR="00975736" w:rsidRDefault="00975736">
      <w:pPr>
        <w:tabs>
          <w:tab w:val="left" w:pos="360"/>
          <w:tab w:val="left" w:pos="8640"/>
        </w:tabs>
        <w:rPr>
          <w:ins w:id="575" w:author="Thorson, James" w:date="2016-07-29T16:38:00Z"/>
          <w:rFonts w:ascii="Times New Roman" w:hAnsi="Times New Roman" w:cs="Times New Roman"/>
        </w:rPr>
        <w:pPrChange w:id="576" w:author="Thorson, James" w:date="2016-07-29T16:14:00Z">
          <w:pPr/>
        </w:pPrChange>
      </w:pPr>
    </w:p>
    <w:p w14:paraId="5312725E" w14:textId="256DE676" w:rsidR="00E543E9" w:rsidRPr="00E543E9" w:rsidRDefault="00E543E9">
      <w:pPr>
        <w:tabs>
          <w:tab w:val="left" w:pos="360"/>
          <w:tab w:val="left" w:pos="8640"/>
        </w:tabs>
        <w:rPr>
          <w:ins w:id="577" w:author="Thorson, James" w:date="2016-07-29T16:16:00Z"/>
          <w:rFonts w:ascii="Times New Roman" w:hAnsi="Times New Roman" w:cs="Times New Roman"/>
        </w:rPr>
        <w:pPrChange w:id="578" w:author="Thorson, James" w:date="2016-07-29T16:14:00Z">
          <w:pPr/>
        </w:pPrChange>
      </w:pPr>
      <w:ins w:id="579" w:author="Thorson, James" w:date="2016-07-29T16:38:00Z">
        <w:r>
          <w:rPr>
            <w:rFonts w:ascii="Times New Roman" w:hAnsi="Times New Roman" w:cs="Times New Roman"/>
          </w:rPr>
          <w:t xml:space="preserve">We further assume that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varies following a mean-reverting Weiner process with movement along the network.  This results in an Ornstein-</w:t>
        </w:r>
        <w:proofErr w:type="spellStart"/>
        <w:r>
          <w:rPr>
            <w:rFonts w:ascii="Times New Roman" w:hAnsi="Times New Roman" w:cs="Times New Roman"/>
          </w:rPr>
          <w:t>Uhlenbeck</w:t>
        </w:r>
        <w:proofErr w:type="spellEnd"/>
        <w:r>
          <w:rPr>
            <w:rFonts w:ascii="Times New Roman" w:hAnsi="Times New Roman" w:cs="Times New Roman"/>
          </w:rPr>
          <w:t xml:space="preserve"> process for the right-hand side of </w:t>
        </w:r>
      </w:ins>
      <w:ins w:id="580" w:author="Thorson, James" w:date="2016-07-29T16:39:00Z">
        <w:r>
          <w:rPr>
            <w:rFonts w:ascii="Times New Roman" w:hAnsi="Times New Roman" w:cs="Times New Roman"/>
          </w:rPr>
          <w:t xml:space="preserve">Eq. 2, as we now describe in detail.  </w:t>
        </w:r>
      </w:ins>
    </w:p>
    <w:p w14:paraId="10F731E1" w14:textId="01F72970" w:rsidR="0028590F" w:rsidDel="00423501" w:rsidRDefault="0028590F">
      <w:pPr>
        <w:tabs>
          <w:tab w:val="left" w:pos="360"/>
          <w:tab w:val="left" w:pos="8640"/>
        </w:tabs>
        <w:rPr>
          <w:rFonts w:ascii="Times New Roman" w:hAnsi="Times New Roman" w:cs="Times New Roman"/>
        </w:rPr>
        <w:pPrChange w:id="581" w:author="Thorson, James" w:date="2016-07-29T15:38:00Z">
          <w:pPr/>
        </w:pPrChange>
      </w:pPr>
      <w:moveFromRangeStart w:id="582" w:author="Thorson, James" w:date="2016-07-29T15:57:00Z" w:name="move457571194"/>
      <w:moveFrom w:id="583" w:author="Thorson, James" w:date="2016-07-29T15:57:00Z">
        <w:r w:rsidDel="00423501">
          <w:rPr>
            <w:rFonts w:ascii="Times New Roman" w:hAnsi="Times New Roman" w:cs="Times New Roman"/>
          </w:rPr>
          <w:t xml:space="preserve">We </w:t>
        </w:r>
        <w:commentRangeStart w:id="584"/>
        <w:r w:rsidDel="00423501">
          <w:rPr>
            <w:rFonts w:ascii="Times New Roman" w:hAnsi="Times New Roman" w:cs="Times New Roman"/>
          </w:rPr>
          <w:t>used the National Hydrography Dataset high resolution flowlines (ref) truncated to &gt;0.75 km</w:t>
        </w:r>
        <w:r w:rsidDel="00423501">
          <w:rPr>
            <w:rFonts w:ascii="Times New Roman" w:hAnsi="Times New Roman" w:cs="Times New Roman"/>
            <w:vertAlign w:val="superscript"/>
          </w:rPr>
          <w:t>2</w:t>
        </w:r>
        <w:r w:rsidDel="00423501">
          <w:rPr>
            <w:rFonts w:ascii="Times New Roman" w:hAnsi="Times New Roman" w:cs="Times New Roman"/>
          </w:rPr>
          <w:t xml:space="preserve"> drainage area for spatial consistency and exclusion of highly ephemeral streams (ref</w:t>
        </w:r>
        <w:r w:rsidR="001B7E73" w:rsidDel="00423501">
          <w:rPr>
            <w:rFonts w:ascii="Times New Roman" w:hAnsi="Times New Roman" w:cs="Times New Roman"/>
          </w:rPr>
          <w:t>: kyle github pages – he should really publish it as a data paper at the least</w:t>
        </w:r>
        <w:r w:rsidDel="00423501">
          <w:rPr>
            <w:rFonts w:ascii="Times New Roman" w:hAnsi="Times New Roman" w:cs="Times New Roman"/>
          </w:rPr>
          <w:t>). Any survey locations or other points of interest were then snapped to the flowlines. All survey points and confluences, including the base of the network and the terminal headwaters, were considered network nodes. Except for the base node, the distance from each child node was calculated to its downstream parent node to define the network relationships and distances. All hydrography processing was done using ArcPython (ref). The full description of the process, scripts, and links to the hydrography data is archived at (ref: gihub repo link).</w:t>
        </w:r>
        <w:commentRangeEnd w:id="584"/>
        <w:r w:rsidDel="00423501">
          <w:rPr>
            <w:rStyle w:val="CommentReference"/>
          </w:rPr>
          <w:commentReference w:id="584"/>
        </w:r>
        <w:r w:rsidR="001D2356" w:rsidDel="00423501">
          <w:rPr>
            <w:rFonts w:ascii="Times New Roman" w:hAnsi="Times New Roman" w:cs="Times New Roman"/>
          </w:rPr>
          <w:t xml:space="preserve"> The hydrography for the region from Maine to Virginia, USA can be downloaded by </w:t>
        </w:r>
        <w:r w:rsidR="005049AB" w:rsidDel="00423501">
          <w:rPr>
            <w:rFonts w:ascii="Times New Roman" w:hAnsi="Times New Roman" w:cs="Times New Roman"/>
          </w:rPr>
          <w:t xml:space="preserve">hydrologic unit code 2 at </w:t>
        </w:r>
        <w:r w:rsidR="00381C35" w:rsidDel="00423501">
          <w:fldChar w:fldCharType="begin"/>
        </w:r>
        <w:r w:rsidR="00381C35" w:rsidDel="00423501">
          <w:instrText xml:space="preserve"> HYPERLINK "http://ecosheds.org/assets/nhdhrd/v2/" </w:instrText>
        </w:r>
        <w:r w:rsidR="00381C35" w:rsidDel="00423501">
          <w:fldChar w:fldCharType="separate"/>
        </w:r>
        <w:r w:rsidR="005049AB" w:rsidRPr="004A2B9B" w:rsidDel="00423501">
          <w:rPr>
            <w:rStyle w:val="Hyperlink"/>
            <w:rFonts w:ascii="Times New Roman" w:hAnsi="Times New Roman" w:cs="Times New Roman"/>
          </w:rPr>
          <w:t>http://ecosheds.org/assets/nhdhrd/v2/</w:t>
        </w:r>
        <w:r w:rsidR="00381C35" w:rsidDel="00423501">
          <w:rPr>
            <w:rStyle w:val="Hyperlink"/>
            <w:rFonts w:ascii="Times New Roman" w:hAnsi="Times New Roman" w:cs="Times New Roman"/>
          </w:rPr>
          <w:fldChar w:fldCharType="end"/>
        </w:r>
      </w:moveFrom>
    </w:p>
    <w:p w14:paraId="344BC641" w14:textId="01FD4D29" w:rsidR="005049AB" w:rsidDel="00423501" w:rsidRDefault="005049AB">
      <w:pPr>
        <w:tabs>
          <w:tab w:val="left" w:pos="360"/>
          <w:tab w:val="left" w:pos="8640"/>
        </w:tabs>
        <w:rPr>
          <w:rFonts w:ascii="Times New Roman" w:hAnsi="Times New Roman" w:cs="Times New Roman"/>
        </w:rPr>
        <w:pPrChange w:id="585" w:author="Thorson, James" w:date="2016-07-29T15:38:00Z">
          <w:pPr/>
        </w:pPrChange>
      </w:pPr>
    </w:p>
    <w:moveFromRangeEnd w:id="582"/>
    <w:p w14:paraId="2A871817" w14:textId="77777777" w:rsidR="0028590F" w:rsidRDefault="0028590F">
      <w:pPr>
        <w:tabs>
          <w:tab w:val="left" w:pos="360"/>
          <w:tab w:val="left" w:pos="8640"/>
        </w:tabs>
        <w:rPr>
          <w:rFonts w:ascii="Times New Roman" w:hAnsi="Times New Roman" w:cs="Times New Roman"/>
        </w:rPr>
        <w:pPrChange w:id="586" w:author="Thorson, James" w:date="2016-07-29T15:38:00Z">
          <w:pPr/>
        </w:pPrChange>
      </w:pPr>
    </w:p>
    <w:p w14:paraId="55B6C6F2" w14:textId="61E13C0A" w:rsidR="0028590F" w:rsidRPr="00E543E9" w:rsidRDefault="0028590F">
      <w:pPr>
        <w:tabs>
          <w:tab w:val="left" w:pos="360"/>
          <w:tab w:val="left" w:pos="8640"/>
        </w:tabs>
        <w:rPr>
          <w:rFonts w:ascii="Times New Roman" w:hAnsi="Times New Roman" w:cs="Times New Roman"/>
          <w:b/>
          <w:rPrChange w:id="587" w:author="Thorson, James" w:date="2016-07-29T16:41:00Z">
            <w:rPr>
              <w:rFonts w:ascii="Times New Roman" w:hAnsi="Times New Roman" w:cs="Times New Roman"/>
              <w:i/>
            </w:rPr>
          </w:rPrChange>
        </w:rPr>
        <w:pPrChange w:id="588" w:author="Thorson, James" w:date="2016-07-29T15:38:00Z">
          <w:pPr/>
        </w:pPrChange>
      </w:pPr>
      <w:del w:id="589" w:author="Thorson, James" w:date="2016-07-29T16:39:00Z">
        <w:r w:rsidRPr="00E543E9" w:rsidDel="00E543E9">
          <w:rPr>
            <w:rFonts w:ascii="Times New Roman" w:hAnsi="Times New Roman" w:cs="Times New Roman"/>
            <w:b/>
            <w:rPrChange w:id="590" w:author="Thorson, James" w:date="2016-07-29T16:41:00Z">
              <w:rPr>
                <w:rFonts w:ascii="Times New Roman" w:hAnsi="Times New Roman" w:cs="Times New Roman"/>
                <w:i/>
              </w:rPr>
            </w:rPrChange>
          </w:rPr>
          <w:delText>SPDE – Ornstein-Uhlenbeck Process</w:delText>
        </w:r>
      </w:del>
      <w:ins w:id="591" w:author="Thorson, James" w:date="2016-07-29T16:39:00Z">
        <w:r w:rsidR="00E543E9" w:rsidRPr="00E543E9">
          <w:rPr>
            <w:rFonts w:ascii="Times New Roman" w:hAnsi="Times New Roman" w:cs="Times New Roman"/>
            <w:b/>
            <w:rPrChange w:id="592" w:author="Thorson, James" w:date="2016-07-29T16:41:00Z">
              <w:rPr>
                <w:rFonts w:ascii="Times New Roman" w:hAnsi="Times New Roman" w:cs="Times New Roman"/>
                <w:i/>
              </w:rPr>
            </w:rPrChange>
          </w:rPr>
          <w:t>Ornstein-</w:t>
        </w:r>
        <w:proofErr w:type="spellStart"/>
        <w:r w:rsidR="00E543E9" w:rsidRPr="00E543E9">
          <w:rPr>
            <w:rFonts w:ascii="Times New Roman" w:hAnsi="Times New Roman" w:cs="Times New Roman"/>
            <w:b/>
            <w:rPrChange w:id="593" w:author="Thorson, James" w:date="2016-07-29T16:41:00Z">
              <w:rPr>
                <w:rFonts w:ascii="Times New Roman" w:hAnsi="Times New Roman" w:cs="Times New Roman"/>
                <w:i/>
              </w:rPr>
            </w:rPrChange>
          </w:rPr>
          <w:t>Uhlenbeck</w:t>
        </w:r>
        <w:proofErr w:type="spellEnd"/>
        <w:r w:rsidR="00E543E9" w:rsidRPr="00E543E9">
          <w:rPr>
            <w:rFonts w:ascii="Times New Roman" w:hAnsi="Times New Roman" w:cs="Times New Roman"/>
            <w:b/>
            <w:rPrChange w:id="594" w:author="Thorson, James" w:date="2016-07-29T16:41:00Z">
              <w:rPr>
                <w:rFonts w:ascii="Times New Roman" w:hAnsi="Times New Roman" w:cs="Times New Roman"/>
                <w:i/>
              </w:rPr>
            </w:rPrChange>
          </w:rPr>
          <w:t xml:space="preserve"> process for spatial variation</w:t>
        </w:r>
      </w:ins>
    </w:p>
    <w:p w14:paraId="6EB6D9BF" w14:textId="77777777" w:rsidR="00434E44" w:rsidRDefault="00434E44">
      <w:pPr>
        <w:tabs>
          <w:tab w:val="left" w:pos="360"/>
          <w:tab w:val="left" w:pos="8640"/>
        </w:tabs>
        <w:rPr>
          <w:rFonts w:ascii="Times New Roman" w:hAnsi="Times New Roman" w:cs="Times New Roman"/>
        </w:rPr>
        <w:pPrChange w:id="595" w:author="Thorson, James" w:date="2016-07-29T15:38:00Z">
          <w:pPr/>
        </w:pPrChange>
      </w:pPr>
    </w:p>
    <w:p w14:paraId="5FFB1A4A" w14:textId="587FD0A1" w:rsidR="0028590F" w:rsidRDefault="0028590F">
      <w:pPr>
        <w:tabs>
          <w:tab w:val="left" w:pos="360"/>
          <w:tab w:val="left" w:pos="8640"/>
        </w:tabs>
        <w:rPr>
          <w:rFonts w:ascii="Times New Roman" w:hAnsi="Times New Roman" w:cs="Times New Roman"/>
        </w:rPr>
        <w:pPrChange w:id="596" w:author="Thorson, James" w:date="2016-07-29T15:38:00Z">
          <w:pPr/>
        </w:pPrChange>
      </w:pPr>
      <w:r>
        <w:rPr>
          <w:rFonts w:ascii="Times New Roman" w:hAnsi="Times New Roman" w:cs="Times New Roman"/>
        </w:rPr>
        <w:t>We used the Ornstein-</w:t>
      </w:r>
      <w:proofErr w:type="spellStart"/>
      <w:r>
        <w:rPr>
          <w:rFonts w:ascii="Times New Roman" w:hAnsi="Times New Roman" w:cs="Times New Roman"/>
        </w:rPr>
        <w:t>Uhlenbeck</w:t>
      </w:r>
      <w:proofErr w:type="spellEnd"/>
      <w:r>
        <w:rPr>
          <w:rFonts w:ascii="Times New Roman" w:hAnsi="Times New Roman" w:cs="Times New Roman"/>
        </w:rPr>
        <w:t xml:space="preserve"> process to represent the spatial relationships with a SPDE along the network. The OU process is Gaussian, </w:t>
      </w:r>
      <w:proofErr w:type="spellStart"/>
      <w:r>
        <w:rPr>
          <w:rFonts w:ascii="Times New Roman" w:hAnsi="Times New Roman" w:cs="Times New Roman"/>
        </w:rPr>
        <w:t>Markovian</w:t>
      </w:r>
      <w:proofErr w:type="spellEnd"/>
      <w:r>
        <w:rPr>
          <w:rFonts w:ascii="Times New Roman" w:hAnsi="Times New Roman" w:cs="Times New Roman"/>
        </w:rPr>
        <w:t xml:space="preserve">, and </w:t>
      </w:r>
      <w:proofErr w:type="gramStart"/>
      <w:r>
        <w:rPr>
          <w:rFonts w:ascii="Times New Roman" w:hAnsi="Times New Roman" w:cs="Times New Roman"/>
        </w:rPr>
        <w:t>mean-reverting</w:t>
      </w:r>
      <w:proofErr w:type="gramEnd"/>
      <w:r>
        <w:rPr>
          <w:rFonts w:ascii="Times New Roman" w:hAnsi="Times New Roman" w:cs="Times New Roman"/>
        </w:rPr>
        <w:t xml:space="preserve"> so that a child node will be correlated with its parent node </w:t>
      </w:r>
      <w:r w:rsidR="009C6A2D">
        <w:rPr>
          <w:rFonts w:ascii="Times New Roman" w:hAnsi="Times New Roman" w:cs="Times New Roman"/>
        </w:rPr>
        <w:t xml:space="preserve">as a function of distance following,  </w:t>
      </w:r>
    </w:p>
    <w:p w14:paraId="3F2C63B2" w14:textId="77777777" w:rsidR="0028590F" w:rsidRDefault="0028590F">
      <w:pPr>
        <w:tabs>
          <w:tab w:val="left" w:pos="360"/>
          <w:tab w:val="left" w:pos="8640"/>
        </w:tabs>
        <w:rPr>
          <w:rFonts w:ascii="Times New Roman" w:hAnsi="Times New Roman" w:cs="Times New Roman"/>
        </w:rPr>
        <w:pPrChange w:id="597" w:author="Thorson, James" w:date="2016-07-29T15:38:00Z">
          <w:pPr/>
        </w:pPrChange>
      </w:pPr>
    </w:p>
    <w:p w14:paraId="5E741A37" w14:textId="3EAA30B3" w:rsidR="009C6A2D" w:rsidRDefault="002B71E7">
      <w:pPr>
        <w:tabs>
          <w:tab w:val="left" w:pos="360"/>
          <w:tab w:val="left" w:pos="8640"/>
        </w:tabs>
        <w:rPr>
          <w:rFonts w:ascii="Times New Roman" w:hAnsi="Times New Roman" w:cs="Times New Roman"/>
        </w:rPr>
        <w:pPrChange w:id="598" w:author="Thorson, James" w:date="2016-07-29T15:38:00Z">
          <w:pPr/>
        </w:pPrChange>
      </w:pPr>
      <w:ins w:id="599" w:author="Thorson, James" w:date="2016-07-29T16:49:00Z">
        <m:oMath>
          <m:r>
            <w:rPr>
              <w:rFonts w:ascii="Cambria Math" w:hAnsi="Cambria Math" w:cs="Times New Roman"/>
            </w:rPr>
            <m:t>ε(s)</m:t>
          </m:r>
        </m:oMath>
      </w:ins>
      <w:commentRangeStart w:id="600"/>
      <m:oMath>
        <m:sSub>
          <m:sSubPr>
            <m:ctrlPr>
              <w:del w:id="601" w:author="Thorson, James" w:date="2016-07-29T16:50:00Z">
                <w:rPr>
                  <w:rFonts w:ascii="Cambria Math" w:hAnsi="Cambria Math" w:cs="Times New Roman"/>
                  <w:i/>
                </w:rPr>
              </w:del>
            </m:ctrlPr>
          </m:sSubPr>
          <m:e>
            <w:del w:id="602" w:author="Thorson, James" w:date="2016-07-29T16:49:00Z">
              <m:r>
                <w:rPr>
                  <w:rFonts w:ascii="Cambria Math" w:hAnsi="Cambria Math" w:cs="Times New Roman"/>
                </w:rPr>
                <m:t>ε</m:t>
              </m:r>
            </w:del>
          </m:e>
          <m:sub>
            <w:del w:id="603" w:author="Thorson, James" w:date="2016-07-29T16:50:00Z">
              <m:r>
                <w:rPr>
                  <w:rFonts w:ascii="Cambria Math" w:hAnsi="Cambria Math" w:cs="Times New Roman"/>
                </w:rPr>
                <m:t>child[b]</m:t>
              </m:r>
            </w:del>
          </m:sub>
        </m:sSub>
        <m:r>
          <w:rPr>
            <w:rFonts w:ascii="Cambria Math" w:hAnsi="Cambria Math" w:cs="Times New Roman"/>
          </w:rPr>
          <m:t>~ N(</m:t>
        </m:r>
        <w:ins w:id="604" w:author="Thorson, James" w:date="2016-07-29T16:50:00Z">
          <m:r>
            <w:rPr>
              <w:rFonts w:ascii="Cambria Math" w:hAnsi="Cambria Math" w:cs="Times New Roman"/>
            </w:rPr>
            <m:t>ε(</m:t>
          </m:r>
        </w:ins>
        <m:sSub>
          <m:sSubPr>
            <m:ctrlPr>
              <w:ins w:id="605" w:author="Thorson, James" w:date="2016-07-29T16:50:00Z">
                <w:rPr>
                  <w:rFonts w:ascii="Cambria Math" w:hAnsi="Cambria Math" w:cs="Times New Roman"/>
                  <w:i/>
                </w:rPr>
              </w:ins>
            </m:ctrlPr>
          </m:sSubPr>
          <m:e>
            <w:ins w:id="606" w:author="Thorson, James" w:date="2016-07-29T16:50:00Z">
              <m:r>
                <w:rPr>
                  <w:rFonts w:ascii="Cambria Math" w:hAnsi="Cambria Math" w:cs="Times New Roman"/>
                </w:rPr>
                <m:t>s</m:t>
              </m:r>
            </w:ins>
          </m:e>
          <m:sub>
            <w:ins w:id="607" w:author="Thorson, James" w:date="2016-07-29T16:50:00Z">
              <m:r>
                <w:rPr>
                  <w:rFonts w:ascii="Cambria Math" w:hAnsi="Cambria Math" w:cs="Times New Roman"/>
                </w:rPr>
                <m:t>parent</m:t>
              </m:r>
            </w:ins>
          </m:sub>
        </m:sSub>
        <w:ins w:id="608" w:author="Thorson, James" w:date="2016-07-29T16:50:00Z">
          <m:r>
            <w:rPr>
              <w:rFonts w:ascii="Cambria Math" w:hAnsi="Cambria Math" w:cs="Times New Roman"/>
            </w:rPr>
            <m:t>)</m:t>
          </m:r>
        </w:ins>
        <m:sSub>
          <m:sSubPr>
            <m:ctrlPr>
              <w:del w:id="609" w:author="Thorson, James" w:date="2016-07-29T16:50:00Z">
                <w:rPr>
                  <w:rFonts w:ascii="Cambria Math" w:hAnsi="Cambria Math" w:cs="Times New Roman"/>
                  <w:i/>
                </w:rPr>
              </w:del>
            </m:ctrlPr>
          </m:sSubPr>
          <m:e>
            <w:del w:id="610" w:author="Thorson, James" w:date="2016-07-29T16:50:00Z">
              <m:r>
                <w:rPr>
                  <w:rFonts w:ascii="Cambria Math" w:hAnsi="Cambria Math" w:cs="Times New Roman"/>
                </w:rPr>
                <m:t>ε</m:t>
              </m:r>
            </w:del>
          </m:e>
          <m:sub>
            <w:del w:id="611" w:author="Thorson, James" w:date="2016-07-29T16:50:00Z">
              <m:r>
                <w:rPr>
                  <w:rFonts w:ascii="Cambria Math" w:hAnsi="Cambria Math" w:cs="Times New Roman"/>
                </w:rPr>
                <m:t>parent[b]</m:t>
              </m:r>
            </w:del>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w:ins w:id="612" w:author="Thorson, James" w:date="2016-07-29T16:50:00Z">
              <m:r>
                <w:rPr>
                  <w:rFonts w:ascii="Cambria Math" w:hAnsi="Cambria Math" w:cs="Times New Roman"/>
                </w:rPr>
                <m:t>s</m:t>
              </m:r>
            </w:ins>
            <w:del w:id="613" w:author="Thorson, James" w:date="2016-07-29T16:50:00Z">
              <m:r>
                <w:rPr>
                  <w:rFonts w:ascii="Cambria Math" w:hAnsi="Cambria Math" w:cs="Times New Roman"/>
                </w:rPr>
                <m:t>b</m:t>
              </m:r>
            </w:del>
          </m:sub>
          <m:sup>
            <m:r>
              <w:rPr>
                <w:rFonts w:ascii="Cambria Math" w:hAnsi="Cambria Math" w:cs="Times New Roman"/>
              </w:rPr>
              <m:t>2</m:t>
            </m:r>
          </m:sup>
        </m:sSubSup>
        <m:r>
          <w:rPr>
            <w:rFonts w:ascii="Cambria Math" w:hAnsi="Cambria Math" w:cs="Times New Roman"/>
          </w:rPr>
          <m:t>)</m:t>
        </m:r>
        <w:commentRangeEnd w:id="600"/>
        <m:r>
          <m:rPr>
            <m:sty m:val="p"/>
          </m:rPr>
          <w:rPr>
            <w:rStyle w:val="CommentReference"/>
          </w:rPr>
          <w:commentReference w:id="600"/>
        </m:r>
      </m:oMath>
      <w:ins w:id="614" w:author="Thorson, James" w:date="2016-07-29T16:50:00Z">
        <w:r>
          <w:rPr>
            <w:rFonts w:ascii="Times New Roman" w:hAnsi="Times New Roman" w:cs="Times New Roman"/>
          </w:rPr>
          <w:t xml:space="preserve"> </w:t>
        </w:r>
      </w:ins>
    </w:p>
    <w:p w14:paraId="412BB75C" w14:textId="77777777" w:rsidR="00D5230F" w:rsidRDefault="00D5230F">
      <w:pPr>
        <w:tabs>
          <w:tab w:val="left" w:pos="360"/>
          <w:tab w:val="left" w:pos="8640"/>
        </w:tabs>
        <w:rPr>
          <w:rFonts w:ascii="Times New Roman" w:hAnsi="Times New Roman" w:cs="Times New Roman"/>
        </w:rPr>
        <w:pPrChange w:id="615" w:author="Thorson, James" w:date="2016-07-29T15:38:00Z">
          <w:pPr/>
        </w:pPrChange>
      </w:pPr>
    </w:p>
    <w:p w14:paraId="3A73829C" w14:textId="44B3A1B1" w:rsidR="009C6A2D" w:rsidRDefault="009C6A2D">
      <w:pPr>
        <w:tabs>
          <w:tab w:val="left" w:pos="360"/>
          <w:tab w:val="left" w:pos="8640"/>
        </w:tabs>
        <w:rPr>
          <w:rFonts w:ascii="Times New Roman" w:hAnsi="Times New Roman" w:cs="Times New Roman"/>
        </w:rPr>
        <w:pPrChange w:id="616" w:author="Thorson, James" w:date="2016-07-29T15:38:00Z">
          <w:pPr/>
        </w:pPrChange>
      </w:pPr>
      <w:r>
        <w:rPr>
          <w:rFonts w:ascii="Times New Roman" w:hAnsi="Times New Roman" w:cs="Times New Roman"/>
        </w:rPr>
        <w:t>The variance (</w:t>
      </w:r>
      <m:oMath>
        <m:sSubSup>
          <m:sSubSupPr>
            <m:ctrlPr>
              <w:rPr>
                <w:rFonts w:ascii="Cambria Math" w:hAnsi="Cambria Math" w:cs="Times New Roman"/>
                <w:i/>
              </w:rPr>
            </m:ctrlPr>
          </m:sSubSupPr>
          <m:e>
            <m:r>
              <w:rPr>
                <w:rFonts w:ascii="Cambria Math" w:hAnsi="Cambria Math" w:cs="Times New Roman"/>
              </w:rPr>
              <m:t>σ</m:t>
            </m:r>
          </m:e>
          <m:sub>
            <w:ins w:id="617" w:author="Thorson, James" w:date="2016-07-29T16:50:00Z">
              <m:r>
                <w:rPr>
                  <w:rFonts w:ascii="Cambria Math" w:hAnsi="Cambria Math" w:cs="Times New Roman"/>
                </w:rPr>
                <m:t>s</m:t>
              </m:r>
            </w:ins>
            <w:del w:id="618" w:author="Thorson, James" w:date="2016-07-29T16:50:00Z">
              <m:r>
                <w:rPr>
                  <w:rFonts w:ascii="Cambria Math" w:hAnsi="Cambria Math" w:cs="Times New Roman"/>
                </w:rPr>
                <m:t>b</m:t>
              </m:r>
            </w:del>
          </m:sub>
          <m:sup>
            <m:r>
              <w:rPr>
                <w:rFonts w:ascii="Cambria Math" w:hAnsi="Cambria Math" w:cs="Times New Roman"/>
              </w:rPr>
              <m:t>2</m:t>
            </m:r>
          </m:sup>
        </m:sSubSup>
      </m:oMath>
      <w:r>
        <w:rPr>
          <w:rFonts w:ascii="Times New Roman" w:hAnsi="Times New Roman" w:cs="Times New Roman"/>
        </w:rPr>
        <w:t>) follows the OU process as</w:t>
      </w:r>
    </w:p>
    <w:p w14:paraId="7C667781" w14:textId="77777777" w:rsidR="009C6A2D" w:rsidRDefault="009C6A2D">
      <w:pPr>
        <w:tabs>
          <w:tab w:val="left" w:pos="360"/>
          <w:tab w:val="left" w:pos="8640"/>
        </w:tabs>
        <w:rPr>
          <w:rFonts w:ascii="Times New Roman" w:hAnsi="Times New Roman" w:cs="Times New Roman"/>
        </w:rPr>
        <w:pPrChange w:id="619" w:author="Thorson, James" w:date="2016-07-29T15:38:00Z">
          <w:pPr/>
        </w:pPrChange>
      </w:pPr>
    </w:p>
    <w:p w14:paraId="22022CB1" w14:textId="5E46366A" w:rsidR="0047099A" w:rsidRDefault="006F707A">
      <w:pPr>
        <w:tabs>
          <w:tab w:val="left" w:pos="360"/>
          <w:tab w:val="left" w:pos="8640"/>
        </w:tabs>
        <w:rPr>
          <w:rFonts w:ascii="Times New Roman" w:hAnsi="Times New Roman" w:cs="Times New Roman"/>
        </w:rPr>
        <w:pPrChange w:id="620" w:author="Thorson, James" w:date="2016-07-29T15:38:00Z">
          <w:pPr/>
        </w:pPrChange>
      </w:pPr>
      <m:oMathPara>
        <m:oMath>
          <m:sSubSup>
            <m:sSubSupPr>
              <m:ctrlPr>
                <w:rPr>
                  <w:rFonts w:ascii="Cambria Math" w:hAnsi="Cambria Math" w:cs="Times New Roman"/>
                  <w:i/>
                </w:rPr>
              </m:ctrlPr>
            </m:sSubSupPr>
            <m:e>
              <m:r>
                <w:rPr>
                  <w:rFonts w:ascii="Cambria Math" w:hAnsi="Cambria Math" w:cs="Times New Roman"/>
                </w:rPr>
                <m:t>σ</m:t>
              </m:r>
            </m:e>
            <m:sub>
              <w:ins w:id="621" w:author="Thorson, James" w:date="2016-07-29T16:50:00Z">
                <m:r>
                  <w:rPr>
                    <w:rFonts w:ascii="Cambria Math" w:hAnsi="Cambria Math" w:cs="Times New Roman"/>
                  </w:rPr>
                  <m:t>s</m:t>
                </m:r>
              </w:ins>
              <w:del w:id="622" w:author="Thorson, James" w:date="2016-07-29T16:50:00Z">
                <m:r>
                  <w:rPr>
                    <w:rFonts w:ascii="Cambria Math" w:hAnsi="Cambria Math" w:cs="Times New Roman"/>
                  </w:rPr>
                  <m:t>b</m:t>
                </m:r>
              </w:del>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bSup>
                <m:sSubSupPr>
                  <m:ctrlPr>
                    <w:ins w:id="623" w:author="Thorson, James" w:date="2016-07-29T16:50:00Z">
                      <w:rPr>
                        <w:rFonts w:ascii="Cambria Math" w:hAnsi="Cambria Math" w:cs="Times New Roman"/>
                        <w:i/>
                      </w:rPr>
                    </w:ins>
                  </m:ctrlPr>
                </m:sSubSupPr>
                <m:e>
                  <m:r>
                    <w:rPr>
                      <w:rFonts w:ascii="Cambria Math" w:hAnsi="Cambria Math" w:cs="Times New Roman"/>
                    </w:rPr>
                    <m:t>σ</m:t>
                  </m:r>
                </m:e>
                <m:sub>
                  <w:ins w:id="624" w:author="Thorson, James" w:date="2016-07-29T16:51:00Z">
                    <m:r>
                      <w:rPr>
                        <w:rFonts w:ascii="Cambria Math" w:hAnsi="Cambria Math" w:cs="Times New Roman"/>
                      </w:rPr>
                      <m:t>ε</m:t>
                    </m:r>
                  </w:ins>
                </m:sub>
                <m:sup>
                  <m:r>
                    <w:rPr>
                      <w:rFonts w:ascii="Cambria Math" w:hAnsi="Cambria Math" w:cs="Times New Roman"/>
                    </w:rPr>
                    <m:t>2</m:t>
                  </m:r>
                </m:sup>
              </m:sSubSup>
            </m:num>
            <m:den>
              <m:r>
                <w:rPr>
                  <w:rFonts w:ascii="Cambria Math" w:hAnsi="Cambria Math" w:cs="Times New Roman"/>
                </w:rPr>
                <m:t>2</m:t>
              </m:r>
              <m:sSub>
                <m:sSubPr>
                  <m:ctrlPr>
                    <w:ins w:id="625" w:author="Thorson, James" w:date="2016-07-29T16:51:00Z">
                      <w:rPr>
                        <w:rFonts w:ascii="Cambria Math" w:hAnsi="Cambria Math" w:cs="Times New Roman"/>
                        <w:i/>
                      </w:rPr>
                    </w:ins>
                  </m:ctrlPr>
                </m:sSubPr>
                <m:e>
                  <m:r>
                    <w:rPr>
                      <w:rFonts w:ascii="Cambria Math" w:hAnsi="Cambria Math" w:cs="Times New Roman"/>
                    </w:rPr>
                    <m:t>θ</m:t>
                  </m:r>
                </m:e>
                <m:sub>
                  <w:ins w:id="626" w:author="Thorson, James" w:date="2016-07-29T16:51:00Z">
                    <m:r>
                      <w:rPr>
                        <w:rFonts w:ascii="Cambria Math" w:hAnsi="Cambria Math" w:cs="Times New Roman"/>
                      </w:rPr>
                      <m:t>ε</m:t>
                    </m:r>
                  </w:ins>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m:t>
                  </m:r>
                  <w:ins w:id="627" w:author="Thorson, James" w:date="2016-07-29T16:50:00Z">
                    <m:r>
                      <w:rPr>
                        <w:rFonts w:ascii="Cambria Math" w:hAnsi="Cambria Math" w:cs="Times New Roman"/>
                      </w:rPr>
                      <m:t>|s-</m:t>
                    </m:r>
                  </w:ins>
                  <m:sSub>
                    <m:sSubPr>
                      <m:ctrlPr>
                        <w:ins w:id="628" w:author="Thorson, James" w:date="2016-07-29T16:50:00Z">
                          <w:rPr>
                            <w:rFonts w:ascii="Cambria Math" w:hAnsi="Cambria Math" w:cs="Times New Roman"/>
                            <w:i/>
                          </w:rPr>
                        </w:ins>
                      </m:ctrlPr>
                    </m:sSubPr>
                    <m:e>
                      <w:ins w:id="629" w:author="Thorson, James" w:date="2016-07-29T16:50:00Z">
                        <m:r>
                          <w:rPr>
                            <w:rFonts w:ascii="Cambria Math" w:hAnsi="Cambria Math" w:cs="Times New Roman"/>
                          </w:rPr>
                          <m:t>s</m:t>
                        </m:r>
                      </w:ins>
                    </m:e>
                    <m:sub>
                      <w:ins w:id="630" w:author="Thorson, James" w:date="2016-07-29T16:50:00Z">
                        <m:r>
                          <w:rPr>
                            <w:rFonts w:ascii="Cambria Math" w:hAnsi="Cambria Math" w:cs="Times New Roman"/>
                          </w:rPr>
                          <m:t>parent</m:t>
                        </m:r>
                      </w:ins>
                    </m:sub>
                  </m:sSub>
                  <w:ins w:id="631" w:author="Thorson, James" w:date="2016-07-29T16:50:00Z">
                    <m:r>
                      <w:rPr>
                        <w:rFonts w:ascii="Cambria Math" w:hAnsi="Cambria Math" w:cs="Times New Roman"/>
                      </w:rPr>
                      <m:t>|</m:t>
                    </m:r>
                  </w:ins>
                  <w:del w:id="632" w:author="Thorson, James" w:date="2016-07-29T16:50:00Z">
                    <m:r>
                      <w:rPr>
                        <w:rFonts w:ascii="Cambria Math" w:hAnsi="Cambria Math" w:cs="Times New Roman"/>
                      </w:rPr>
                      <m:t>d</m:t>
                    </m:r>
                  </w:del>
                </m:sup>
              </m:sSup>
            </m:e>
          </m:d>
        </m:oMath>
      </m:oMathPara>
    </w:p>
    <w:p w14:paraId="487948A9" w14:textId="77777777" w:rsidR="0047099A" w:rsidRDefault="0047099A">
      <w:pPr>
        <w:tabs>
          <w:tab w:val="left" w:pos="360"/>
          <w:tab w:val="left" w:pos="8640"/>
        </w:tabs>
        <w:rPr>
          <w:rFonts w:ascii="Times New Roman" w:hAnsi="Times New Roman" w:cs="Times New Roman"/>
        </w:rPr>
        <w:pPrChange w:id="633" w:author="Thorson, James" w:date="2016-07-29T15:38:00Z">
          <w:pPr/>
        </w:pPrChange>
      </w:pPr>
    </w:p>
    <w:p w14:paraId="162E7E8E" w14:textId="77777777" w:rsidR="00C76FAC" w:rsidRDefault="00C76FAC">
      <w:pPr>
        <w:tabs>
          <w:tab w:val="left" w:pos="360"/>
          <w:tab w:val="left" w:pos="8640"/>
        </w:tabs>
        <w:rPr>
          <w:rFonts w:ascii="Times New Roman" w:hAnsi="Times New Roman" w:cs="Times New Roman"/>
        </w:rPr>
        <w:pPrChange w:id="634" w:author="Thorson, James" w:date="2016-07-29T15:38:00Z">
          <w:pPr/>
        </w:pPrChange>
      </w:pPr>
    </w:p>
    <w:p w14:paraId="6716EAEA" w14:textId="789FF9AF" w:rsidR="003A37EB" w:rsidRDefault="00C76FAC">
      <w:pPr>
        <w:tabs>
          <w:tab w:val="left" w:pos="360"/>
          <w:tab w:val="left" w:pos="8640"/>
        </w:tabs>
        <w:rPr>
          <w:rFonts w:ascii="Times New Roman" w:hAnsi="Times New Roman" w:cs="Times New Roman"/>
        </w:rPr>
        <w:pPrChange w:id="635" w:author="Thorson, James" w:date="2016-07-29T15:38:00Z">
          <w:pPr/>
        </w:pPrChange>
      </w:pPr>
      <w:proofErr w:type="gramStart"/>
      <w:r>
        <w:rPr>
          <w:rFonts w:ascii="Times New Roman" w:hAnsi="Times New Roman" w:cs="Times New Roman"/>
        </w:rPr>
        <w:t>where</w:t>
      </w:r>
      <w:proofErr w:type="gramEnd"/>
      <w:r>
        <w:rPr>
          <w:rFonts w:ascii="Times New Roman" w:hAnsi="Times New Roman" w:cs="Times New Roman"/>
        </w:rPr>
        <w:t xml:space="preserve"> </w:t>
      </w:r>
      <m:oMath>
        <m:sSub>
          <m:sSubPr>
            <m:ctrlPr>
              <w:ins w:id="636" w:author="Thorson, James" w:date="2016-07-29T16:51:00Z">
                <w:rPr>
                  <w:rFonts w:ascii="Cambria Math" w:hAnsi="Cambria Math" w:cs="Times New Roman"/>
                  <w:i/>
                </w:rPr>
              </w:ins>
            </m:ctrlPr>
          </m:sSubPr>
          <m:e>
            <m:r>
              <w:rPr>
                <w:rFonts w:ascii="Cambria Math" w:hAnsi="Cambria Math" w:cs="Times New Roman"/>
              </w:rPr>
              <m:t>θ</m:t>
            </m:r>
          </m:e>
          <m:sub>
            <w:ins w:id="637" w:author="Thorson, James" w:date="2016-07-29T16:51:00Z">
              <m:r>
                <w:rPr>
                  <w:rFonts w:ascii="Cambria Math" w:hAnsi="Cambria Math" w:cs="Times New Roman"/>
                </w:rPr>
                <m:t>ε</m:t>
              </m:r>
            </w:ins>
          </m:sub>
        </m:sSub>
      </m:oMath>
      <w:r>
        <w:rPr>
          <w:rFonts w:ascii="Times New Roman" w:hAnsi="Times New Roman" w:cs="Times New Roman"/>
        </w:rPr>
        <w:t xml:space="preserve"> is the exponential rate of decay in correlation between child and parent </w:t>
      </w:r>
      <w:r w:rsidR="00D738A6">
        <w:rPr>
          <w:rFonts w:ascii="Times New Roman" w:hAnsi="Times New Roman" w:cs="Times New Roman"/>
        </w:rPr>
        <w:t xml:space="preserve">nodes </w:t>
      </w:r>
      <w:r>
        <w:rPr>
          <w:rFonts w:ascii="Times New Roman" w:hAnsi="Times New Roman" w:cs="Times New Roman"/>
        </w:rPr>
        <w:t>with distance</w:t>
      </w:r>
      <w:r w:rsidR="009C6A2D">
        <w:rPr>
          <w:rFonts w:ascii="Times New Roman" w:hAnsi="Times New Roman" w:cs="Times New Roman"/>
        </w:rPr>
        <w:t xml:space="preserve"> and l</w:t>
      </w:r>
      <w:r w:rsidR="00D738A6">
        <w:rPr>
          <w:rFonts w:ascii="Times New Roman" w:hAnsi="Times New Roman" w:cs="Times New Roman"/>
        </w:rPr>
        <w:t xml:space="preserve">arger values represent </w:t>
      </w:r>
      <w:r w:rsidR="009C6A2D">
        <w:rPr>
          <w:rFonts w:ascii="Times New Roman" w:hAnsi="Times New Roman" w:cs="Times New Roman"/>
        </w:rPr>
        <w:t>less correlatio</w:t>
      </w:r>
      <w:ins w:id="638" w:author="Thorson, James" w:date="2016-07-29T16:51:00Z">
        <w:r w:rsidR="002B71E7">
          <w:rPr>
            <w:rFonts w:ascii="Times New Roman" w:hAnsi="Times New Roman" w:cs="Times New Roman"/>
          </w:rPr>
          <w:t>n,</w:t>
        </w:r>
      </w:ins>
      <w:del w:id="639" w:author="Thorson, James" w:date="2016-07-29T16:51:00Z">
        <w:r w:rsidR="009C6A2D" w:rsidDel="002B71E7">
          <w:rPr>
            <w:rFonts w:ascii="Times New Roman" w:hAnsi="Times New Roman" w:cs="Times New Roman"/>
          </w:rPr>
          <w:delText>n.</w:delText>
        </w:r>
      </w:del>
      <w:r w:rsidR="009C6A2D">
        <w:rPr>
          <w:rFonts w:ascii="Times New Roman" w:hAnsi="Times New Roman" w:cs="Times New Roman"/>
        </w:rPr>
        <w:t xml:space="preserve"> </w:t>
      </w:r>
      <w:del w:id="640" w:author="Thorson, James" w:date="2016-07-29T16:51:00Z">
        <m:oMath>
          <m:r>
            <w:rPr>
              <w:rFonts w:ascii="Cambria Math" w:hAnsi="Cambria Math" w:cs="Times New Roman"/>
            </w:rPr>
            <m:t>d</m:t>
          </m:r>
        </m:oMath>
        <w:r w:rsidDel="002B71E7">
          <w:rPr>
            <w:rFonts w:ascii="Times New Roman" w:hAnsi="Times New Roman" w:cs="Times New Roman"/>
          </w:rPr>
          <w:delText xml:space="preserve"> is the distance between the child and parent nodes</w:delText>
        </w:r>
        <w:r w:rsidR="009C6A2D" w:rsidDel="002B71E7">
          <w:rPr>
            <w:rFonts w:ascii="Times New Roman" w:hAnsi="Times New Roman" w:cs="Times New Roman"/>
          </w:rPr>
          <w:delText xml:space="preserve"> </w:delText>
        </w:r>
      </w:del>
      <w:r w:rsidR="009C6A2D">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m:t>
        </m:r>
      </m:oMath>
      <w:r w:rsidR="000E62CB">
        <w:rPr>
          <w:rFonts w:ascii="Times New Roman" w:hAnsi="Times New Roman" w:cs="Times New Roman"/>
        </w:rPr>
        <w:t xml:space="preserve">is the variation in the </w:t>
      </w:r>
      <w:r w:rsidR="009C6A2D">
        <w:rPr>
          <w:rFonts w:ascii="Times New Roman" w:hAnsi="Times New Roman" w:cs="Times New Roman"/>
        </w:rPr>
        <w:t xml:space="preserve">OU </w:t>
      </w:r>
      <w:r w:rsidR="000E62CB">
        <w:rPr>
          <w:rFonts w:ascii="Times New Roman" w:hAnsi="Times New Roman" w:cs="Times New Roman"/>
        </w:rPr>
        <w:t>process</w:t>
      </w:r>
      <w:r w:rsidR="009C6A2D">
        <w:rPr>
          <w:rFonts w:ascii="Times New Roman" w:hAnsi="Times New Roman" w:cs="Times New Roman"/>
        </w:rPr>
        <w:t xml:space="preserve">. </w:t>
      </w:r>
      <w:r w:rsidR="003A37EB">
        <w:rPr>
          <w:rFonts w:ascii="Times New Roman" w:hAnsi="Times New Roman" w:cs="Times New Roman"/>
        </w:rPr>
        <w:t xml:space="preserve">The </w:t>
      </w:r>
      <w:r w:rsidR="009C6A2D">
        <w:rPr>
          <w:rFonts w:ascii="Times New Roman" w:hAnsi="Times New Roman" w:cs="Times New Roman"/>
        </w:rPr>
        <w:t>expected</w:t>
      </w:r>
      <w:r w:rsidR="005E14F3">
        <w:rPr>
          <w:rFonts w:ascii="Times New Roman" w:hAnsi="Times New Roman" w:cs="Times New Roman"/>
        </w:rPr>
        <w:t xml:space="preserve"> </w:t>
      </w:r>
      <w:r w:rsidR="003A37EB">
        <w:rPr>
          <w:rFonts w:ascii="Times New Roman" w:hAnsi="Times New Roman" w:cs="Times New Roman"/>
        </w:rPr>
        <w:t xml:space="preserve">correlation between points in the network is then </w:t>
      </w:r>
      <w:r w:rsidR="009C6A2D">
        <w:rPr>
          <w:rFonts w:ascii="Times New Roman" w:hAnsi="Times New Roman" w:cs="Times New Roman"/>
        </w:rPr>
        <w:t xml:space="preserve">represented by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oMath>
      <w:r w:rsidR="009C6A2D">
        <w:rPr>
          <w:rFonts w:ascii="Times New Roman" w:hAnsi="Times New Roman" w:cs="Times New Roman"/>
        </w:rPr>
        <w:t xml:space="preserve"> where</w:t>
      </w:r>
    </w:p>
    <w:p w14:paraId="753F0AE4" w14:textId="77777777" w:rsidR="003A37EB" w:rsidRDefault="003A37EB">
      <w:pPr>
        <w:tabs>
          <w:tab w:val="left" w:pos="360"/>
          <w:tab w:val="left" w:pos="8640"/>
        </w:tabs>
        <w:rPr>
          <w:rFonts w:ascii="Times New Roman" w:hAnsi="Times New Roman" w:cs="Times New Roman"/>
        </w:rPr>
        <w:pPrChange w:id="641" w:author="Thorson, James" w:date="2016-07-29T15:38:00Z">
          <w:pPr/>
        </w:pPrChange>
      </w:pPr>
    </w:p>
    <w:commentRangeStart w:id="642"/>
    <w:p w14:paraId="084B967D" w14:textId="7E30E1F5" w:rsidR="003A37EB" w:rsidRDefault="006F707A">
      <w:pPr>
        <w:tabs>
          <w:tab w:val="left" w:pos="360"/>
          <w:tab w:val="left" w:pos="8640"/>
        </w:tabs>
        <w:rPr>
          <w:rFonts w:ascii="Times New Roman" w:hAnsi="Times New Roman" w:cs="Times New Roman"/>
        </w:rPr>
        <w:pPrChange w:id="643" w:author="Thorson, James" w:date="2016-07-29T15:38:00Z">
          <w:pPr/>
        </w:pPrChange>
      </w:pPr>
      <m:oMathPara>
        <m:oMath>
          <m:sSub>
            <m:sSubPr>
              <m:ctrlPr>
                <w:rPr>
                  <w:rFonts w:ascii="Cambria Math" w:hAnsi="Cambria Math" w:cs="Times New Roman"/>
                  <w:i/>
                </w:rPr>
              </m:ctrlPr>
            </m:sSubPr>
            <m:e>
              <m:r>
                <w:rPr>
                  <w:rFonts w:ascii="Cambria Math" w:hAnsi="Cambria Math" w:cs="Times New Roman"/>
                </w:rPr>
                <m:t>ρ</m:t>
              </m:r>
            </m:e>
            <m:sub>
              <w:ins w:id="644" w:author="Thorson, James" w:date="2016-07-29T16:52:00Z">
                <m:r>
                  <w:rPr>
                    <w:rFonts w:ascii="Cambria Math" w:hAnsi="Cambria Math" w:cs="Times New Roman"/>
                  </w:rPr>
                  <m:t>s</m:t>
                </m:r>
              </w:ins>
              <w:del w:id="645" w:author="Thorson, James" w:date="2016-07-29T16:52:00Z">
                <m:r>
                  <w:rPr>
                    <w:rFonts w:ascii="Cambria Math" w:hAnsi="Cambria Math" w:cs="Times New Roman"/>
                  </w:rPr>
                  <m:t>b</m:t>
                </m:r>
              </w:del>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ins w:id="646" w:author="Thorson, James" w:date="2016-07-29T16:51:00Z">
                      <w:rPr>
                        <w:rFonts w:ascii="Cambria Math" w:hAnsi="Cambria Math" w:cs="Times New Roman"/>
                        <w:i/>
                      </w:rPr>
                    </w:ins>
                  </m:ctrlPr>
                </m:sSubPr>
                <m:e>
                  <m:r>
                    <w:rPr>
                      <w:rFonts w:ascii="Cambria Math" w:hAnsi="Cambria Math" w:cs="Times New Roman"/>
                    </w:rPr>
                    <m:t>θ</m:t>
                  </m:r>
                </m:e>
                <m:sub>
                  <w:ins w:id="647" w:author="Thorson, James" w:date="2016-07-29T16:51:00Z">
                    <m:r>
                      <w:rPr>
                        <w:rFonts w:ascii="Cambria Math" w:hAnsi="Cambria Math" w:cs="Times New Roman"/>
                      </w:rPr>
                      <m:t>ε</m:t>
                    </m:r>
                  </w:ins>
                </m:sub>
              </m:sSub>
              <w:ins w:id="648" w:author="Thorson, James" w:date="2016-07-29T16:51:00Z">
                <m:r>
                  <w:rPr>
                    <w:rFonts w:ascii="Cambria Math" w:hAnsi="Cambria Math" w:cs="Times New Roman"/>
                  </w:rPr>
                  <m:t>|s-</m:t>
                </m:r>
              </w:ins>
              <m:sSub>
                <m:sSubPr>
                  <m:ctrlPr>
                    <w:ins w:id="649" w:author="Thorson, James" w:date="2016-07-29T16:51:00Z">
                      <w:rPr>
                        <w:rFonts w:ascii="Cambria Math" w:hAnsi="Cambria Math" w:cs="Times New Roman"/>
                        <w:i/>
                      </w:rPr>
                    </w:ins>
                  </m:ctrlPr>
                </m:sSubPr>
                <m:e>
                  <w:ins w:id="650" w:author="Thorson, James" w:date="2016-07-29T16:51:00Z">
                    <m:r>
                      <w:rPr>
                        <w:rFonts w:ascii="Cambria Math" w:hAnsi="Cambria Math" w:cs="Times New Roman"/>
                      </w:rPr>
                      <m:t>s</m:t>
                    </m:r>
                  </w:ins>
                </m:e>
                <m:sub>
                  <w:ins w:id="651" w:author="Thorson, James" w:date="2016-07-29T16:51:00Z">
                    <m:r>
                      <w:rPr>
                        <w:rFonts w:ascii="Cambria Math" w:hAnsi="Cambria Math" w:cs="Times New Roman"/>
                      </w:rPr>
                      <m:t>parent</m:t>
                    </m:r>
                  </w:ins>
                </m:sub>
              </m:sSub>
              <w:ins w:id="652" w:author="Thorson, James" w:date="2016-07-29T16:51:00Z">
                <m:r>
                  <w:rPr>
                    <w:rFonts w:ascii="Cambria Math" w:hAnsi="Cambria Math" w:cs="Times New Roman"/>
                  </w:rPr>
                  <m:t>|</m:t>
                </m:r>
              </w:ins>
              <w:del w:id="653" w:author="Thorson, James" w:date="2016-07-29T16:51:00Z">
                <m:r>
                  <w:rPr>
                    <w:rFonts w:ascii="Cambria Math" w:hAnsi="Cambria Math" w:cs="Times New Roman"/>
                  </w:rPr>
                  <m:t>d</m:t>
                </m:r>
              </w:del>
            </m:sup>
          </m:sSup>
          <w:commentRangeEnd w:id="642"/>
          <m:r>
            <m:rPr>
              <m:sty m:val="p"/>
            </m:rPr>
            <w:rPr>
              <w:rStyle w:val="CommentReference"/>
            </w:rPr>
            <w:commentReference w:id="642"/>
          </m:r>
        </m:oMath>
      </m:oMathPara>
    </w:p>
    <w:p w14:paraId="22C575AC" w14:textId="62F18F35" w:rsidR="000E62CB" w:rsidDel="00E543E9" w:rsidRDefault="000E62CB">
      <w:pPr>
        <w:tabs>
          <w:tab w:val="left" w:pos="360"/>
          <w:tab w:val="left" w:pos="8640"/>
        </w:tabs>
        <w:rPr>
          <w:del w:id="654" w:author="Thorson, James" w:date="2016-07-29T16:41:00Z"/>
          <w:rFonts w:ascii="Times New Roman" w:hAnsi="Times New Roman" w:cs="Times New Roman"/>
        </w:rPr>
        <w:pPrChange w:id="655" w:author="Thorson, James" w:date="2016-07-29T15:38:00Z">
          <w:pPr/>
        </w:pPrChange>
      </w:pPr>
    </w:p>
    <w:p w14:paraId="22BE97A9" w14:textId="719CA306" w:rsidR="000E62CB" w:rsidRDefault="000E62CB">
      <w:pPr>
        <w:tabs>
          <w:tab w:val="left" w:pos="360"/>
          <w:tab w:val="left" w:pos="8640"/>
        </w:tabs>
        <w:rPr>
          <w:rFonts w:ascii="Times New Roman" w:hAnsi="Times New Roman" w:cs="Times New Roman"/>
        </w:rPr>
        <w:pPrChange w:id="656" w:author="Thorson, James" w:date="2016-07-29T15:38:00Z">
          <w:pPr/>
        </w:pPrChange>
      </w:pPr>
    </w:p>
    <w:p w14:paraId="5D995747" w14:textId="2A41FF26" w:rsidR="00A96236" w:rsidRPr="00A96236" w:rsidDel="003117E7" w:rsidRDefault="00A96236">
      <w:pPr>
        <w:tabs>
          <w:tab w:val="left" w:pos="360"/>
          <w:tab w:val="left" w:pos="8640"/>
        </w:tabs>
        <w:rPr>
          <w:rFonts w:ascii="Times New Roman" w:hAnsi="Times New Roman" w:cs="Times New Roman"/>
          <w:u w:val="single"/>
        </w:rPr>
        <w:pPrChange w:id="657" w:author="Thorson, James" w:date="2016-07-29T15:38:00Z">
          <w:pPr/>
        </w:pPrChange>
      </w:pPr>
      <w:moveFromRangeStart w:id="658" w:author="Thorson, James" w:date="2016-07-29T16:41:00Z" w:name="move457573828"/>
      <w:moveFrom w:id="659" w:author="Thorson, James" w:date="2016-07-29T16:41:00Z">
        <w:r w:rsidRPr="00A96236" w:rsidDel="003117E7">
          <w:rPr>
            <w:rFonts w:ascii="Times New Roman" w:hAnsi="Times New Roman" w:cs="Times New Roman"/>
            <w:u w:val="single"/>
          </w:rPr>
          <w:t>Temporal</w:t>
        </w:r>
      </w:moveFrom>
    </w:p>
    <w:p w14:paraId="0BC1C62E" w14:textId="40E615FE" w:rsidR="00A96236" w:rsidDel="003117E7" w:rsidRDefault="00A96236">
      <w:pPr>
        <w:tabs>
          <w:tab w:val="left" w:pos="360"/>
          <w:tab w:val="left" w:pos="8640"/>
        </w:tabs>
        <w:rPr>
          <w:rFonts w:ascii="Times New Roman" w:hAnsi="Times New Roman" w:cs="Times New Roman"/>
          <w:u w:val="single"/>
        </w:rPr>
        <w:pPrChange w:id="660" w:author="Thorson, James" w:date="2016-07-29T15:38:00Z">
          <w:pPr/>
        </w:pPrChange>
      </w:pPr>
    </w:p>
    <w:p w14:paraId="10CE3847" w14:textId="55E68C29" w:rsidR="009C6A2D" w:rsidDel="003117E7" w:rsidRDefault="009C6A2D">
      <w:pPr>
        <w:tabs>
          <w:tab w:val="left" w:pos="360"/>
          <w:tab w:val="left" w:pos="8640"/>
        </w:tabs>
        <w:rPr>
          <w:rFonts w:ascii="Times New Roman" w:hAnsi="Times New Roman" w:cs="Times New Roman"/>
          <w:u w:val="single"/>
        </w:rPr>
        <w:pPrChange w:id="661" w:author="Thorson, James" w:date="2016-07-29T15:38:00Z">
          <w:pPr/>
        </w:pPrChange>
      </w:pPr>
    </w:p>
    <w:p w14:paraId="019EA589" w14:textId="089BE766" w:rsidR="004C6E1F" w:rsidRPr="00A96236" w:rsidDel="003117E7" w:rsidRDefault="004C6E1F">
      <w:pPr>
        <w:tabs>
          <w:tab w:val="left" w:pos="360"/>
          <w:tab w:val="left" w:pos="8640"/>
        </w:tabs>
        <w:rPr>
          <w:rFonts w:ascii="Times New Roman" w:hAnsi="Times New Roman" w:cs="Times New Roman"/>
          <w:u w:val="single"/>
        </w:rPr>
        <w:pPrChange w:id="662" w:author="Thorson, James" w:date="2016-07-29T15:38:00Z">
          <w:pPr/>
        </w:pPrChange>
      </w:pPr>
    </w:p>
    <w:moveFromRangeEnd w:id="658"/>
    <w:p w14:paraId="4473F5C6" w14:textId="67604B65" w:rsidR="003117E7" w:rsidRPr="003B778E" w:rsidRDefault="003117E7" w:rsidP="003117E7">
      <w:pPr>
        <w:tabs>
          <w:tab w:val="left" w:pos="360"/>
          <w:tab w:val="left" w:pos="8640"/>
        </w:tabs>
        <w:rPr>
          <w:ins w:id="663" w:author="Thorson, James" w:date="2016-07-29T16:41:00Z"/>
          <w:rFonts w:ascii="Times New Roman" w:hAnsi="Times New Roman" w:cs="Times New Roman"/>
          <w:b/>
        </w:rPr>
      </w:pPr>
      <w:ins w:id="664" w:author="Thorson, James" w:date="2016-07-29T16:41:00Z">
        <w:r w:rsidRPr="003B778E">
          <w:rPr>
            <w:rFonts w:ascii="Times New Roman" w:hAnsi="Times New Roman" w:cs="Times New Roman"/>
            <w:b/>
          </w:rPr>
          <w:t>Ornste</w:t>
        </w:r>
        <w:r>
          <w:rPr>
            <w:rFonts w:ascii="Times New Roman" w:hAnsi="Times New Roman" w:cs="Times New Roman"/>
            <w:b/>
          </w:rPr>
          <w:t>in-</w:t>
        </w:r>
        <w:proofErr w:type="spellStart"/>
        <w:r>
          <w:rPr>
            <w:rFonts w:ascii="Times New Roman" w:hAnsi="Times New Roman" w:cs="Times New Roman"/>
            <w:b/>
          </w:rPr>
          <w:t>Uhlenbeck</w:t>
        </w:r>
        <w:proofErr w:type="spellEnd"/>
        <w:r>
          <w:rPr>
            <w:rFonts w:ascii="Times New Roman" w:hAnsi="Times New Roman" w:cs="Times New Roman"/>
            <w:b/>
          </w:rPr>
          <w:t xml:space="preserve"> process for </w:t>
        </w:r>
        <w:proofErr w:type="spellStart"/>
        <w:r>
          <w:rPr>
            <w:rFonts w:ascii="Times New Roman" w:hAnsi="Times New Roman" w:cs="Times New Roman"/>
            <w:b/>
          </w:rPr>
          <w:t>spatio</w:t>
        </w:r>
        <w:proofErr w:type="spellEnd"/>
        <w:r>
          <w:rPr>
            <w:rFonts w:ascii="Times New Roman" w:hAnsi="Times New Roman" w:cs="Times New Roman"/>
            <w:b/>
          </w:rPr>
          <w:t>-temporal</w:t>
        </w:r>
        <w:r w:rsidRPr="003B778E">
          <w:rPr>
            <w:rFonts w:ascii="Times New Roman" w:hAnsi="Times New Roman" w:cs="Times New Roman"/>
            <w:b/>
          </w:rPr>
          <w:t xml:space="preserve"> variation</w:t>
        </w:r>
      </w:ins>
    </w:p>
    <w:p w14:paraId="2FA87A42" w14:textId="77777777" w:rsidR="003117E7" w:rsidRDefault="003117E7" w:rsidP="003117E7">
      <w:pPr>
        <w:tabs>
          <w:tab w:val="left" w:pos="360"/>
          <w:tab w:val="left" w:pos="8640"/>
        </w:tabs>
        <w:rPr>
          <w:ins w:id="665" w:author="Thorson, James" w:date="2016-07-29T16:41:00Z"/>
          <w:rFonts w:ascii="Times New Roman" w:hAnsi="Times New Roman" w:cs="Times New Roman"/>
        </w:rPr>
      </w:pPr>
    </w:p>
    <w:p w14:paraId="23DC9553" w14:textId="35597896" w:rsidR="00A96236" w:rsidRPr="00A96236" w:rsidDel="003117E7" w:rsidRDefault="00A96236">
      <w:pPr>
        <w:tabs>
          <w:tab w:val="left" w:pos="360"/>
          <w:tab w:val="left" w:pos="8640"/>
        </w:tabs>
        <w:rPr>
          <w:del w:id="666" w:author="Thorson, James" w:date="2016-07-29T16:41:00Z"/>
          <w:rFonts w:ascii="Times New Roman" w:hAnsi="Times New Roman" w:cs="Times New Roman"/>
          <w:u w:val="single"/>
        </w:rPr>
        <w:pPrChange w:id="667" w:author="Thorson, James" w:date="2016-07-29T15:38:00Z">
          <w:pPr/>
        </w:pPrChange>
      </w:pPr>
      <w:del w:id="668" w:author="Thorson, James" w:date="2016-07-29T16:41:00Z">
        <w:r w:rsidRPr="00A96236" w:rsidDel="003117E7">
          <w:rPr>
            <w:rFonts w:ascii="Times New Roman" w:hAnsi="Times New Roman" w:cs="Times New Roman"/>
            <w:u w:val="single"/>
          </w:rPr>
          <w:delText>Spatiotemporal</w:delText>
        </w:r>
      </w:del>
    </w:p>
    <w:p w14:paraId="605956FC" w14:textId="77777777" w:rsidR="00A96236" w:rsidRDefault="00A96236">
      <w:pPr>
        <w:tabs>
          <w:tab w:val="left" w:pos="360"/>
          <w:tab w:val="left" w:pos="8640"/>
        </w:tabs>
        <w:rPr>
          <w:rFonts w:ascii="Times New Roman" w:hAnsi="Times New Roman" w:cs="Times New Roman"/>
          <w:u w:val="single"/>
        </w:rPr>
        <w:pPrChange w:id="669" w:author="Thorson, James" w:date="2016-07-29T15:38:00Z">
          <w:pPr/>
        </w:pPrChange>
      </w:pPr>
    </w:p>
    <w:commentRangeStart w:id="670"/>
    <w:p w14:paraId="7EBA12C7" w14:textId="24429C1A" w:rsidR="00B15ACD" w:rsidRDefault="006F707A">
      <w:pPr>
        <w:tabs>
          <w:tab w:val="left" w:pos="360"/>
          <w:tab w:val="left" w:pos="8640"/>
        </w:tabs>
        <w:rPr>
          <w:rFonts w:ascii="Times New Roman" w:hAnsi="Times New Roman" w:cs="Times New Roman"/>
        </w:rPr>
        <w:pPrChange w:id="671" w:author="Thorson, James" w:date="2016-07-29T15:38:00Z">
          <w:pPr/>
        </w:pPrChange>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d</m:t>
                  </m:r>
                </m:sup>
              </m:sSup>
              <m:r>
                <m:rPr>
                  <m:sty m:val="p"/>
                </m:rPr>
                <w:rPr>
                  <w:rStyle w:val="CommentReference"/>
                </w:rPr>
                <w:commentReference w:id="672"/>
              </m:r>
            </m:e>
          </m:d>
          <w:commentRangeEnd w:id="670"/>
          <m:r>
            <m:rPr>
              <m:sty m:val="p"/>
            </m:rPr>
            <w:rPr>
              <w:rStyle w:val="CommentReference"/>
            </w:rPr>
            <w:commentReference w:id="670"/>
          </m:r>
        </m:oMath>
      </m:oMathPara>
    </w:p>
    <w:p w14:paraId="03FD71E4" w14:textId="77777777" w:rsidR="00B15ACD" w:rsidRDefault="00B15ACD">
      <w:pPr>
        <w:tabs>
          <w:tab w:val="left" w:pos="360"/>
          <w:tab w:val="left" w:pos="8640"/>
        </w:tabs>
        <w:rPr>
          <w:rFonts w:ascii="Times New Roman" w:hAnsi="Times New Roman" w:cs="Times New Roman"/>
          <w:u w:val="single"/>
        </w:rPr>
        <w:pPrChange w:id="673" w:author="Thorson, James" w:date="2016-07-29T15:38:00Z">
          <w:pPr/>
        </w:pPrChange>
      </w:pPr>
    </w:p>
    <w:p w14:paraId="2D06F38C" w14:textId="77777777" w:rsidR="00B15ACD" w:rsidRDefault="00B15ACD">
      <w:pPr>
        <w:tabs>
          <w:tab w:val="left" w:pos="360"/>
          <w:tab w:val="left" w:pos="8640"/>
        </w:tabs>
        <w:rPr>
          <w:rFonts w:ascii="Times New Roman" w:hAnsi="Times New Roman" w:cs="Times New Roman"/>
          <w:u w:val="single"/>
        </w:rPr>
        <w:pPrChange w:id="674" w:author="Thorson, James" w:date="2016-07-29T15:38:00Z">
          <w:pPr/>
        </w:pPrChange>
      </w:pPr>
    </w:p>
    <w:p w14:paraId="569C7622" w14:textId="281FBD9D" w:rsidR="007743AA" w:rsidRDefault="007743AA">
      <w:pPr>
        <w:tabs>
          <w:tab w:val="left" w:pos="360"/>
          <w:tab w:val="left" w:pos="8640"/>
        </w:tabs>
        <w:rPr>
          <w:rFonts w:ascii="Times New Roman" w:hAnsi="Times New Roman" w:cs="Times New Roman"/>
        </w:rPr>
        <w:pPrChange w:id="675" w:author="Thorson, James" w:date="2016-07-29T15:38:00Z">
          <w:pPr/>
        </w:pPrChange>
      </w:pPr>
      <w:r>
        <w:rPr>
          <w:rFonts w:ascii="Times New Roman" w:hAnsi="Times New Roman" w:cs="Times New Roman"/>
        </w:rPr>
        <w:t>We assumed that the spatial and spatiotemporal processes acted on the same spatial scales such that</w:t>
      </w:r>
    </w:p>
    <w:p w14:paraId="4B6CCDCB" w14:textId="77777777" w:rsidR="007743AA" w:rsidRDefault="007743AA">
      <w:pPr>
        <w:tabs>
          <w:tab w:val="left" w:pos="360"/>
          <w:tab w:val="left" w:pos="8640"/>
        </w:tabs>
        <w:rPr>
          <w:rFonts w:ascii="Times New Roman" w:hAnsi="Times New Roman" w:cs="Times New Roman"/>
        </w:rPr>
        <w:pPrChange w:id="676" w:author="Thorson, James" w:date="2016-07-29T15:38:00Z">
          <w:pPr/>
        </w:pPrChange>
      </w:pPr>
    </w:p>
    <w:p w14:paraId="64B9F3D8" w14:textId="5FA90A85" w:rsidR="007743AA" w:rsidRPr="007743AA" w:rsidRDefault="006F707A">
      <w:pPr>
        <w:tabs>
          <w:tab w:val="left" w:pos="360"/>
          <w:tab w:val="left" w:pos="8640"/>
        </w:tabs>
        <w:rPr>
          <w:rFonts w:ascii="Times New Roman" w:hAnsi="Times New Roman" w:cs="Times New Roman"/>
        </w:rPr>
        <w:pPrChange w:id="677" w:author="Thorson, James" w:date="2016-07-29T15:38:00Z">
          <w:pPr/>
        </w:pPrChange>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sSub>
        </m:oMath>
      </m:oMathPara>
    </w:p>
    <w:p w14:paraId="73056CB3" w14:textId="77777777" w:rsidR="007743AA" w:rsidRDefault="007743AA">
      <w:pPr>
        <w:tabs>
          <w:tab w:val="left" w:pos="360"/>
          <w:tab w:val="left" w:pos="8640"/>
        </w:tabs>
        <w:rPr>
          <w:rFonts w:ascii="Times New Roman" w:hAnsi="Times New Roman" w:cs="Times New Roman"/>
        </w:rPr>
        <w:pPrChange w:id="678" w:author="Thorson, James" w:date="2016-07-29T15:38:00Z">
          <w:pPr/>
        </w:pPrChange>
      </w:pPr>
    </w:p>
    <w:p w14:paraId="32280DCF" w14:textId="40197EDB" w:rsidR="007743AA" w:rsidRPr="007743AA" w:rsidRDefault="007743AA">
      <w:pPr>
        <w:tabs>
          <w:tab w:val="left" w:pos="360"/>
          <w:tab w:val="left" w:pos="8640"/>
        </w:tabs>
        <w:rPr>
          <w:rFonts w:ascii="Times New Roman" w:hAnsi="Times New Roman" w:cs="Times New Roman"/>
        </w:rPr>
        <w:pPrChange w:id="679" w:author="Thorson, James" w:date="2016-07-29T15:38:00Z">
          <w:pPr/>
        </w:pPrChange>
      </w:pPr>
      <w:proofErr w:type="gramStart"/>
      <w:r>
        <w:rPr>
          <w:rFonts w:ascii="Times New Roman" w:hAnsi="Times New Roman" w:cs="Times New Roman"/>
        </w:rPr>
        <w:t>but</w:t>
      </w:r>
      <w:proofErr w:type="gramEnd"/>
      <w:r>
        <w:rPr>
          <w:rFonts w:ascii="Times New Roman" w:hAnsi="Times New Roman" w:cs="Times New Roman"/>
        </w:rPr>
        <w:t xml:space="preserve"> the variance in the OU process was independent for the spatial and spatiotemporal components. This assumption could be relaxed in the future but may require large networks with a large amount of spatially and temporally replicated data to fit, potentially beyond what is available for most studies.</w:t>
      </w:r>
    </w:p>
    <w:p w14:paraId="7FA9C719" w14:textId="6008FA1C" w:rsidR="007743AA" w:rsidRDefault="007743AA">
      <w:pPr>
        <w:tabs>
          <w:tab w:val="left" w:pos="360"/>
          <w:tab w:val="left" w:pos="8640"/>
        </w:tabs>
        <w:rPr>
          <w:ins w:id="680" w:author="Thorson, James" w:date="2016-07-29T16:41:00Z"/>
          <w:rFonts w:ascii="Times New Roman" w:hAnsi="Times New Roman" w:cs="Times New Roman"/>
          <w:u w:val="single"/>
        </w:rPr>
        <w:pPrChange w:id="681" w:author="Thorson, James" w:date="2016-07-29T15:38:00Z">
          <w:pPr/>
        </w:pPrChange>
      </w:pPr>
    </w:p>
    <w:p w14:paraId="0A70538B" w14:textId="7BF9F1B0" w:rsidR="003117E7" w:rsidRPr="003117E7" w:rsidRDefault="003117E7" w:rsidP="003117E7">
      <w:pPr>
        <w:tabs>
          <w:tab w:val="left" w:pos="360"/>
          <w:tab w:val="left" w:pos="8640"/>
        </w:tabs>
        <w:rPr>
          <w:rFonts w:ascii="Times New Roman" w:hAnsi="Times New Roman" w:cs="Times New Roman"/>
          <w:b/>
          <w:rPrChange w:id="682" w:author="Thorson, James" w:date="2016-07-29T16:41:00Z">
            <w:rPr>
              <w:rFonts w:ascii="Times New Roman" w:hAnsi="Times New Roman" w:cs="Times New Roman"/>
              <w:u w:val="single"/>
            </w:rPr>
          </w:rPrChange>
        </w:rPr>
      </w:pPr>
      <w:moveToRangeStart w:id="683" w:author="Thorson, James" w:date="2016-07-29T16:41:00Z" w:name="move457573828"/>
      <w:moveTo w:id="684" w:author="Thorson, James" w:date="2016-07-29T16:41:00Z">
        <w:del w:id="685" w:author="Thorson, James" w:date="2016-07-29T16:41:00Z">
          <w:r w:rsidRPr="003117E7" w:rsidDel="003117E7">
            <w:rPr>
              <w:rFonts w:ascii="Times New Roman" w:hAnsi="Times New Roman" w:cs="Times New Roman"/>
              <w:b/>
              <w:rPrChange w:id="686" w:author="Thorson, James" w:date="2016-07-29T16:41:00Z">
                <w:rPr>
                  <w:rFonts w:ascii="Times New Roman" w:hAnsi="Times New Roman" w:cs="Times New Roman"/>
                  <w:u w:val="single"/>
                </w:rPr>
              </w:rPrChange>
            </w:rPr>
            <w:delText>Temporal</w:delText>
          </w:r>
        </w:del>
      </w:moveTo>
      <w:ins w:id="687" w:author="Thorson, James" w:date="2016-07-29T16:41:00Z">
        <w:r>
          <w:rPr>
            <w:rFonts w:ascii="Times New Roman" w:hAnsi="Times New Roman" w:cs="Times New Roman"/>
            <w:b/>
          </w:rPr>
          <w:t>First-order autocorrelation for temporal variation</w:t>
        </w:r>
      </w:ins>
    </w:p>
    <w:p w14:paraId="1241B38C" w14:textId="77777777" w:rsidR="003117E7" w:rsidRDefault="003117E7" w:rsidP="003117E7">
      <w:pPr>
        <w:tabs>
          <w:tab w:val="left" w:pos="360"/>
          <w:tab w:val="left" w:pos="8640"/>
        </w:tabs>
        <w:rPr>
          <w:rFonts w:ascii="Times New Roman" w:hAnsi="Times New Roman" w:cs="Times New Roman"/>
          <w:u w:val="single"/>
        </w:rPr>
      </w:pPr>
    </w:p>
    <w:p w14:paraId="7D91B03D" w14:textId="77777777" w:rsidR="003117E7" w:rsidDel="003117E7" w:rsidRDefault="003117E7" w:rsidP="003117E7">
      <w:pPr>
        <w:tabs>
          <w:tab w:val="left" w:pos="360"/>
          <w:tab w:val="left" w:pos="8640"/>
        </w:tabs>
        <w:rPr>
          <w:del w:id="688" w:author="Thorson, James" w:date="2016-07-29T16:41:00Z"/>
          <w:rFonts w:ascii="Times New Roman" w:hAnsi="Times New Roman" w:cs="Times New Roman"/>
          <w:u w:val="single"/>
        </w:rPr>
      </w:pPr>
    </w:p>
    <w:p w14:paraId="5922FEB5" w14:textId="77777777" w:rsidR="003117E7" w:rsidRPr="00A96236" w:rsidDel="003117E7" w:rsidRDefault="003117E7" w:rsidP="003117E7">
      <w:pPr>
        <w:tabs>
          <w:tab w:val="left" w:pos="360"/>
          <w:tab w:val="left" w:pos="8640"/>
        </w:tabs>
        <w:rPr>
          <w:del w:id="689" w:author="Thorson, James" w:date="2016-07-29T16:41:00Z"/>
          <w:rFonts w:ascii="Times New Roman" w:hAnsi="Times New Roman" w:cs="Times New Roman"/>
          <w:u w:val="single"/>
        </w:rPr>
      </w:pPr>
    </w:p>
    <w:moveToRangeEnd w:id="683"/>
    <w:p w14:paraId="536FFE01" w14:textId="77777777" w:rsidR="003117E7" w:rsidRDefault="003117E7">
      <w:pPr>
        <w:tabs>
          <w:tab w:val="left" w:pos="360"/>
          <w:tab w:val="left" w:pos="8640"/>
        </w:tabs>
        <w:rPr>
          <w:rFonts w:ascii="Times New Roman" w:hAnsi="Times New Roman" w:cs="Times New Roman"/>
          <w:u w:val="single"/>
        </w:rPr>
        <w:pPrChange w:id="690" w:author="Thorson, James" w:date="2016-07-29T15:38:00Z">
          <w:pPr/>
        </w:pPrChange>
      </w:pPr>
    </w:p>
    <w:p w14:paraId="2F47F515" w14:textId="77777777" w:rsidR="007743AA" w:rsidRPr="00A96236" w:rsidRDefault="007743AA">
      <w:pPr>
        <w:tabs>
          <w:tab w:val="left" w:pos="360"/>
          <w:tab w:val="left" w:pos="8640"/>
        </w:tabs>
        <w:rPr>
          <w:rFonts w:ascii="Times New Roman" w:hAnsi="Times New Roman" w:cs="Times New Roman"/>
          <w:u w:val="single"/>
        </w:rPr>
        <w:pPrChange w:id="691" w:author="Thorson, James" w:date="2016-07-29T15:38:00Z">
          <w:pPr/>
        </w:pPrChange>
      </w:pPr>
    </w:p>
    <w:p w14:paraId="4618A37F" w14:textId="03BB5EA1" w:rsidR="00A96236" w:rsidRPr="00A96236" w:rsidDel="00423501" w:rsidRDefault="00A96236">
      <w:pPr>
        <w:tabs>
          <w:tab w:val="left" w:pos="360"/>
          <w:tab w:val="left" w:pos="8640"/>
        </w:tabs>
        <w:rPr>
          <w:del w:id="692" w:author="Thorson, James" w:date="2016-07-29T15:50:00Z"/>
          <w:rFonts w:ascii="Times New Roman" w:hAnsi="Times New Roman" w:cs="Times New Roman"/>
          <w:u w:val="single"/>
        </w:rPr>
        <w:pPrChange w:id="693" w:author="Thorson, James" w:date="2016-07-29T15:38:00Z">
          <w:pPr/>
        </w:pPrChange>
      </w:pPr>
      <w:del w:id="694" w:author="Thorson, James" w:date="2016-07-29T15:50:00Z">
        <w:r w:rsidRPr="00A96236" w:rsidDel="00423501">
          <w:rPr>
            <w:rFonts w:ascii="Times New Roman" w:hAnsi="Times New Roman" w:cs="Times New Roman"/>
            <w:u w:val="single"/>
          </w:rPr>
          <w:lastRenderedPageBreak/>
          <w:delText>Detection Process</w:delText>
        </w:r>
      </w:del>
    </w:p>
    <w:p w14:paraId="3A451C6C" w14:textId="4629EE93" w:rsidR="00A96236" w:rsidDel="00423501" w:rsidRDefault="00A96236">
      <w:pPr>
        <w:tabs>
          <w:tab w:val="left" w:pos="360"/>
          <w:tab w:val="left" w:pos="8640"/>
        </w:tabs>
        <w:rPr>
          <w:del w:id="695" w:author="Thorson, James" w:date="2016-07-29T15:50:00Z"/>
          <w:rFonts w:ascii="Times New Roman" w:hAnsi="Times New Roman" w:cs="Times New Roman"/>
          <w:b/>
        </w:rPr>
        <w:pPrChange w:id="696" w:author="Thorson, James" w:date="2016-07-29T15:38:00Z">
          <w:pPr/>
        </w:pPrChange>
      </w:pPr>
    </w:p>
    <w:p w14:paraId="3E411731" w14:textId="51B25E0F" w:rsidR="004C6E1F" w:rsidRPr="00A96236" w:rsidDel="00423501" w:rsidRDefault="004C6E1F">
      <w:pPr>
        <w:tabs>
          <w:tab w:val="left" w:pos="360"/>
          <w:tab w:val="left" w:pos="8640"/>
        </w:tabs>
        <w:rPr>
          <w:del w:id="697" w:author="Thorson, James" w:date="2016-07-29T15:50:00Z"/>
          <w:rFonts w:ascii="Times New Roman" w:hAnsi="Times New Roman" w:cs="Times New Roman"/>
          <w:b/>
        </w:rPr>
        <w:pPrChange w:id="698" w:author="Thorson, James" w:date="2016-07-29T15:38:00Z">
          <w:pPr/>
        </w:pPrChange>
      </w:pPr>
    </w:p>
    <w:p w14:paraId="648E26C3" w14:textId="77777777" w:rsidR="00B17126" w:rsidRDefault="00B17126">
      <w:pPr>
        <w:tabs>
          <w:tab w:val="left" w:pos="360"/>
          <w:tab w:val="left" w:pos="8640"/>
        </w:tabs>
        <w:rPr>
          <w:rFonts w:ascii="Times New Roman" w:hAnsi="Times New Roman" w:cs="Times New Roman"/>
          <w:i/>
        </w:rPr>
        <w:pPrChange w:id="699" w:author="Thorson, James" w:date="2016-07-29T15:38:00Z">
          <w:pPr/>
        </w:pPrChange>
      </w:pPr>
    </w:p>
    <w:p w14:paraId="62133AAE" w14:textId="68C04D9B" w:rsidR="00D5230F" w:rsidRPr="00296761" w:rsidRDefault="00D5230F">
      <w:pPr>
        <w:tabs>
          <w:tab w:val="left" w:pos="360"/>
          <w:tab w:val="left" w:pos="8640"/>
        </w:tabs>
        <w:rPr>
          <w:rFonts w:ascii="Times New Roman" w:hAnsi="Times New Roman" w:cs="Times New Roman"/>
          <w:b/>
          <w:rPrChange w:id="700" w:author="Thorson, James" w:date="2016-07-29T16:42:00Z">
            <w:rPr>
              <w:rFonts w:ascii="Times New Roman" w:hAnsi="Times New Roman" w:cs="Times New Roman"/>
              <w:i/>
            </w:rPr>
          </w:rPrChange>
        </w:rPr>
        <w:pPrChange w:id="701" w:author="Thorson, James" w:date="2016-07-29T15:38:00Z">
          <w:pPr/>
        </w:pPrChange>
      </w:pPr>
      <w:r w:rsidRPr="00296761">
        <w:rPr>
          <w:rFonts w:ascii="Times New Roman" w:hAnsi="Times New Roman" w:cs="Times New Roman"/>
          <w:b/>
          <w:rPrChange w:id="702" w:author="Thorson, James" w:date="2016-07-29T16:42:00Z">
            <w:rPr>
              <w:rFonts w:ascii="Times New Roman" w:hAnsi="Times New Roman" w:cs="Times New Roman"/>
              <w:i/>
            </w:rPr>
          </w:rPrChange>
        </w:rPr>
        <w:t>Spatial Simulations</w:t>
      </w:r>
    </w:p>
    <w:p w14:paraId="16BF13F5" w14:textId="77777777" w:rsidR="00D5230F" w:rsidRDefault="00D5230F">
      <w:pPr>
        <w:tabs>
          <w:tab w:val="left" w:pos="360"/>
          <w:tab w:val="left" w:pos="8640"/>
        </w:tabs>
        <w:rPr>
          <w:rFonts w:ascii="Times New Roman" w:hAnsi="Times New Roman" w:cs="Times New Roman"/>
        </w:rPr>
        <w:pPrChange w:id="703" w:author="Thorson, James" w:date="2016-07-29T15:38:00Z">
          <w:pPr/>
        </w:pPrChange>
      </w:pPr>
    </w:p>
    <w:p w14:paraId="3F4365D4" w14:textId="38082FDB" w:rsidR="00D5230F" w:rsidRDefault="00D5230F">
      <w:pPr>
        <w:tabs>
          <w:tab w:val="left" w:pos="360"/>
          <w:tab w:val="left" w:pos="8640"/>
        </w:tabs>
        <w:rPr>
          <w:rFonts w:ascii="Times New Roman" w:hAnsi="Times New Roman" w:cs="Times New Roman"/>
        </w:rPr>
        <w:pPrChange w:id="704" w:author="Thorson, James" w:date="2016-07-29T15:38:00Z">
          <w:pPr/>
        </w:pPrChange>
      </w:pPr>
      <w:r>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876574">
        <w:rPr>
          <w:rFonts w:ascii="Times New Roman" w:hAnsi="Times New Roman" w:cs="Times New Roman"/>
        </w:rPr>
        <w:t xml:space="preserve"> in {0.1</w:t>
      </w:r>
      <w:r w:rsidR="003A37EB">
        <w:rPr>
          <w:rFonts w:ascii="Times New Roman" w:hAnsi="Times New Roman" w:cs="Times New Roman"/>
        </w:rPr>
        <w:t>,</w:t>
      </w:r>
      <w:r w:rsidR="00876574">
        <w:rPr>
          <w:rFonts w:ascii="Times New Roman" w:hAnsi="Times New Roman" w:cs="Times New Roman"/>
        </w:rPr>
        <w:t xml:space="preserve"> 0.5,</w:t>
      </w:r>
      <w:r w:rsidR="003A37EB">
        <w:rPr>
          <w:rFonts w:ascii="Times New Roman" w:hAnsi="Times New Roman" w:cs="Times New Roman"/>
        </w:rPr>
        <w:t xml:space="preserve"> 1, 2, </w:t>
      </w:r>
      <w:proofErr w:type="gramStart"/>
      <w:r w:rsidR="003A37EB">
        <w:rPr>
          <w:rFonts w:ascii="Times New Roman" w:hAnsi="Times New Roman" w:cs="Times New Roman"/>
        </w:rPr>
        <w:t>3</w:t>
      </w:r>
      <w:proofErr w:type="gramEnd"/>
      <w:r w:rsidR="003A37EB">
        <w:rPr>
          <w:rFonts w:ascii="Times New Roman" w:hAnsi="Times New Roman" w:cs="Times New Roman"/>
        </w:rPr>
        <w:t xml:space="preserve">} and </w:t>
      </w:r>
      <m:oMath>
        <m:r>
          <w:rPr>
            <w:rFonts w:ascii="Cambria Math" w:hAnsi="Cambria Math" w:cs="Times New Roman"/>
          </w:rPr>
          <m:t>σ</m:t>
        </m:r>
      </m:oMath>
      <w:r w:rsidR="00876574">
        <w:rPr>
          <w:rFonts w:ascii="Times New Roman" w:hAnsi="Times New Roman" w:cs="Times New Roman"/>
        </w:rPr>
        <w:t xml:space="preserve"> in {0.1, 0.25, 0.5, 0.75, 1.0</w:t>
      </w:r>
      <w:r w:rsidR="003A37EB">
        <w:rPr>
          <w:rFonts w:ascii="Times New Roman" w:hAnsi="Times New Roman" w:cs="Times New Roman"/>
        </w:rPr>
        <w:t xml:space="preserve">}.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8F1CC6">
        <w:rPr>
          <w:rFonts w:ascii="Times New Roman" w:hAnsi="Times New Roman" w:cs="Times New Roman"/>
        </w:rPr>
        <w:t xml:space="preserve"> </w:t>
      </w:r>
      <w:r w:rsidR="003A37EB">
        <w:rPr>
          <w:rFonts w:ascii="Times New Roman" w:hAnsi="Times New Roman" w:cs="Times New Roman"/>
        </w:rPr>
        <w:t>=</w:t>
      </w:r>
      <w:r w:rsidR="008F1CC6">
        <w:rPr>
          <w:rFonts w:ascii="Times New Roman" w:hAnsi="Times New Roman" w:cs="Times New Roman"/>
        </w:rPr>
        <w:t xml:space="preserve"> </w:t>
      </w:r>
      <w:r w:rsidR="00876574">
        <w:rPr>
          <w:rFonts w:ascii="Times New Roman" w:hAnsi="Times New Roman" w:cs="Times New Roman"/>
        </w:rPr>
        <w:t>0.1</w:t>
      </w:r>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=0.905</m:t>
        </m:r>
      </m:oMath>
      <w:r w:rsidR="00876574">
        <w:rPr>
          <w:rFonts w:ascii="Times New Roman" w:hAnsi="Times New Roman" w:cs="Times New Roman"/>
        </w:rPr>
        <w:t xml:space="preserve"> (90.5</w:t>
      </w:r>
      <w:r w:rsidR="003A37EB">
        <w:rPr>
          <w:rFonts w:ascii="Times New Roman" w:hAnsi="Times New Roman" w:cs="Times New Roman"/>
        </w:rPr>
        <w:t xml:space="preserve">% correlation) whereas when </w:t>
      </w:r>
      <m:oMath>
        <m:r>
          <w:rPr>
            <w:rFonts w:ascii="Cambria Math" w:hAnsi="Cambria Math" w:cs="Times New Roman"/>
          </w:rPr>
          <m:t>θ=3</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=0.050</m:t>
        </m:r>
      </m:oMath>
      <w:r w:rsidR="003A37EB">
        <w:rPr>
          <w:rFonts w:ascii="Times New Roman" w:hAnsi="Times New Roman" w:cs="Times New Roman"/>
        </w:rPr>
        <w:t xml:space="preserve"> </w:t>
      </w:r>
      <w:r w:rsidR="00876574">
        <w:rPr>
          <w:rFonts w:ascii="Times New Roman" w:hAnsi="Times New Roman" w:cs="Times New Roman"/>
        </w:rPr>
        <w:t>(5</w:t>
      </w:r>
      <w:r w:rsidR="00724C1B">
        <w:rPr>
          <w:rFonts w:ascii="Times New Roman" w:hAnsi="Times New Roman" w:cs="Times New Roman"/>
        </w:rPr>
        <w:t>.0</w:t>
      </w:r>
      <w:r w:rsidR="00876574">
        <w:rPr>
          <w:rFonts w:ascii="Times New Roman" w:hAnsi="Times New Roman" w:cs="Times New Roman"/>
        </w:rPr>
        <w:t xml:space="preserve">% correlation) </w:t>
      </w:r>
      <w:r w:rsidR="003A37EB">
        <w:rPr>
          <w:rFonts w:ascii="Times New Roman" w:hAnsi="Times New Roman" w:cs="Times New Roman"/>
        </w:rPr>
        <w:t>at points 1 km apart</w:t>
      </w:r>
      <w:r w:rsidR="00695998">
        <w:rPr>
          <w:rFonts w:ascii="Times New Roman" w:hAnsi="Times New Roman" w:cs="Times New Roman"/>
        </w:rPr>
        <w:t xml:space="preserve">. We also included a single covariate on abundance that differed by location but was not spatially </w:t>
      </w:r>
      <w:proofErr w:type="spellStart"/>
      <w:r w:rsidR="00695998">
        <w:rPr>
          <w:rFonts w:ascii="Times New Roman" w:hAnsi="Times New Roman" w:cs="Times New Roman"/>
        </w:rPr>
        <w:t>autocorrelated</w:t>
      </w:r>
      <w:proofErr w:type="spellEnd"/>
      <w:r w:rsidR="00695998">
        <w:rPr>
          <w:rFonts w:ascii="Times New Roman" w:hAnsi="Times New Roman" w:cs="Times New Roman"/>
        </w:rPr>
        <w:t xml:space="preserve">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w:t>
      </w:r>
      <w:r w:rsidR="00876574">
        <w:rPr>
          <w:rFonts w:ascii="Times New Roman" w:hAnsi="Times New Roman" w:cs="Times New Roman"/>
        </w:rPr>
        <w:t>fit</w:t>
      </w:r>
      <w:r w:rsidR="00695998">
        <w:rPr>
          <w:rFonts w:ascii="Times New Roman" w:hAnsi="Times New Roman" w:cs="Times New Roman"/>
        </w:rPr>
        <w:t xml:space="preserve">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w:t>
      </w:r>
      <w:r w:rsidR="00724C1B">
        <w:rPr>
          <w:rFonts w:ascii="Times New Roman" w:hAnsi="Times New Roman" w:cs="Times New Roman"/>
        </w:rPr>
        <w:t xml:space="preserve"> The probability of detecting an individual that remained in the stream on any given pass was 50%.</w:t>
      </w:r>
      <w:r w:rsidR="007743AA">
        <w:rPr>
          <w:rFonts w:ascii="Times New Roman" w:hAnsi="Times New Roman" w:cs="Times New Roman"/>
        </w:rPr>
        <w:t xml:space="preserve"> We ran the simulation using </w:t>
      </w:r>
      <w:r w:rsidR="007743AA" w:rsidRPr="006B546D">
        <w:rPr>
          <w:rFonts w:ascii="Times New Roman" w:hAnsi="Times New Roman" w:cs="Times New Roman"/>
        </w:rPr>
        <w:t>the White River</w:t>
      </w:r>
      <w:r w:rsidR="007743AA">
        <w:rPr>
          <w:rFonts w:ascii="Times New Roman" w:hAnsi="Times New Roman" w:cs="Times New Roman"/>
        </w:rPr>
        <w:t xml:space="preserve"> watershed in Vermont with 359 nodes</w:t>
      </w:r>
      <w:r w:rsidR="008760EF">
        <w:rPr>
          <w:rFonts w:ascii="Times New Roman" w:hAnsi="Times New Roman" w:cs="Times New Roman"/>
        </w:rPr>
        <w:t>. Distances between child and parent nodes ranged from 0.17 km to 5.13 km with a mean of 1.13 km.</w:t>
      </w:r>
      <w:r w:rsidR="00695998">
        <w:rPr>
          <w:rFonts w:ascii="Times New Roman" w:hAnsi="Times New Roman" w:cs="Times New Roman"/>
        </w:rPr>
        <w:t xml:space="preserve"> T</w:t>
      </w:r>
      <w:r w:rsidR="00277AAD">
        <w:rPr>
          <w:rFonts w:ascii="Times New Roman" w:hAnsi="Times New Roman" w:cs="Times New Roman"/>
        </w:rPr>
        <w:t xml:space="preserve">he R code for simulating the data can be found at </w:t>
      </w:r>
      <w:r w:rsidR="00381C35">
        <w:fldChar w:fldCharType="begin"/>
      </w:r>
      <w:r w:rsidR="00381C35">
        <w:instrText xml:space="preserve"> HYPERLINK "https://github.com/djhocking/Trout_GRF/blob/master/Code/Spatial_Simulations.R" </w:instrText>
      </w:r>
      <w:r w:rsidR="00381C35">
        <w:fldChar w:fldCharType="separate"/>
      </w:r>
      <w:r w:rsidR="00277AAD" w:rsidRPr="00796424">
        <w:rPr>
          <w:rStyle w:val="Hyperlink"/>
          <w:rFonts w:ascii="Times New Roman" w:hAnsi="Times New Roman" w:cs="Times New Roman"/>
        </w:rPr>
        <w:t>https://github.com/djhocking/Trout_GRF/blob/master/Code/Spatial_Simulations.R</w:t>
      </w:r>
      <w:r w:rsidR="00381C35">
        <w:rPr>
          <w:rStyle w:val="Hyperlink"/>
          <w:rFonts w:ascii="Times New Roman" w:hAnsi="Times New Roman" w:cs="Times New Roman"/>
        </w:rPr>
        <w:fldChar w:fldCharType="end"/>
      </w:r>
    </w:p>
    <w:p w14:paraId="17A65BC5" w14:textId="77777777" w:rsidR="00D5230F" w:rsidRDefault="00D5230F">
      <w:pPr>
        <w:tabs>
          <w:tab w:val="left" w:pos="360"/>
          <w:tab w:val="left" w:pos="8640"/>
        </w:tabs>
        <w:rPr>
          <w:rFonts w:ascii="Times New Roman" w:hAnsi="Times New Roman" w:cs="Times New Roman"/>
        </w:rPr>
        <w:pPrChange w:id="705" w:author="Thorson, James" w:date="2016-07-29T15:38:00Z">
          <w:pPr/>
        </w:pPrChange>
      </w:pPr>
    </w:p>
    <w:p w14:paraId="3B6D6350" w14:textId="346E152A" w:rsidR="00D5230F" w:rsidRPr="00296761" w:rsidRDefault="00D5230F">
      <w:pPr>
        <w:tabs>
          <w:tab w:val="left" w:pos="360"/>
          <w:tab w:val="left" w:pos="8640"/>
        </w:tabs>
        <w:rPr>
          <w:rFonts w:ascii="Times New Roman" w:hAnsi="Times New Roman" w:cs="Times New Roman"/>
          <w:i/>
        </w:rPr>
        <w:pPrChange w:id="706" w:author="Thorson, James" w:date="2016-07-29T15:38:00Z">
          <w:pPr/>
        </w:pPrChange>
      </w:pPr>
      <w:r w:rsidRPr="00296761">
        <w:rPr>
          <w:rFonts w:ascii="Times New Roman" w:hAnsi="Times New Roman" w:cs="Times New Roman"/>
          <w:i/>
        </w:rPr>
        <w:t>Spatiotemporal Power Analysis</w:t>
      </w:r>
    </w:p>
    <w:p w14:paraId="6E87CE93" w14:textId="77777777" w:rsidR="00D5230F" w:rsidRDefault="00D5230F">
      <w:pPr>
        <w:tabs>
          <w:tab w:val="left" w:pos="360"/>
          <w:tab w:val="left" w:pos="8640"/>
        </w:tabs>
        <w:rPr>
          <w:rFonts w:ascii="Times New Roman" w:hAnsi="Times New Roman" w:cs="Times New Roman"/>
        </w:rPr>
        <w:pPrChange w:id="707" w:author="Thorson, James" w:date="2016-07-29T15:38:00Z">
          <w:pPr/>
        </w:pPrChange>
      </w:pPr>
    </w:p>
    <w:p w14:paraId="007DA54E" w14:textId="2D20A84C" w:rsidR="00440888" w:rsidRPr="007743AA" w:rsidRDefault="008760EF">
      <w:pPr>
        <w:tabs>
          <w:tab w:val="left" w:pos="360"/>
          <w:tab w:val="left" w:pos="8640"/>
        </w:tabs>
        <w:rPr>
          <w:rFonts w:ascii="Times New Roman" w:hAnsi="Times New Roman" w:cs="Times New Roman"/>
        </w:rPr>
        <w:pPrChange w:id="708" w:author="Thorson, James" w:date="2016-07-29T15:38:00Z">
          <w:pPr/>
        </w:pPrChange>
      </w:pPr>
      <w:r>
        <w:rPr>
          <w:rFonts w:ascii="Times New Roman" w:hAnsi="Times New Roman" w:cs="Times New Roman"/>
        </w:rPr>
        <w:t xml:space="preserve">We also wanted to understand the effect of spatial and temporal replication on model performance. </w:t>
      </w:r>
      <w:r w:rsidR="007743AA">
        <w:rPr>
          <w:rFonts w:ascii="Times New Roman" w:hAnsi="Times New Roman" w:cs="Times New Roman"/>
        </w:rPr>
        <w:t xml:space="preserve">We </w:t>
      </w:r>
      <w:r>
        <w:rPr>
          <w:rFonts w:ascii="Times New Roman" w:hAnsi="Times New Roman" w:cs="Times New Roman"/>
        </w:rPr>
        <w:t>simulated</w:t>
      </w:r>
      <w:r w:rsidR="001F4413">
        <w:rPr>
          <w:rFonts w:ascii="Times New Roman" w:hAnsi="Times New Roman" w:cs="Times New Roman"/>
        </w:rPr>
        <w:t xml:space="preserve"> 200 independent</w:t>
      </w:r>
      <w:r>
        <w:rPr>
          <w:rFonts w:ascii="Times New Roman" w:hAnsi="Times New Roman" w:cs="Times New Roman"/>
        </w:rPr>
        <w:t xml:space="preserve"> data</w:t>
      </w:r>
      <w:r w:rsidR="001F4413">
        <w:rPr>
          <w:rFonts w:ascii="Times New Roman" w:hAnsi="Times New Roman" w:cs="Times New Roman"/>
        </w:rPr>
        <w:t xml:space="preserve"> sets</w:t>
      </w:r>
      <w:r w:rsidR="006B546D" w:rsidRPr="006B546D">
        <w:rPr>
          <w:rFonts w:ascii="Times New Roman" w:hAnsi="Times New Roman" w:cs="Times New Roman"/>
        </w:rPr>
        <w:t xml:space="preserve"> for the White River in Vermon</w:t>
      </w:r>
      <w:r w:rsidR="007743AA">
        <w:rPr>
          <w:rFonts w:ascii="Times New Roman" w:hAnsi="Times New Roman" w:cs="Times New Roman"/>
        </w:rPr>
        <w:t xml:space="preserve">t </w:t>
      </w:r>
      <w:r>
        <w:rPr>
          <w:rFonts w:ascii="Times New Roman" w:hAnsi="Times New Roman" w:cs="Times New Roman"/>
        </w:rPr>
        <w:t>over 20 years for each of the 359 nodes</w:t>
      </w:r>
      <w:r w:rsidR="006B546D" w:rsidRPr="006B546D">
        <w:rPr>
          <w:rFonts w:ascii="Times New Roman" w:hAnsi="Times New Roman" w:cs="Times New Roman"/>
        </w:rPr>
        <w:t xml:space="preserve">. For each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w:t>
      </w:r>
      <w:r w:rsidR="001F4413">
        <w:rPr>
          <w:rFonts w:ascii="Times New Roman" w:hAnsi="Times New Roman" w:cs="Times New Roman"/>
        </w:rPr>
        <w:t xml:space="preserve">randomly </w:t>
      </w:r>
      <w:r w:rsidR="006B546D" w:rsidRPr="006B546D">
        <w:rPr>
          <w:rFonts w:ascii="Times New Roman" w:hAnsi="Times New Roman" w:cs="Times New Roman"/>
        </w:rPr>
        <w:t xml:space="preserve">sampled the data to </w:t>
      </w:r>
      <w:r w:rsidR="001F4413">
        <w:rPr>
          <w:rFonts w:ascii="Times New Roman" w:hAnsi="Times New Roman" w:cs="Times New Roman"/>
        </w:rPr>
        <w:t>represent</w:t>
      </w:r>
      <w:r w:rsidR="006B546D" w:rsidRPr="006B546D">
        <w:rPr>
          <w:rFonts w:ascii="Times New Roman" w:hAnsi="Times New Roman" w:cs="Times New Roman"/>
        </w:rPr>
        <w:t xml:space="preserve"> surveying various numbers of sites </w:t>
      </w:r>
      <w:r w:rsidR="001F4413">
        <w:rPr>
          <w:rFonts w:ascii="Times New Roman" w:hAnsi="Times New Roman" w:cs="Times New Roman"/>
        </w:rPr>
        <w:t>and</w:t>
      </w:r>
      <w:r w:rsidR="006B546D" w:rsidRPr="006B546D">
        <w:rPr>
          <w:rFonts w:ascii="Times New Roman" w:hAnsi="Times New Roman" w:cs="Times New Roman"/>
        </w:rPr>
        <w:t xml:space="preserve"> years (all combinations of 4, 8, 10, 15, </w:t>
      </w:r>
      <w:r w:rsidR="001F4413">
        <w:rPr>
          <w:rFonts w:ascii="Times New Roman" w:hAnsi="Times New Roman" w:cs="Times New Roman"/>
        </w:rPr>
        <w:t xml:space="preserve">and </w:t>
      </w:r>
      <w:r w:rsidR="006B546D" w:rsidRPr="006B546D">
        <w:rPr>
          <w:rFonts w:ascii="Times New Roman" w:hAnsi="Times New Roman" w:cs="Times New Roman"/>
        </w:rPr>
        <w:t xml:space="preserve">20 years </w:t>
      </w:r>
      <w:r w:rsidR="001F4413">
        <w:rPr>
          <w:rFonts w:ascii="Times New Roman" w:hAnsi="Times New Roman" w:cs="Times New Roman"/>
        </w:rPr>
        <w:t>with</w:t>
      </w:r>
      <w:r w:rsidR="006B546D" w:rsidRPr="006B546D">
        <w:rPr>
          <w:rFonts w:ascii="Times New Roman" w:hAnsi="Times New Roman" w:cs="Times New Roman"/>
        </w:rPr>
        <w:t xml:space="preserve"> 25, 50, 100, </w:t>
      </w:r>
      <w:r w:rsidR="001F4413">
        <w:rPr>
          <w:rFonts w:ascii="Times New Roman" w:hAnsi="Times New Roman" w:cs="Times New Roman"/>
        </w:rPr>
        <w:t xml:space="preserve">and </w:t>
      </w:r>
      <w:r w:rsidR="006B546D" w:rsidRPr="006B546D">
        <w:rPr>
          <w:rFonts w:ascii="Times New Roman" w:hAnsi="Times New Roman" w:cs="Times New Roman"/>
        </w:rPr>
        <w:t>359 sites). For</w:t>
      </w:r>
      <w:r w:rsidR="00117244">
        <w:rPr>
          <w:rFonts w:ascii="Times New Roman" w:hAnsi="Times New Roman" w:cs="Times New Roman"/>
        </w:rPr>
        <w:t xml:space="preserve"> each survey combination and</w:t>
      </w:r>
      <w:r w:rsidR="006B546D" w:rsidRPr="006B546D">
        <w:rPr>
          <w:rFonts w:ascii="Times New Roman" w:hAnsi="Times New Roman" w:cs="Times New Roman"/>
        </w:rPr>
        <w:t xml:space="preserve">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fit the </w:t>
      </w:r>
      <w:r w:rsidR="001F4413">
        <w:rPr>
          <w:rFonts w:ascii="Times New Roman" w:hAnsi="Times New Roman" w:cs="Times New Roman"/>
        </w:rPr>
        <w:t xml:space="preserve">spatiotemporal </w:t>
      </w:r>
      <w:r w:rsidR="006B546D" w:rsidRPr="006B546D">
        <w:rPr>
          <w:rFonts w:ascii="Times New Roman" w:hAnsi="Times New Roman" w:cs="Times New Roman"/>
        </w:rPr>
        <w:t xml:space="preserve">model </w:t>
      </w:r>
      <w:r w:rsidR="001F4413">
        <w:rPr>
          <w:rFonts w:ascii="Times New Roman" w:hAnsi="Times New Roman" w:cs="Times New Roman"/>
        </w:rPr>
        <w:t>including</w:t>
      </w:r>
      <w:r w:rsidR="006B546D" w:rsidRPr="006B546D">
        <w:rPr>
          <w:rFonts w:ascii="Times New Roman" w:hAnsi="Times New Roman" w:cs="Times New Roman"/>
        </w:rPr>
        <w:t xml:space="preserve"> spatial, temporal, and spatiotemporal dynamics (</w:t>
      </w:r>
      <w:r w:rsidR="001F4413">
        <w:rPr>
          <w:rFonts w:ascii="Times New Roman" w:hAnsi="Times New Roman" w:cs="Times New Roman"/>
        </w:rPr>
        <w:t xml:space="preserve">matching </w:t>
      </w:r>
      <w:r w:rsidR="006B546D" w:rsidRPr="006B546D">
        <w:rPr>
          <w:rFonts w:ascii="Times New Roman" w:hAnsi="Times New Roman" w:cs="Times New Roman"/>
        </w:rPr>
        <w:t xml:space="preserve">the data generating model) </w:t>
      </w:r>
      <w:r w:rsidR="001F4413">
        <w:rPr>
          <w:rFonts w:ascii="Times New Roman" w:hAnsi="Times New Roman" w:cs="Times New Roman"/>
        </w:rPr>
        <w:t>and</w:t>
      </w:r>
      <w:r w:rsidR="006B546D" w:rsidRPr="006B546D">
        <w:rPr>
          <w:rFonts w:ascii="Times New Roman" w:hAnsi="Times New Roman" w:cs="Times New Roman"/>
        </w:rPr>
        <w:t xml:space="preserve"> a temporal model with no spatial or spatiotemporal dynamics.</w:t>
      </w:r>
      <w:r w:rsidR="001F4413">
        <w:rPr>
          <w:rFonts w:ascii="Times New Roman" w:hAnsi="Times New Roman" w:cs="Times New Roman"/>
        </w:rPr>
        <w:t xml:space="preserve"> For each simulation, we used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θ=0.3</m:t>
        </m:r>
      </m:oMath>
      <w:r w:rsidR="001F4413">
        <w:rPr>
          <w:rFonts w:ascii="Times New Roman" w:hAnsi="Times New Roman" w:cs="Times New Roman"/>
        </w:rPr>
        <w:t xml:space="preserve">, </w:t>
      </w:r>
      <m:oMath>
        <m:r>
          <w:rPr>
            <w:rFonts w:ascii="Cambria Math" w:hAnsi="Cambria Math" w:cs="Times New Roman"/>
          </w:rPr>
          <m:t>σ=0.5</m:t>
        </m:r>
      </m:oMath>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1F4413">
        <w:rPr>
          <w:rFonts w:ascii="Times New Roman" w:hAnsi="Times New Roman" w:cs="Times New Roman"/>
        </w:rPr>
        <w:t>,</w:t>
      </w:r>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440888">
        <w:rPr>
          <w:rFonts w:ascii="Times New Roman" w:hAnsi="Times New Roman" w:cs="Times New Roman"/>
        </w:rPr>
        <w:t>,</w:t>
      </w:r>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440888">
        <w:rPr>
          <w:rFonts w:ascii="Times New Roman" w:hAnsi="Times New Roman" w:cs="Times New Roman"/>
        </w:rPr>
        <w:t xml:space="preserve">, detection probability </w:t>
      </w:r>
      <m:oMath>
        <m:r>
          <w:rPr>
            <w:rFonts w:ascii="Cambria Math" w:hAnsi="Cambria Math" w:cs="Times New Roman"/>
          </w:rPr>
          <m:t>p=0.5</m:t>
        </m:r>
      </m:oMath>
      <w:r w:rsidR="00440888">
        <w:rPr>
          <w:rFonts w:ascii="Times New Roman" w:hAnsi="Times New Roman" w:cs="Times New Roman"/>
        </w:rPr>
        <w:t xml:space="preserve">, site-level covariate on abundance </w:t>
      </w:r>
      <m:oMath>
        <m:r>
          <w:rPr>
            <w:rFonts w:ascii="Cambria Math" w:hAnsi="Cambria Math" w:cs="Times New Roman"/>
          </w:rPr>
          <m:t>γ=0.2</m:t>
        </m:r>
      </m:oMath>
      <w:r w:rsidR="00440888">
        <w:rPr>
          <w:rFonts w:ascii="Times New Roman" w:hAnsi="Times New Roman" w:cs="Times New Roman"/>
        </w:rPr>
        <w:t>, and mean abundance = 10.</w:t>
      </w:r>
    </w:p>
    <w:p w14:paraId="6E57C97F" w14:textId="77777777" w:rsidR="006B546D" w:rsidRDefault="006B546D">
      <w:pPr>
        <w:tabs>
          <w:tab w:val="left" w:pos="360"/>
          <w:tab w:val="left" w:pos="8640"/>
        </w:tabs>
        <w:rPr>
          <w:rFonts w:ascii="Times New Roman" w:hAnsi="Times New Roman" w:cs="Times New Roman"/>
        </w:rPr>
        <w:pPrChange w:id="709" w:author="Thorson, James" w:date="2016-07-29T15:38:00Z">
          <w:pPr/>
        </w:pPrChange>
      </w:pPr>
    </w:p>
    <w:p w14:paraId="6B0CC76C" w14:textId="0DCE3203" w:rsidR="00D5230F" w:rsidRPr="00296761" w:rsidRDefault="00876574">
      <w:pPr>
        <w:tabs>
          <w:tab w:val="left" w:pos="360"/>
          <w:tab w:val="left" w:pos="8640"/>
        </w:tabs>
        <w:rPr>
          <w:rFonts w:ascii="Times New Roman" w:hAnsi="Times New Roman" w:cs="Times New Roman"/>
          <w:b/>
          <w:rPrChange w:id="710" w:author="Thorson, James" w:date="2016-07-29T16:42:00Z">
            <w:rPr>
              <w:rFonts w:ascii="Times New Roman" w:hAnsi="Times New Roman" w:cs="Times New Roman"/>
            </w:rPr>
          </w:rPrChange>
        </w:rPr>
        <w:pPrChange w:id="711" w:author="Thorson, James" w:date="2016-07-29T15:38:00Z">
          <w:pPr/>
        </w:pPrChange>
      </w:pPr>
      <w:r w:rsidRPr="00296761">
        <w:rPr>
          <w:rFonts w:ascii="Times New Roman" w:hAnsi="Times New Roman" w:cs="Times New Roman"/>
          <w:b/>
          <w:rPrChange w:id="712" w:author="Thorson, James" w:date="2016-07-29T16:42:00Z">
            <w:rPr>
              <w:rFonts w:ascii="Times New Roman" w:hAnsi="Times New Roman" w:cs="Times New Roman"/>
              <w:i/>
            </w:rPr>
          </w:rPrChange>
        </w:rPr>
        <w:t>Brook Trout</w:t>
      </w:r>
      <w:r w:rsidR="00D5230F" w:rsidRPr="00296761">
        <w:rPr>
          <w:rFonts w:ascii="Times New Roman" w:hAnsi="Times New Roman" w:cs="Times New Roman"/>
          <w:b/>
          <w:rPrChange w:id="713" w:author="Thorson, James" w:date="2016-07-29T16:42:00Z">
            <w:rPr>
              <w:rFonts w:ascii="Times New Roman" w:hAnsi="Times New Roman" w:cs="Times New Roman"/>
              <w:i/>
            </w:rPr>
          </w:rPrChange>
        </w:rPr>
        <w:t xml:space="preserve"> Case Study</w:t>
      </w:r>
    </w:p>
    <w:p w14:paraId="183C72F7" w14:textId="77777777" w:rsidR="00D5230F" w:rsidRDefault="00D5230F">
      <w:pPr>
        <w:tabs>
          <w:tab w:val="left" w:pos="360"/>
          <w:tab w:val="left" w:pos="8640"/>
        </w:tabs>
        <w:rPr>
          <w:rFonts w:ascii="Times New Roman" w:hAnsi="Times New Roman" w:cs="Times New Roman"/>
          <w:b/>
        </w:rPr>
        <w:pPrChange w:id="714" w:author="Thorson, James" w:date="2016-07-29T15:38:00Z">
          <w:pPr/>
        </w:pPrChange>
      </w:pPr>
    </w:p>
    <w:p w14:paraId="19A301E2" w14:textId="77777777" w:rsidR="00E46A10" w:rsidRDefault="00E46A10">
      <w:pPr>
        <w:tabs>
          <w:tab w:val="left" w:pos="360"/>
          <w:tab w:val="left" w:pos="8640"/>
        </w:tabs>
        <w:rPr>
          <w:rFonts w:ascii="Times New Roman" w:hAnsi="Times New Roman" w:cs="Times New Roman"/>
        </w:rPr>
        <w:pPrChange w:id="715" w:author="Thorson, James" w:date="2016-07-29T15:38:00Z">
          <w:pPr/>
        </w:pPrChange>
      </w:pPr>
      <w:r>
        <w:rPr>
          <w:rFonts w:ascii="Times New Roman" w:hAnsi="Times New Roman" w:cs="Times New Roman"/>
        </w:rPr>
        <w:t xml:space="preserve">As the only trout native to eastern U.S. streams and rivers, Brook Trout are a species of social and economic importance in the region. State and federal agencies as well as organizations such as Trout Unlimited and the Eastern Brook Trout Joint Venture (EBTJV) have particular interest in supporting viable populations of Brook Trout. As such, there have been numerous recent modeling efforts to estimate occupancy, abundance, and population dynamics in response to landscape conditions, climate change, and management actions (refs: Wagner, Letcher, </w:t>
      </w:r>
      <w:proofErr w:type="spellStart"/>
      <w:r>
        <w:rPr>
          <w:rFonts w:ascii="Times New Roman" w:hAnsi="Times New Roman" w:cs="Times New Roman"/>
        </w:rPr>
        <w:t>Kanno</w:t>
      </w:r>
      <w:proofErr w:type="spellEnd"/>
      <w:r>
        <w:rPr>
          <w:rFonts w:ascii="Times New Roman" w:hAnsi="Times New Roman" w:cs="Times New Roman"/>
        </w:rPr>
        <w:t xml:space="preserve">). However, beyond using random regional, watershed, or sub-basin effects, these models generally do not account for spatial correlations. </w:t>
      </w:r>
    </w:p>
    <w:p w14:paraId="1C74B3A1" w14:textId="77777777" w:rsidR="00E46A10" w:rsidRDefault="00E46A10">
      <w:pPr>
        <w:tabs>
          <w:tab w:val="left" w:pos="360"/>
          <w:tab w:val="left" w:pos="8640"/>
        </w:tabs>
        <w:rPr>
          <w:rFonts w:ascii="Times New Roman" w:hAnsi="Times New Roman" w:cs="Times New Roman"/>
        </w:rPr>
        <w:pPrChange w:id="716" w:author="Thorson, James" w:date="2016-07-29T15:38:00Z">
          <w:pPr/>
        </w:pPrChange>
      </w:pPr>
    </w:p>
    <w:p w14:paraId="644B7B55" w14:textId="2D4C2CC9" w:rsidR="00D5230F" w:rsidRDefault="00BD68BF">
      <w:pPr>
        <w:tabs>
          <w:tab w:val="left" w:pos="360"/>
          <w:tab w:val="left" w:pos="8640"/>
        </w:tabs>
        <w:rPr>
          <w:rFonts w:ascii="Times New Roman" w:hAnsi="Times New Roman" w:cs="Times New Roman"/>
        </w:rPr>
        <w:pPrChange w:id="717" w:author="Thorson, James" w:date="2016-07-29T15:38:00Z">
          <w:pPr/>
        </w:pPrChange>
      </w:pPr>
      <w:r>
        <w:rPr>
          <w:rFonts w:ascii="Times New Roman" w:hAnsi="Times New Roman" w:cs="Times New Roman"/>
        </w:rPr>
        <w:lastRenderedPageBreak/>
        <w:t xml:space="preserve">We </w:t>
      </w:r>
      <w:r w:rsidR="00E46A10">
        <w:rPr>
          <w:rFonts w:ascii="Times New Roman" w:hAnsi="Times New Roman" w:cs="Times New Roman"/>
        </w:rPr>
        <w:t>identified</w:t>
      </w:r>
      <w:r>
        <w:rPr>
          <w:rFonts w:ascii="Times New Roman" w:hAnsi="Times New Roman" w:cs="Times New Roman"/>
        </w:rPr>
        <w:t xml:space="preserve"> the West Susquehanna watershed for our case study because it was a </w:t>
      </w:r>
      <w:proofErr w:type="gramStart"/>
      <w:r>
        <w:rPr>
          <w:rFonts w:ascii="Times New Roman" w:hAnsi="Times New Roman" w:cs="Times New Roman"/>
        </w:rPr>
        <w:t>moderately-large</w:t>
      </w:r>
      <w:proofErr w:type="gramEnd"/>
      <w:r>
        <w:rPr>
          <w:rFonts w:ascii="Times New Roman" w:hAnsi="Times New Roman" w:cs="Times New Roman"/>
        </w:rPr>
        <w:t xml:space="preserve"> network with a high density of good quality stream fish data over a long time period. The </w:t>
      </w:r>
      <w:proofErr w:type="gramStart"/>
      <w:r>
        <w:rPr>
          <w:rFonts w:ascii="Times New Roman" w:hAnsi="Times New Roman" w:cs="Times New Roman"/>
        </w:rPr>
        <w:t>electrofishing data were collected by the state of Pennsylvania Boat and Fish Commission using standard methods common across agencies and researchers throughout the eastern U.S</w:t>
      </w:r>
      <w:proofErr w:type="gramEnd"/>
      <w:r>
        <w:rPr>
          <w:rFonts w:ascii="Times New Roman" w:hAnsi="Times New Roman" w:cs="Times New Roman"/>
        </w:rPr>
        <w:t>.</w:t>
      </w:r>
      <w:r w:rsidR="001B7E73">
        <w:rPr>
          <w:rFonts w:ascii="Times New Roman" w:hAnsi="Times New Roman" w:cs="Times New Roman"/>
        </w:rPr>
        <w:t xml:space="preserve"> </w:t>
      </w:r>
      <w:r w:rsidR="00D5230F">
        <w:rPr>
          <w:rFonts w:ascii="Times New Roman" w:hAnsi="Times New Roman" w:cs="Times New Roman"/>
        </w:rPr>
        <w:t>We did not use the West Susquehanna watershed in our simulations</w:t>
      </w:r>
      <w:r>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09A80F98" w14:textId="77777777" w:rsidR="00BD68BF" w:rsidRDefault="00BD68BF">
      <w:pPr>
        <w:tabs>
          <w:tab w:val="left" w:pos="360"/>
          <w:tab w:val="left" w:pos="8640"/>
        </w:tabs>
        <w:rPr>
          <w:rFonts w:ascii="Times New Roman" w:hAnsi="Times New Roman" w:cs="Times New Roman"/>
        </w:rPr>
        <w:pPrChange w:id="718" w:author="Thorson, James" w:date="2016-07-29T15:38:00Z">
          <w:pPr/>
        </w:pPrChange>
      </w:pPr>
    </w:p>
    <w:p w14:paraId="32446679" w14:textId="6F4BC481" w:rsidR="005C4C88" w:rsidRPr="005C4C88" w:rsidRDefault="005C4C88">
      <w:pPr>
        <w:tabs>
          <w:tab w:val="left" w:pos="360"/>
          <w:tab w:val="left" w:pos="8640"/>
        </w:tabs>
        <w:rPr>
          <w:rFonts w:ascii="Times New Roman" w:hAnsi="Times New Roman" w:cs="Times New Roman"/>
        </w:rPr>
        <w:pPrChange w:id="719" w:author="Thorson, James" w:date="2016-07-29T15:38:00Z">
          <w:pPr/>
        </w:pPrChange>
      </w:pPr>
      <w:r w:rsidRPr="005C4C88">
        <w:rPr>
          <w:rFonts w:ascii="Times New Roman" w:hAnsi="Times New Roman" w:cs="Times New Roman"/>
        </w:rPr>
        <w:t>The West Susquehanna watershed contained 11</w:t>
      </w:r>
      <w:r w:rsidR="00FB30CE">
        <w:rPr>
          <w:rFonts w:ascii="Times New Roman" w:hAnsi="Times New Roman" w:cs="Times New Roman"/>
        </w:rPr>
        <w:t>,</w:t>
      </w:r>
      <w:r w:rsidRPr="005C4C88">
        <w:rPr>
          <w:rFonts w:ascii="Times New Roman" w:hAnsi="Times New Roman" w:cs="Times New Roman"/>
        </w:rPr>
        <w:t>220 nodes, comprised of 349 survey sites and 10</w:t>
      </w:r>
      <w:r w:rsidR="00FB30CE">
        <w:rPr>
          <w:rFonts w:ascii="Times New Roman" w:hAnsi="Times New Roman" w:cs="Times New Roman"/>
        </w:rPr>
        <w:t>,</w:t>
      </w:r>
      <w:r w:rsidRPr="005C4C88">
        <w:rPr>
          <w:rFonts w:ascii="Times New Roman" w:hAnsi="Times New Roman" w:cs="Times New Roman"/>
        </w:rPr>
        <w:t xml:space="preserve">871 </w:t>
      </w:r>
      <w:proofErr w:type="gramStart"/>
      <w:r w:rsidRPr="005C4C88">
        <w:rPr>
          <w:rFonts w:ascii="Times New Roman" w:hAnsi="Times New Roman" w:cs="Times New Roman"/>
        </w:rPr>
        <w:t>stream</w:t>
      </w:r>
      <w:proofErr w:type="gramEnd"/>
      <w:r w:rsidRPr="005C4C88">
        <w:rPr>
          <w:rFonts w:ascii="Times New Roman" w:hAnsi="Times New Roman" w:cs="Times New Roman"/>
        </w:rPr>
        <w:t xml:space="preserve"> reaches. Sites were survey in a total of 34 from 1981 and 2014. There were a total of 683 site visits with a mean of </w:t>
      </w:r>
      <w:r w:rsidR="00F00A1A">
        <w:rPr>
          <w:rFonts w:ascii="Times New Roman" w:hAnsi="Times New Roman" w:cs="Times New Roman"/>
        </w:rPr>
        <w:t>2.0</w:t>
      </w:r>
      <w:r w:rsidRPr="005C4C88">
        <w:rPr>
          <w:rFonts w:ascii="Times New Roman" w:hAnsi="Times New Roman" w:cs="Times New Roman"/>
        </w:rPr>
        <w:t xml:space="preserve"> and a range of 1 to 21 visits per site.</w:t>
      </w:r>
      <w:r w:rsidR="00FB30CE">
        <w:rPr>
          <w:rFonts w:ascii="Times New Roman" w:hAnsi="Times New Roman" w:cs="Times New Roman"/>
        </w:rPr>
        <w:t xml:space="preserve"> </w:t>
      </w:r>
      <w:r w:rsidR="00F245EB" w:rsidRPr="00F245EB">
        <w:rPr>
          <w:rFonts w:ascii="Times New Roman" w:hAnsi="Times New Roman" w:cs="Times New Roman"/>
        </w:rPr>
        <w:t>The total drain</w:t>
      </w:r>
      <w:r w:rsidR="00F245EB">
        <w:rPr>
          <w:rFonts w:ascii="Times New Roman" w:hAnsi="Times New Roman" w:cs="Times New Roman"/>
        </w:rPr>
        <w:t>age area of the watershed was 1</w:t>
      </w:r>
      <w:r w:rsidR="00F245EB" w:rsidRPr="00F245EB">
        <w:rPr>
          <w:rFonts w:ascii="Times New Roman" w:hAnsi="Times New Roman" w:cs="Times New Roman"/>
        </w:rPr>
        <w:t>8</w:t>
      </w:r>
      <w:r w:rsidR="00F245EB">
        <w:rPr>
          <w:rFonts w:ascii="Times New Roman" w:hAnsi="Times New Roman" w:cs="Times New Roman"/>
        </w:rPr>
        <w:t>,</w:t>
      </w:r>
      <w:r w:rsidR="00F245EB" w:rsidRPr="00F245EB">
        <w:rPr>
          <w:rFonts w:ascii="Times New Roman" w:hAnsi="Times New Roman" w:cs="Times New Roman"/>
        </w:rPr>
        <w:t>068</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Pr>
          <w:rFonts w:ascii="Times New Roman" w:hAnsi="Times New Roman" w:cs="Times New Roman"/>
        </w:rPr>
        <w:t xml:space="preserve"> </w:t>
      </w:r>
      <w:r w:rsidR="00F245EB" w:rsidRPr="00F245EB">
        <w:rPr>
          <w:rFonts w:ascii="Times New Roman" w:hAnsi="Times New Roman" w:cs="Times New Roman"/>
        </w:rPr>
        <w:t>and the smallest stream had a cumulative drainage area of 0.4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median drainage area was 4.4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mean distance between no</w:t>
      </w:r>
      <w:r w:rsidR="0093713B">
        <w:rPr>
          <w:rFonts w:ascii="Times New Roman" w:hAnsi="Times New Roman" w:cs="Times New Roman"/>
        </w:rPr>
        <w:t>des in the network was 1.373 km</w:t>
      </w:r>
      <w:r w:rsidR="00F245EB">
        <w:rPr>
          <w:rFonts w:ascii="Times New Roman" w:hAnsi="Times New Roman" w:cs="Times New Roman"/>
        </w:rPr>
        <w:t xml:space="preserve"> </w:t>
      </w:r>
      <w:r w:rsidR="00F245EB" w:rsidRPr="00F245EB">
        <w:rPr>
          <w:rFonts w:ascii="Times New Roman" w:hAnsi="Times New Roman" w:cs="Times New Roman"/>
        </w:rPr>
        <w:t>and ranged from 0.001 to 11.613 km with a median of 1.114 km.</w:t>
      </w:r>
    </w:p>
    <w:p w14:paraId="51598CCE" w14:textId="77777777" w:rsidR="005C4C88" w:rsidRDefault="005C4C88">
      <w:pPr>
        <w:tabs>
          <w:tab w:val="left" w:pos="360"/>
          <w:tab w:val="left" w:pos="8640"/>
        </w:tabs>
        <w:rPr>
          <w:rFonts w:ascii="Times New Roman" w:hAnsi="Times New Roman" w:cs="Times New Roman"/>
          <w:u w:val="single"/>
        </w:rPr>
        <w:pPrChange w:id="720" w:author="Thorson, James" w:date="2016-07-29T15:38:00Z">
          <w:pPr/>
        </w:pPrChange>
      </w:pPr>
    </w:p>
    <w:p w14:paraId="2333D81D" w14:textId="6D85DC76" w:rsidR="00030A7D" w:rsidRDefault="001B7E73">
      <w:pPr>
        <w:tabs>
          <w:tab w:val="left" w:pos="360"/>
          <w:tab w:val="left" w:pos="8640"/>
        </w:tabs>
        <w:rPr>
          <w:ins w:id="721" w:author="Thorson, James" w:date="2016-07-29T15:57:00Z"/>
          <w:rFonts w:ascii="Times New Roman" w:hAnsi="Times New Roman" w:cs="Times New Roman"/>
        </w:rPr>
        <w:pPrChange w:id="722" w:author="Thorson, James" w:date="2016-07-29T15:38:00Z">
          <w:pPr/>
        </w:pPrChange>
      </w:pPr>
      <w:r>
        <w:rPr>
          <w:rFonts w:ascii="Times New Roman" w:hAnsi="Times New Roman" w:cs="Times New Roman"/>
        </w:rPr>
        <w:t xml:space="preserve">The watershed was primarily forest (mean percent forest cover = 79%) but with a range from 0 to 100% within </w:t>
      </w:r>
      <w:r w:rsidR="00B740F2">
        <w:rPr>
          <w:rFonts w:ascii="Times New Roman" w:hAnsi="Times New Roman" w:cs="Times New Roman"/>
        </w:rPr>
        <w:t>individual</w:t>
      </w:r>
      <w:r>
        <w:rPr>
          <w:rFonts w:ascii="Times New Roman" w:hAnsi="Times New Roman" w:cs="Times New Roman"/>
        </w:rPr>
        <w:t xml:space="preserve"> stream catchments.</w:t>
      </w:r>
      <w:r w:rsidR="00B740F2">
        <w:rPr>
          <w:rFonts w:ascii="Times New Roman" w:hAnsi="Times New Roman" w:cs="Times New Roman"/>
        </w:rPr>
        <w:t xml:space="preserve"> We used percent forest cover as a fixed effect covariate in our model</w:t>
      </w:r>
      <w:r w:rsidR="00030A7D">
        <w:rPr>
          <w:rFonts w:ascii="Times New Roman" w:hAnsi="Times New Roman" w:cs="Times New Roman"/>
        </w:rPr>
        <w:t xml:space="preserve"> along with su</w:t>
      </w:r>
      <w:r w:rsidR="003D00BB">
        <w:rPr>
          <w:rFonts w:ascii="Times New Roman" w:hAnsi="Times New Roman" w:cs="Times New Roman"/>
        </w:rPr>
        <w:t>r</w:t>
      </w:r>
      <w:r w:rsidR="00030A7D">
        <w:rPr>
          <w:rFonts w:ascii="Times New Roman" w:hAnsi="Times New Roman" w:cs="Times New Roman"/>
        </w:rPr>
        <w:t>fic</w:t>
      </w:r>
      <w:r w:rsidR="003D00BB">
        <w:rPr>
          <w:rFonts w:ascii="Times New Roman" w:hAnsi="Times New Roman" w:cs="Times New Roman"/>
        </w:rPr>
        <w:t>i</w:t>
      </w:r>
      <w:r w:rsidR="00030A7D">
        <w:rPr>
          <w:rFonts w:ascii="Times New Roman" w:hAnsi="Times New Roman" w:cs="Times New Roman"/>
        </w:rPr>
        <w:t>al coarseness</w:t>
      </w:r>
      <w:r w:rsidR="00BE29D6">
        <w:rPr>
          <w:rFonts w:ascii="Times New Roman" w:hAnsi="Times New Roman" w:cs="Times New Roman"/>
        </w:rPr>
        <w:t xml:space="preserve">, mean air temperatures from the summer (previous year), fall (previous year), winter, and spring prior to summer fish surveys, </w:t>
      </w:r>
      <w:r w:rsidR="00E676AA">
        <w:rPr>
          <w:rFonts w:ascii="Times New Roman" w:hAnsi="Times New Roman" w:cs="Times New Roman"/>
        </w:rPr>
        <w:t>and mean daily precipitation for the same seasons</w:t>
      </w:r>
      <w:r w:rsidR="003D00BB">
        <w:rPr>
          <w:rFonts w:ascii="Times New Roman" w:hAnsi="Times New Roman" w:cs="Times New Roman"/>
        </w:rPr>
        <w:t xml:space="preserve">. Daily temperature and precipitation data were obtained from </w:t>
      </w:r>
      <w:proofErr w:type="spellStart"/>
      <w:r w:rsidR="003D00BB">
        <w:rPr>
          <w:rFonts w:ascii="Times New Roman" w:hAnsi="Times New Roman" w:cs="Times New Roman"/>
        </w:rPr>
        <w:t>daymet</w:t>
      </w:r>
      <w:proofErr w:type="spellEnd"/>
      <w:r w:rsidR="003D00BB">
        <w:rPr>
          <w:rFonts w:ascii="Times New Roman" w:hAnsi="Times New Roman" w:cs="Times New Roman"/>
        </w:rPr>
        <w:t xml:space="preserve"> (</w:t>
      </w:r>
      <w:commentRangeStart w:id="723"/>
      <w:r w:rsidR="003D00BB">
        <w:rPr>
          <w:rFonts w:ascii="Times New Roman" w:hAnsi="Times New Roman" w:cs="Times New Roman"/>
        </w:rPr>
        <w:t>refs</w:t>
      </w:r>
      <w:commentRangeEnd w:id="723"/>
      <w:r w:rsidR="003D00BB">
        <w:rPr>
          <w:rStyle w:val="CommentReference"/>
        </w:rPr>
        <w:commentReference w:id="723"/>
      </w:r>
      <w:r w:rsidR="003D00BB">
        <w:rPr>
          <w:rFonts w:ascii="Times New Roman" w:hAnsi="Times New Roman" w:cs="Times New Roman"/>
        </w:rPr>
        <w:t>) and spatially aggregated to the catchment scale. The surficial coarseness is the percentage of the catchment area covered by a parent soil material with texture described as sandy, gravelly, or a combination of the two. These classifications were obtained from the USDA National Resources Conservation Sciences Soil Survey Geographic Database (SSURGO; ref).</w:t>
      </w:r>
      <w:r w:rsidR="009500C2">
        <w:rPr>
          <w:rFonts w:ascii="Times New Roman" w:hAnsi="Times New Roman" w:cs="Times New Roman"/>
        </w:rPr>
        <w:t xml:space="preserve"> Forest cover data was obtained from the 2011 National Land Cover Database (NLCD; </w:t>
      </w:r>
      <w:commentRangeStart w:id="724"/>
      <w:r w:rsidR="009500C2">
        <w:rPr>
          <w:rFonts w:ascii="Times New Roman" w:hAnsi="Times New Roman" w:cs="Times New Roman"/>
        </w:rPr>
        <w:t>ref</w:t>
      </w:r>
      <w:commentRangeEnd w:id="724"/>
      <w:r w:rsidR="009500C2">
        <w:rPr>
          <w:rStyle w:val="CommentReference"/>
        </w:rPr>
        <w:commentReference w:id="724"/>
      </w:r>
      <w:r w:rsidR="009500C2">
        <w:rPr>
          <w:rFonts w:ascii="Times New Roman" w:hAnsi="Times New Roman" w:cs="Times New Roman"/>
        </w:rPr>
        <w:t>).</w:t>
      </w:r>
      <w:r w:rsidR="003D00BB">
        <w:rPr>
          <w:rFonts w:ascii="Times New Roman" w:hAnsi="Times New Roman" w:cs="Times New Roman"/>
        </w:rPr>
        <w:t xml:space="preserve"> All</w:t>
      </w:r>
      <w:r w:rsidR="00030A7D">
        <w:rPr>
          <w:rFonts w:ascii="Times New Roman" w:hAnsi="Times New Roman" w:cs="Times New Roman"/>
        </w:rPr>
        <w:t xml:space="preserve"> basin characteristics were calculated as spatial sums (precipitation) or means within each zonal catchment layer as delineated based on the truncated NHDHRDV2 </w:t>
      </w:r>
      <w:proofErr w:type="spellStart"/>
      <w:r w:rsidR="00030A7D">
        <w:rPr>
          <w:rFonts w:ascii="Times New Roman" w:hAnsi="Times New Roman" w:cs="Times New Roman"/>
        </w:rPr>
        <w:t>flowlines</w:t>
      </w:r>
      <w:proofErr w:type="spellEnd"/>
      <w:r w:rsidR="00030A7D">
        <w:rPr>
          <w:rFonts w:ascii="Times New Roman" w:hAnsi="Times New Roman" w:cs="Times New Roman"/>
        </w:rPr>
        <w:t xml:space="preserve">. All details and </w:t>
      </w:r>
      <w:proofErr w:type="spellStart"/>
      <w:r w:rsidR="00030A7D">
        <w:rPr>
          <w:rFonts w:ascii="Times New Roman" w:hAnsi="Times New Roman" w:cs="Times New Roman"/>
        </w:rPr>
        <w:t>ArcPython</w:t>
      </w:r>
      <w:proofErr w:type="spellEnd"/>
      <w:r w:rsidR="00030A7D">
        <w:rPr>
          <w:rFonts w:ascii="Times New Roman" w:hAnsi="Times New Roman" w:cs="Times New Roman"/>
        </w:rPr>
        <w:t xml:space="preserve"> scripts can be found at </w:t>
      </w:r>
      <w:r w:rsidR="00381C35">
        <w:fldChar w:fldCharType="begin"/>
      </w:r>
      <w:r w:rsidR="00381C35">
        <w:instrText xml:space="preserve"> HYPERLINK "http://conte-ecology.github.io/shedsGisData/" </w:instrText>
      </w:r>
      <w:r w:rsidR="00381C35">
        <w:fldChar w:fldCharType="separate"/>
      </w:r>
      <w:r w:rsidR="00030A7D" w:rsidRPr="004A2B9B">
        <w:rPr>
          <w:rStyle w:val="Hyperlink"/>
          <w:rFonts w:ascii="Times New Roman" w:hAnsi="Times New Roman" w:cs="Times New Roman"/>
        </w:rPr>
        <w:t>http://conte-ecology.github.io/shedsGisData/</w:t>
      </w:r>
      <w:r w:rsidR="00381C35">
        <w:rPr>
          <w:rStyle w:val="Hyperlink"/>
          <w:rFonts w:ascii="Times New Roman" w:hAnsi="Times New Roman" w:cs="Times New Roman"/>
        </w:rPr>
        <w:fldChar w:fldCharType="end"/>
      </w:r>
      <w:r w:rsidR="00030A7D">
        <w:rPr>
          <w:rFonts w:ascii="Times New Roman" w:hAnsi="Times New Roman" w:cs="Times New Roman"/>
        </w:rPr>
        <w:t xml:space="preserve">. </w:t>
      </w:r>
      <w:r w:rsidR="003D00BB">
        <w:rPr>
          <w:rFonts w:ascii="Times New Roman" w:hAnsi="Times New Roman" w:cs="Times New Roman"/>
        </w:rPr>
        <w:t xml:space="preserve">The </w:t>
      </w:r>
      <w:r w:rsidR="009500C2">
        <w:rPr>
          <w:rFonts w:ascii="Times New Roman" w:hAnsi="Times New Roman" w:cs="Times New Roman"/>
        </w:rPr>
        <w:t xml:space="preserve">covariate </w:t>
      </w:r>
      <w:r w:rsidR="003D00BB">
        <w:rPr>
          <w:rFonts w:ascii="Times New Roman" w:hAnsi="Times New Roman" w:cs="Times New Roman"/>
        </w:rPr>
        <w:t xml:space="preserve">summary statistics for </w:t>
      </w:r>
      <w:r w:rsidR="009500C2">
        <w:rPr>
          <w:rFonts w:ascii="Times New Roman" w:hAnsi="Times New Roman" w:cs="Times New Roman"/>
        </w:rPr>
        <w:t>the West Susquehanna watershed are presented in table ##.</w:t>
      </w:r>
    </w:p>
    <w:p w14:paraId="0A671C40" w14:textId="77777777" w:rsidR="00423501" w:rsidRDefault="00423501" w:rsidP="00423501">
      <w:pPr>
        <w:tabs>
          <w:tab w:val="left" w:pos="360"/>
          <w:tab w:val="left" w:pos="8640"/>
        </w:tabs>
        <w:rPr>
          <w:ins w:id="725" w:author="Thorson, James" w:date="2016-07-29T15:57:00Z"/>
          <w:rFonts w:ascii="Times New Roman" w:hAnsi="Times New Roman" w:cs="Times New Roman"/>
        </w:rPr>
      </w:pPr>
    </w:p>
    <w:p w14:paraId="748195A5" w14:textId="5DDD35D5" w:rsidR="00423501" w:rsidRDefault="00423501" w:rsidP="00423501">
      <w:pPr>
        <w:tabs>
          <w:tab w:val="left" w:pos="360"/>
          <w:tab w:val="left" w:pos="8640"/>
        </w:tabs>
        <w:rPr>
          <w:rFonts w:ascii="Times New Roman" w:hAnsi="Times New Roman" w:cs="Times New Roman"/>
        </w:rPr>
      </w:pPr>
      <w:moveToRangeStart w:id="726" w:author="Thorson, James" w:date="2016-07-29T15:57:00Z" w:name="move457571194"/>
      <w:moveTo w:id="727" w:author="Thorson, James" w:date="2016-07-29T15:57:00Z">
        <w:r>
          <w:rPr>
            <w:rFonts w:ascii="Times New Roman" w:hAnsi="Times New Roman" w:cs="Times New Roman"/>
          </w:rPr>
          <w:t xml:space="preserve">We </w:t>
        </w:r>
        <w:commentRangeStart w:id="728"/>
        <w:r>
          <w:rPr>
            <w:rFonts w:ascii="Times New Roman" w:hAnsi="Times New Roman" w:cs="Times New Roman"/>
          </w:rPr>
          <w:t xml:space="preserve">used the National Hydrography Dataset </w:t>
        </w:r>
        <w:proofErr w:type="gramStart"/>
        <w:r>
          <w:rPr>
            <w:rFonts w:ascii="Times New Roman" w:hAnsi="Times New Roman" w:cs="Times New Roman"/>
          </w:rPr>
          <w:t>high resolution</w:t>
        </w:r>
        <w:proofErr w:type="gramEnd"/>
        <w:r>
          <w:rPr>
            <w:rFonts w:ascii="Times New Roman" w:hAnsi="Times New Roman" w:cs="Times New Roman"/>
          </w:rPr>
          <w:t xml:space="preserve"> </w:t>
        </w:r>
        <w:proofErr w:type="spellStart"/>
        <w:r>
          <w:rPr>
            <w:rFonts w:ascii="Times New Roman" w:hAnsi="Times New Roman" w:cs="Times New Roman"/>
          </w:rPr>
          <w:t>flowlines</w:t>
        </w:r>
        <w:proofErr w:type="spellEnd"/>
        <w:r>
          <w:rPr>
            <w:rFonts w:ascii="Times New Roman" w:hAnsi="Times New Roman" w:cs="Times New Roman"/>
          </w:rPr>
          <w:t xml:space="preserve"> (ref) truncated to &gt;0.75 km</w:t>
        </w:r>
        <w:r>
          <w:rPr>
            <w:rFonts w:ascii="Times New Roman" w:hAnsi="Times New Roman" w:cs="Times New Roman"/>
            <w:vertAlign w:val="superscript"/>
          </w:rPr>
          <w:t>2</w:t>
        </w:r>
        <w:r>
          <w:rPr>
            <w:rFonts w:ascii="Times New Roman" w:hAnsi="Times New Roman" w:cs="Times New Roman"/>
          </w:rPr>
          <w:t xml:space="preserve"> drainage area for spatial consistency and exclusion of highly ephemeral streams (ref: </w:t>
        </w:r>
        <w:proofErr w:type="spellStart"/>
        <w:r>
          <w:rPr>
            <w:rFonts w:ascii="Times New Roman" w:hAnsi="Times New Roman" w:cs="Times New Roman"/>
          </w:rPr>
          <w:t>kyle</w:t>
        </w:r>
        <w:proofErr w:type="spellEnd"/>
        <w:r>
          <w:rPr>
            <w:rFonts w:ascii="Times New Roman" w:hAnsi="Times New Roman" w:cs="Times New Roman"/>
          </w:rPr>
          <w:t xml:space="preserve"> </w:t>
        </w:r>
        <w:proofErr w:type="spellStart"/>
        <w:r>
          <w:rPr>
            <w:rFonts w:ascii="Times New Roman" w:hAnsi="Times New Roman" w:cs="Times New Roman"/>
          </w:rPr>
          <w:t>github</w:t>
        </w:r>
        <w:proofErr w:type="spellEnd"/>
        <w:r>
          <w:rPr>
            <w:rFonts w:ascii="Times New Roman" w:hAnsi="Times New Roman" w:cs="Times New Roman"/>
          </w:rPr>
          <w:t xml:space="preserve"> pages – he should really publish it as a data paper at the least). Any survey locations or other points of interest were then snapped to the </w:t>
        </w:r>
        <w:proofErr w:type="spellStart"/>
        <w:r>
          <w:rPr>
            <w:rFonts w:ascii="Times New Roman" w:hAnsi="Times New Roman" w:cs="Times New Roman"/>
          </w:rPr>
          <w:t>flowlines</w:t>
        </w:r>
        <w:proofErr w:type="spellEnd"/>
        <w:r>
          <w:rPr>
            <w:rFonts w:ascii="Times New Roman" w:hAnsi="Times New Roman" w:cs="Times New Roman"/>
          </w:rPr>
          <w:t xml:space="preserve">. All survey points and confluences, including the base of the network and the terminal headwaters, were considered network nodes. Except for the base node, the distance from each child node was calculated to its downstream parent node to define the network relationships and distances. All hydrography processing was done using </w:t>
        </w:r>
        <w:proofErr w:type="spellStart"/>
        <w:r>
          <w:rPr>
            <w:rFonts w:ascii="Times New Roman" w:hAnsi="Times New Roman" w:cs="Times New Roman"/>
          </w:rPr>
          <w:t>ArcPython</w:t>
        </w:r>
        <w:proofErr w:type="spellEnd"/>
        <w:r>
          <w:rPr>
            <w:rFonts w:ascii="Times New Roman" w:hAnsi="Times New Roman" w:cs="Times New Roman"/>
          </w:rPr>
          <w:t xml:space="preserve"> (ref). The full description of the process, scripts, and links to the hydrography data is archived at (ref: </w:t>
        </w:r>
        <w:proofErr w:type="spellStart"/>
        <w:r>
          <w:rPr>
            <w:rFonts w:ascii="Times New Roman" w:hAnsi="Times New Roman" w:cs="Times New Roman"/>
          </w:rPr>
          <w:t>gihub</w:t>
        </w:r>
        <w:proofErr w:type="spellEnd"/>
        <w:r>
          <w:rPr>
            <w:rFonts w:ascii="Times New Roman" w:hAnsi="Times New Roman" w:cs="Times New Roman"/>
          </w:rPr>
          <w:t xml:space="preserve"> repo link).</w:t>
        </w:r>
        <w:commentRangeEnd w:id="728"/>
        <w:r>
          <w:rPr>
            <w:rStyle w:val="CommentReference"/>
          </w:rPr>
          <w:commentReference w:id="728"/>
        </w:r>
        <w:r>
          <w:rPr>
            <w:rFonts w:ascii="Times New Roman" w:hAnsi="Times New Roman" w:cs="Times New Roman"/>
          </w:rPr>
          <w:t xml:space="preserve"> The hydrography for the region from Maine to Virginia, USA can be downloaded by hydrologic unit code 2 at </w:t>
        </w:r>
        <w:r>
          <w:fldChar w:fldCharType="begin"/>
        </w:r>
        <w:r>
          <w:instrText xml:space="preserve"> HYPERLINK "http://ecosheds.org/assets/nhdhrd/v2/" </w:instrText>
        </w:r>
        <w:r>
          <w:fldChar w:fldCharType="separate"/>
        </w:r>
        <w:r w:rsidRPr="004A2B9B">
          <w:rPr>
            <w:rStyle w:val="Hyperlink"/>
            <w:rFonts w:ascii="Times New Roman" w:hAnsi="Times New Roman" w:cs="Times New Roman"/>
          </w:rPr>
          <w:t>http://ecosheds.org/assets/nhdhrd/v2/</w:t>
        </w:r>
        <w:r>
          <w:rPr>
            <w:rStyle w:val="Hyperlink"/>
            <w:rFonts w:ascii="Times New Roman" w:hAnsi="Times New Roman" w:cs="Times New Roman"/>
          </w:rPr>
          <w:fldChar w:fldCharType="end"/>
        </w:r>
      </w:moveTo>
    </w:p>
    <w:p w14:paraId="2A56D42D" w14:textId="77777777" w:rsidR="00423501" w:rsidRDefault="00423501" w:rsidP="00423501">
      <w:pPr>
        <w:tabs>
          <w:tab w:val="left" w:pos="360"/>
          <w:tab w:val="left" w:pos="8640"/>
        </w:tabs>
        <w:rPr>
          <w:rFonts w:ascii="Times New Roman" w:hAnsi="Times New Roman" w:cs="Times New Roman"/>
        </w:rPr>
      </w:pPr>
    </w:p>
    <w:moveToRangeEnd w:id="726"/>
    <w:p w14:paraId="43677F0B" w14:textId="77777777" w:rsidR="00423501" w:rsidRDefault="00423501">
      <w:pPr>
        <w:tabs>
          <w:tab w:val="left" w:pos="360"/>
          <w:tab w:val="left" w:pos="8640"/>
        </w:tabs>
        <w:rPr>
          <w:rFonts w:ascii="Times New Roman" w:hAnsi="Times New Roman" w:cs="Times New Roman"/>
        </w:rPr>
        <w:pPrChange w:id="729" w:author="Thorson, James" w:date="2016-07-29T15:38:00Z">
          <w:pPr/>
        </w:pPrChange>
      </w:pPr>
    </w:p>
    <w:p w14:paraId="2F998246" w14:textId="77777777" w:rsidR="001B7E73" w:rsidRDefault="001B7E73">
      <w:pPr>
        <w:tabs>
          <w:tab w:val="left" w:pos="360"/>
          <w:tab w:val="left" w:pos="8640"/>
        </w:tabs>
        <w:rPr>
          <w:rFonts w:ascii="Times New Roman" w:hAnsi="Times New Roman" w:cs="Times New Roman"/>
          <w:u w:val="single"/>
        </w:rPr>
        <w:pPrChange w:id="730" w:author="Thorson, James" w:date="2016-07-29T15:38:00Z">
          <w:pPr/>
        </w:pPrChange>
      </w:pPr>
    </w:p>
    <w:p w14:paraId="3298B41F" w14:textId="07878B11" w:rsidR="00CF1471" w:rsidRPr="0064703D" w:rsidRDefault="0064703D">
      <w:pPr>
        <w:tabs>
          <w:tab w:val="left" w:pos="360"/>
          <w:tab w:val="left" w:pos="8640"/>
        </w:tabs>
        <w:rPr>
          <w:rFonts w:ascii="Times New Roman" w:hAnsi="Times New Roman" w:cs="Times New Roman"/>
          <w:i/>
        </w:rPr>
        <w:pPrChange w:id="731" w:author="Thorson, James" w:date="2016-07-29T15:38:00Z">
          <w:pPr/>
        </w:pPrChange>
      </w:pPr>
      <w:r>
        <w:rPr>
          <w:rFonts w:ascii="Times New Roman" w:hAnsi="Times New Roman" w:cs="Times New Roman"/>
          <w:i/>
        </w:rPr>
        <w:t>Model</w:t>
      </w:r>
      <w:r w:rsidR="00CF1471" w:rsidRPr="0064703D">
        <w:rPr>
          <w:rFonts w:ascii="Times New Roman" w:hAnsi="Times New Roman" w:cs="Times New Roman"/>
          <w:i/>
        </w:rPr>
        <w:t xml:space="preserve"> </w:t>
      </w:r>
      <w:r>
        <w:rPr>
          <w:rFonts w:ascii="Times New Roman" w:hAnsi="Times New Roman" w:cs="Times New Roman"/>
          <w:i/>
        </w:rPr>
        <w:t>Selection</w:t>
      </w:r>
    </w:p>
    <w:p w14:paraId="4C9EE7A7" w14:textId="77777777" w:rsidR="00CF1471" w:rsidRDefault="00CF1471">
      <w:pPr>
        <w:tabs>
          <w:tab w:val="left" w:pos="360"/>
          <w:tab w:val="left" w:pos="8640"/>
        </w:tabs>
        <w:rPr>
          <w:rFonts w:ascii="Times New Roman" w:hAnsi="Times New Roman" w:cs="Times New Roman"/>
          <w:u w:val="single"/>
        </w:rPr>
        <w:pPrChange w:id="732" w:author="Thorson, James" w:date="2016-07-29T15:38:00Z">
          <w:pPr/>
        </w:pPrChange>
      </w:pPr>
    </w:p>
    <w:p w14:paraId="238D9425" w14:textId="6CE28B39" w:rsidR="00CF1471" w:rsidRPr="0064703D" w:rsidRDefault="00CF1471">
      <w:pPr>
        <w:tabs>
          <w:tab w:val="left" w:pos="360"/>
          <w:tab w:val="left" w:pos="8640"/>
        </w:tabs>
        <w:rPr>
          <w:rFonts w:ascii="Times New Roman" w:hAnsi="Times New Roman" w:cs="Times New Roman"/>
        </w:rPr>
        <w:pPrChange w:id="733" w:author="Thorson, James" w:date="2016-07-29T15:38:00Z">
          <w:pPr/>
        </w:pPrChange>
      </w:pPr>
      <w:r w:rsidRPr="0064703D">
        <w:rPr>
          <w:rFonts w:ascii="Times New Roman" w:hAnsi="Times New Roman" w:cs="Times New Roman"/>
        </w:rPr>
        <w:t xml:space="preserve">For </w:t>
      </w:r>
      <w:r w:rsidR="0064703D">
        <w:rPr>
          <w:rFonts w:ascii="Times New Roman" w:hAnsi="Times New Roman" w:cs="Times New Roman"/>
        </w:rPr>
        <w:t>young of the year (</w:t>
      </w:r>
      <w:r w:rsidRPr="0064703D">
        <w:rPr>
          <w:rFonts w:ascii="Times New Roman" w:hAnsi="Times New Roman" w:cs="Times New Roman"/>
        </w:rPr>
        <w:t>YOY</w:t>
      </w:r>
      <w:r w:rsidR="0064703D">
        <w:rPr>
          <w:rFonts w:ascii="Times New Roman" w:hAnsi="Times New Roman" w:cs="Times New Roman"/>
        </w:rPr>
        <w:t>) and adult Brook Trout independently, we compared eight models with different combinations of spatial, temporal, and spatiotemporal correlations. All other components of the model including fixed effect covariates were identical in all models. Meteorological conditions during the previous summer were used in the adult models but were excluded in the YOY models because spawning does not occur until the fall.</w:t>
      </w:r>
      <w:r w:rsidR="007354A3">
        <w:rPr>
          <w:rFonts w:ascii="Times New Roman" w:hAnsi="Times New Roman" w:cs="Times New Roman"/>
        </w:rPr>
        <w:t xml:space="preserve"> We used </w:t>
      </w:r>
      <w:proofErr w:type="spellStart"/>
      <w:r w:rsidR="007354A3">
        <w:rPr>
          <w:rFonts w:ascii="Times New Roman" w:hAnsi="Times New Roman" w:cs="Times New Roman"/>
        </w:rPr>
        <w:t>Akaike’s</w:t>
      </w:r>
      <w:proofErr w:type="spellEnd"/>
      <w:r w:rsidR="007354A3">
        <w:rPr>
          <w:rFonts w:ascii="Times New Roman" w:hAnsi="Times New Roman" w:cs="Times New Roman"/>
        </w:rPr>
        <w:t xml:space="preserve"> Information Criterion (AIC) to select the best </w:t>
      </w:r>
      <w:proofErr w:type="gramStart"/>
      <w:r w:rsidR="007354A3">
        <w:rPr>
          <w:rFonts w:ascii="Times New Roman" w:hAnsi="Times New Roman" w:cs="Times New Roman"/>
        </w:rPr>
        <w:t>modeling balancing</w:t>
      </w:r>
      <w:proofErr w:type="gramEnd"/>
      <w:r w:rsidR="007354A3">
        <w:rPr>
          <w:rFonts w:ascii="Times New Roman" w:hAnsi="Times New Roman" w:cs="Times New Roman"/>
        </w:rPr>
        <w:t xml:space="preserve"> model fit and model complexity (refs).</w:t>
      </w:r>
    </w:p>
    <w:p w14:paraId="73ABDF1F" w14:textId="77777777" w:rsidR="00CF1471" w:rsidRDefault="00CF1471">
      <w:pPr>
        <w:tabs>
          <w:tab w:val="left" w:pos="360"/>
          <w:tab w:val="left" w:pos="8640"/>
        </w:tabs>
        <w:rPr>
          <w:rFonts w:ascii="Times New Roman" w:hAnsi="Times New Roman" w:cs="Times New Roman"/>
          <w:i/>
        </w:rPr>
        <w:pPrChange w:id="734" w:author="Thorson, James" w:date="2016-07-29T15:38:00Z">
          <w:pPr/>
        </w:pPrChange>
      </w:pPr>
    </w:p>
    <w:p w14:paraId="501BACCE" w14:textId="095613D1" w:rsidR="0064703D" w:rsidRDefault="0064703D">
      <w:pPr>
        <w:tabs>
          <w:tab w:val="left" w:pos="360"/>
          <w:tab w:val="left" w:pos="8640"/>
        </w:tabs>
        <w:rPr>
          <w:rFonts w:ascii="Times New Roman" w:hAnsi="Times New Roman" w:cs="Times New Roman"/>
          <w:i/>
        </w:rPr>
        <w:pPrChange w:id="735" w:author="Thorson, James" w:date="2016-07-29T15:38:00Z">
          <w:pPr/>
        </w:pPrChange>
      </w:pPr>
      <w:r>
        <w:rPr>
          <w:rFonts w:ascii="Times New Roman" w:hAnsi="Times New Roman" w:cs="Times New Roman"/>
          <w:i/>
        </w:rPr>
        <w:t>Make into a table:</w:t>
      </w:r>
    </w:p>
    <w:p w14:paraId="2E2CD78D" w14:textId="77777777" w:rsidR="0064703D" w:rsidRPr="00CF1471" w:rsidRDefault="0064703D">
      <w:pPr>
        <w:tabs>
          <w:tab w:val="left" w:pos="360"/>
          <w:tab w:val="left" w:pos="8640"/>
        </w:tabs>
        <w:rPr>
          <w:rFonts w:ascii="Times New Roman" w:hAnsi="Times New Roman" w:cs="Times New Roman"/>
          <w:i/>
        </w:rPr>
        <w:pPrChange w:id="736" w:author="Thorson, James" w:date="2016-07-29T15:38:00Z">
          <w:pPr/>
        </w:pPrChange>
      </w:pPr>
    </w:p>
    <w:p w14:paraId="47B0CF32" w14:textId="13B8B28A" w:rsidR="00BD4D6F" w:rsidRDefault="00BD4D6F">
      <w:pPr>
        <w:tabs>
          <w:tab w:val="left" w:pos="360"/>
          <w:tab w:val="left" w:pos="8640"/>
        </w:tabs>
        <w:rPr>
          <w:rFonts w:ascii="Times New Roman" w:hAnsi="Times New Roman" w:cs="Times New Roman"/>
        </w:rPr>
        <w:pPrChange w:id="737" w:author="Thorson, James" w:date="2016-07-29T15:38:00Z">
          <w:pPr/>
        </w:pPrChange>
      </w:pPr>
      <w:r>
        <w:rPr>
          <w:rFonts w:ascii="Times New Roman" w:hAnsi="Times New Roman" w:cs="Times New Roman"/>
        </w:rPr>
        <w:t xml:space="preserve"> 1- </w:t>
      </w:r>
      <w:r w:rsidR="00CF1471">
        <w:rPr>
          <w:rFonts w:ascii="Times New Roman" w:hAnsi="Times New Roman" w:cs="Times New Roman"/>
        </w:rPr>
        <w:t>Null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D67D117" w14:textId="13EB5F39" w:rsidR="00CF1471" w:rsidRDefault="00CF1471">
      <w:pPr>
        <w:tabs>
          <w:tab w:val="left" w:pos="360"/>
          <w:tab w:val="left" w:pos="8640"/>
        </w:tabs>
        <w:rPr>
          <w:rFonts w:ascii="Times New Roman" w:hAnsi="Times New Roman" w:cs="Times New Roman"/>
        </w:rPr>
        <w:pPrChange w:id="738" w:author="Thorson, James" w:date="2016-07-29T15:38:00Z">
          <w:pPr/>
        </w:pPrChange>
      </w:pPr>
    </w:p>
    <w:p w14:paraId="42394112" w14:textId="1009D1FE" w:rsidR="00BD4D6F" w:rsidRDefault="00BD4D6F">
      <w:pPr>
        <w:tabs>
          <w:tab w:val="left" w:pos="360"/>
          <w:tab w:val="left" w:pos="8640"/>
        </w:tabs>
        <w:rPr>
          <w:rFonts w:ascii="Times New Roman" w:hAnsi="Times New Roman" w:cs="Times New Roman"/>
        </w:rPr>
        <w:pPrChange w:id="739" w:author="Thorson, James" w:date="2016-07-29T15:38:00Z">
          <w:pPr/>
        </w:pPrChange>
      </w:pPr>
      <w:r>
        <w:rPr>
          <w:rFonts w:ascii="Times New Roman" w:hAnsi="Times New Roman" w:cs="Times New Roman"/>
        </w:rPr>
        <w:t xml:space="preserve">2- </w:t>
      </w:r>
      <w:r w:rsidR="00CF1471">
        <w:rPr>
          <w:rFonts w:ascii="Times New Roman" w:hAnsi="Times New Roman" w:cs="Times New Roman"/>
        </w:rPr>
        <w:t>Spatial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37099150" w14:textId="2A094F70" w:rsidR="00CF1471" w:rsidRDefault="00CF1471">
      <w:pPr>
        <w:tabs>
          <w:tab w:val="left" w:pos="360"/>
          <w:tab w:val="left" w:pos="8640"/>
        </w:tabs>
        <w:rPr>
          <w:rFonts w:ascii="Times New Roman" w:hAnsi="Times New Roman" w:cs="Times New Roman"/>
        </w:rPr>
        <w:pPrChange w:id="740" w:author="Thorson, James" w:date="2016-07-29T15:38:00Z">
          <w:pPr/>
        </w:pPrChange>
      </w:pPr>
    </w:p>
    <w:p w14:paraId="7AF40487" w14:textId="78AB8A20" w:rsidR="00BD4D6F" w:rsidRDefault="00BD4D6F">
      <w:pPr>
        <w:tabs>
          <w:tab w:val="left" w:pos="360"/>
          <w:tab w:val="left" w:pos="8640"/>
        </w:tabs>
        <w:rPr>
          <w:rFonts w:ascii="Times New Roman" w:hAnsi="Times New Roman" w:cs="Times New Roman"/>
        </w:rPr>
        <w:pPrChange w:id="741" w:author="Thorson, James" w:date="2016-07-29T15:38:00Z">
          <w:pPr/>
        </w:pPrChange>
      </w:pPr>
      <w:r>
        <w:rPr>
          <w:rFonts w:ascii="Times New Roman" w:hAnsi="Times New Roman" w:cs="Times New Roman"/>
        </w:rPr>
        <w:t xml:space="preserve">3 - </w:t>
      </w:r>
      <w:r w:rsidR="00CF1471">
        <w:rPr>
          <w:rFonts w:ascii="Times New Roman" w:hAnsi="Times New Roman" w:cs="Times New Roman"/>
        </w:rPr>
        <w:t>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4BC7962" w14:textId="4D66C72E" w:rsidR="00CF1471" w:rsidRDefault="00CF1471">
      <w:pPr>
        <w:tabs>
          <w:tab w:val="left" w:pos="360"/>
          <w:tab w:val="left" w:pos="8640"/>
        </w:tabs>
        <w:rPr>
          <w:rFonts w:ascii="Times New Roman" w:hAnsi="Times New Roman" w:cs="Times New Roman"/>
        </w:rPr>
        <w:pPrChange w:id="742" w:author="Thorson, James" w:date="2016-07-29T15:38:00Z">
          <w:pPr/>
        </w:pPrChange>
      </w:pPr>
    </w:p>
    <w:p w14:paraId="47C6C9B2" w14:textId="67DEDCF7" w:rsidR="00BD4D6F" w:rsidRDefault="00BD4D6F">
      <w:pPr>
        <w:tabs>
          <w:tab w:val="left" w:pos="360"/>
          <w:tab w:val="left" w:pos="8640"/>
        </w:tabs>
        <w:rPr>
          <w:rFonts w:ascii="Times New Roman" w:hAnsi="Times New Roman" w:cs="Times New Roman"/>
        </w:rPr>
        <w:pPrChange w:id="743" w:author="Thorson, James" w:date="2016-07-29T15:38:00Z">
          <w:pPr/>
        </w:pPrChange>
      </w:pPr>
      <w:r>
        <w:rPr>
          <w:rFonts w:ascii="Times New Roman" w:hAnsi="Times New Roman" w:cs="Times New Roman"/>
        </w:rPr>
        <w:t xml:space="preserve">4 - </w:t>
      </w:r>
      <w:r w:rsidR="00CF1471">
        <w:rPr>
          <w:rFonts w:ascii="Times New Roman" w:hAnsi="Times New Roman" w:cs="Times New Roman"/>
        </w:rPr>
        <w:t>s + t</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138D4CFB" w14:textId="1B2A7B3E" w:rsidR="00CF1471" w:rsidRDefault="00CF1471">
      <w:pPr>
        <w:tabs>
          <w:tab w:val="left" w:pos="360"/>
          <w:tab w:val="left" w:pos="8640"/>
        </w:tabs>
        <w:rPr>
          <w:rFonts w:ascii="Times New Roman" w:hAnsi="Times New Roman" w:cs="Times New Roman"/>
        </w:rPr>
        <w:pPrChange w:id="744" w:author="Thorson, James" w:date="2016-07-29T15:38:00Z">
          <w:pPr/>
        </w:pPrChange>
      </w:pPr>
    </w:p>
    <w:p w14:paraId="7A629A42" w14:textId="4E93C4A2" w:rsidR="00BD4D6F" w:rsidRDefault="00BD4D6F">
      <w:pPr>
        <w:tabs>
          <w:tab w:val="left" w:pos="360"/>
          <w:tab w:val="left" w:pos="8640"/>
        </w:tabs>
        <w:rPr>
          <w:rFonts w:ascii="Times New Roman" w:hAnsi="Times New Roman" w:cs="Times New Roman"/>
        </w:rPr>
        <w:pPrChange w:id="745" w:author="Thorson, James" w:date="2016-07-29T15:38:00Z">
          <w:pPr/>
        </w:pPrChange>
      </w:pPr>
      <w:r>
        <w:rPr>
          <w:rFonts w:ascii="Times New Roman" w:hAnsi="Times New Roman" w:cs="Times New Roman"/>
        </w:rPr>
        <w:t xml:space="preserve">5 - </w:t>
      </w:r>
      <w:r w:rsidR="00CF1471">
        <w:rPr>
          <w:rFonts w:ascii="Times New Roman" w:hAnsi="Times New Roman" w:cs="Times New Roman"/>
        </w:rPr>
        <w:t>spatiotemporal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B1E6F3A" w14:textId="6CE3CDFF" w:rsidR="00CF1471" w:rsidRDefault="00CF1471">
      <w:pPr>
        <w:tabs>
          <w:tab w:val="left" w:pos="360"/>
          <w:tab w:val="left" w:pos="8640"/>
        </w:tabs>
        <w:rPr>
          <w:rFonts w:ascii="Times New Roman" w:hAnsi="Times New Roman" w:cs="Times New Roman"/>
        </w:rPr>
        <w:pPrChange w:id="746" w:author="Thorson, James" w:date="2016-07-29T15:38:00Z">
          <w:pPr/>
        </w:pPrChange>
      </w:pPr>
    </w:p>
    <w:p w14:paraId="0E1EB22B" w14:textId="00A3F5E6" w:rsidR="00BD4D6F" w:rsidRDefault="00BD4D6F">
      <w:pPr>
        <w:tabs>
          <w:tab w:val="left" w:pos="360"/>
          <w:tab w:val="left" w:pos="8640"/>
        </w:tabs>
        <w:rPr>
          <w:rFonts w:ascii="Times New Roman" w:hAnsi="Times New Roman" w:cs="Times New Roman"/>
        </w:rPr>
        <w:pPrChange w:id="747" w:author="Thorson, James" w:date="2016-07-29T15:38:00Z">
          <w:pPr/>
        </w:pPrChange>
      </w:pPr>
      <w:r>
        <w:rPr>
          <w:rFonts w:ascii="Times New Roman" w:hAnsi="Times New Roman" w:cs="Times New Roman"/>
        </w:rPr>
        <w:t xml:space="preserve">6 - </w:t>
      </w:r>
      <w:r w:rsidR="00CF1471">
        <w:rPr>
          <w:rFonts w:ascii="Times New Roman" w:hAnsi="Times New Roman" w:cs="Times New Roman"/>
        </w:rPr>
        <w:t xml:space="preserve">s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C972726" w14:textId="1E57171F" w:rsidR="00CF1471" w:rsidRDefault="00CF1471">
      <w:pPr>
        <w:tabs>
          <w:tab w:val="left" w:pos="360"/>
          <w:tab w:val="left" w:pos="8640"/>
        </w:tabs>
        <w:rPr>
          <w:rFonts w:ascii="Times New Roman" w:hAnsi="Times New Roman" w:cs="Times New Roman"/>
        </w:rPr>
        <w:pPrChange w:id="748" w:author="Thorson, James" w:date="2016-07-29T15:38:00Z">
          <w:pPr/>
        </w:pPrChange>
      </w:pPr>
    </w:p>
    <w:p w14:paraId="54B6D208" w14:textId="738BD70C" w:rsidR="00BD4D6F" w:rsidRDefault="00BD4D6F">
      <w:pPr>
        <w:tabs>
          <w:tab w:val="left" w:pos="360"/>
          <w:tab w:val="left" w:pos="8640"/>
        </w:tabs>
        <w:rPr>
          <w:rFonts w:ascii="Times New Roman" w:hAnsi="Times New Roman" w:cs="Times New Roman"/>
        </w:rPr>
        <w:pPrChange w:id="749" w:author="Thorson, James" w:date="2016-07-29T15:38:00Z">
          <w:pPr/>
        </w:pPrChange>
      </w:pPr>
      <w:r>
        <w:rPr>
          <w:rFonts w:ascii="Times New Roman" w:hAnsi="Times New Roman" w:cs="Times New Roman"/>
        </w:rPr>
        <w:t xml:space="preserve">7 - </w:t>
      </w:r>
      <w:r w:rsidR="00CF1471">
        <w:rPr>
          <w:rFonts w:ascii="Times New Roman" w:hAnsi="Times New Roman" w:cs="Times New Roman"/>
        </w:rPr>
        <w:t xml:space="preserve">t+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673DA53F" w14:textId="55DE8590" w:rsidR="00CF1471" w:rsidRDefault="00CF1471">
      <w:pPr>
        <w:tabs>
          <w:tab w:val="left" w:pos="360"/>
          <w:tab w:val="left" w:pos="8640"/>
        </w:tabs>
        <w:rPr>
          <w:rFonts w:ascii="Times New Roman" w:hAnsi="Times New Roman" w:cs="Times New Roman"/>
        </w:rPr>
        <w:pPrChange w:id="750" w:author="Thorson, James" w:date="2016-07-29T15:38:00Z">
          <w:pPr/>
        </w:pPrChange>
      </w:pPr>
    </w:p>
    <w:p w14:paraId="63596275" w14:textId="56C5DAE6" w:rsidR="00BD4D6F" w:rsidRDefault="00BD4D6F">
      <w:pPr>
        <w:tabs>
          <w:tab w:val="left" w:pos="360"/>
          <w:tab w:val="left" w:pos="8640"/>
        </w:tabs>
        <w:rPr>
          <w:rFonts w:ascii="Times New Roman" w:hAnsi="Times New Roman" w:cs="Times New Roman"/>
        </w:rPr>
        <w:pPrChange w:id="751" w:author="Thorson, James" w:date="2016-07-29T15:38:00Z">
          <w:pPr/>
        </w:pPrChange>
      </w:pPr>
      <w:r>
        <w:rPr>
          <w:rFonts w:ascii="Times New Roman" w:hAnsi="Times New Roman" w:cs="Times New Roman"/>
        </w:rPr>
        <w:t xml:space="preserve">8 - </w:t>
      </w:r>
      <w:r w:rsidR="00CF1471">
        <w:rPr>
          <w:rFonts w:ascii="Times New Roman" w:hAnsi="Times New Roman" w:cs="Times New Roman"/>
        </w:rPr>
        <w:t xml:space="preserve">s + t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BCCFCCF" w14:textId="32D9A9F1" w:rsidR="00CF1471" w:rsidRPr="00CF1471" w:rsidRDefault="00CF1471">
      <w:pPr>
        <w:tabs>
          <w:tab w:val="left" w:pos="360"/>
          <w:tab w:val="left" w:pos="8640"/>
        </w:tabs>
        <w:rPr>
          <w:rFonts w:ascii="Times New Roman" w:hAnsi="Times New Roman" w:cs="Times New Roman"/>
        </w:rPr>
        <w:pPrChange w:id="752" w:author="Thorson, James" w:date="2016-07-29T15:38:00Z">
          <w:pPr/>
        </w:pPrChange>
      </w:pPr>
    </w:p>
    <w:p w14:paraId="2742E6D9" w14:textId="77777777" w:rsidR="00CF1471" w:rsidRDefault="00CF1471">
      <w:pPr>
        <w:tabs>
          <w:tab w:val="left" w:pos="360"/>
          <w:tab w:val="left" w:pos="8640"/>
        </w:tabs>
        <w:rPr>
          <w:rFonts w:ascii="Times New Roman" w:hAnsi="Times New Roman" w:cs="Times New Roman"/>
        </w:rPr>
        <w:pPrChange w:id="753" w:author="Thorson, James" w:date="2016-07-29T15:38:00Z">
          <w:pPr/>
        </w:pPrChange>
      </w:pPr>
    </w:p>
    <w:p w14:paraId="239B8E64" w14:textId="77777777" w:rsidR="00CF1471" w:rsidRPr="00D5230F" w:rsidRDefault="00CF1471">
      <w:pPr>
        <w:tabs>
          <w:tab w:val="left" w:pos="360"/>
          <w:tab w:val="left" w:pos="8640"/>
        </w:tabs>
        <w:rPr>
          <w:rFonts w:ascii="Times New Roman" w:hAnsi="Times New Roman" w:cs="Times New Roman"/>
        </w:rPr>
        <w:pPrChange w:id="754" w:author="Thorson, James" w:date="2016-07-29T15:38:00Z">
          <w:pPr/>
        </w:pPrChange>
      </w:pPr>
    </w:p>
    <w:p w14:paraId="587FE32D" w14:textId="77777777" w:rsidR="00E225E7" w:rsidRPr="008C531D" w:rsidRDefault="00E225E7">
      <w:pPr>
        <w:tabs>
          <w:tab w:val="left" w:pos="360"/>
          <w:tab w:val="left" w:pos="8640"/>
        </w:tabs>
        <w:rPr>
          <w:rFonts w:ascii="Times New Roman" w:hAnsi="Times New Roman" w:cs="Times New Roman"/>
          <w:b/>
        </w:rPr>
        <w:pPrChange w:id="755" w:author="Thorson, James" w:date="2016-07-29T15:38:00Z">
          <w:pPr/>
        </w:pPrChange>
      </w:pPr>
      <w:r w:rsidRPr="008C531D">
        <w:rPr>
          <w:rFonts w:ascii="Times New Roman" w:hAnsi="Times New Roman" w:cs="Times New Roman"/>
          <w:b/>
        </w:rPr>
        <w:t>Results</w:t>
      </w:r>
    </w:p>
    <w:p w14:paraId="3D3B1987" w14:textId="77777777" w:rsidR="00E225E7" w:rsidRDefault="00E225E7">
      <w:pPr>
        <w:tabs>
          <w:tab w:val="left" w:pos="360"/>
          <w:tab w:val="left" w:pos="8640"/>
        </w:tabs>
        <w:rPr>
          <w:rFonts w:ascii="Times New Roman" w:hAnsi="Times New Roman" w:cs="Times New Roman"/>
          <w:b/>
        </w:rPr>
        <w:pPrChange w:id="756" w:author="Thorson, James" w:date="2016-07-29T15:38:00Z">
          <w:pPr/>
        </w:pPrChange>
      </w:pPr>
    </w:p>
    <w:p w14:paraId="5D0EE804" w14:textId="18597A4D" w:rsidR="00B030C6" w:rsidRDefault="00B030C6">
      <w:pPr>
        <w:tabs>
          <w:tab w:val="left" w:pos="360"/>
          <w:tab w:val="left" w:pos="8640"/>
        </w:tabs>
        <w:rPr>
          <w:rFonts w:ascii="Times New Roman" w:hAnsi="Times New Roman" w:cs="Times New Roman"/>
        </w:rPr>
        <w:pPrChange w:id="757" w:author="Thorson, James" w:date="2016-07-29T15:38:00Z">
          <w:pPr/>
        </w:pPrChange>
      </w:pPr>
      <w:r>
        <w:rPr>
          <w:rFonts w:ascii="Times New Roman" w:hAnsi="Times New Roman" w:cs="Times New Roman"/>
        </w:rPr>
        <w:t>1. Spatial Simulations</w:t>
      </w:r>
    </w:p>
    <w:p w14:paraId="1FE7BD64" w14:textId="77777777" w:rsidR="00B030C6" w:rsidRDefault="00B030C6">
      <w:pPr>
        <w:tabs>
          <w:tab w:val="left" w:pos="360"/>
          <w:tab w:val="left" w:pos="8640"/>
        </w:tabs>
        <w:rPr>
          <w:rFonts w:ascii="Times New Roman" w:hAnsi="Times New Roman" w:cs="Times New Roman"/>
        </w:rPr>
        <w:pPrChange w:id="758" w:author="Thorson, James" w:date="2016-07-29T15:38:00Z">
          <w:pPr/>
        </w:pPrChange>
      </w:pPr>
    </w:p>
    <w:p w14:paraId="70396270" w14:textId="6CA4C2E6" w:rsidR="00277AAD" w:rsidRDefault="00277AAD">
      <w:pPr>
        <w:tabs>
          <w:tab w:val="left" w:pos="360"/>
          <w:tab w:val="left" w:pos="8640"/>
        </w:tabs>
        <w:rPr>
          <w:rFonts w:ascii="Times New Roman" w:hAnsi="Times New Roman" w:cs="Times New Roman"/>
        </w:rPr>
        <w:pPrChange w:id="759" w:author="Thorson, James" w:date="2016-07-29T15:38:00Z">
          <w:pPr/>
        </w:pPrChange>
      </w:pPr>
      <w:r>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Pr>
          <w:rFonts w:ascii="Times New Roman" w:hAnsi="Times New Roman" w:cs="Times New Roman"/>
        </w:rPr>
        <w:t xml:space="preserve">) when there was strong spatial correlation but </w:t>
      </w:r>
      <w:r w:rsidR="00D610F4">
        <w:rPr>
          <w:rFonts w:ascii="Times New Roman" w:hAnsi="Times New Roman" w:cs="Times New Roman"/>
        </w:rPr>
        <w:t>tended to underestimate</w:t>
      </w:r>
      <w:r>
        <w:rPr>
          <w:rFonts w:ascii="Times New Roman" w:hAnsi="Times New Roman" w:cs="Times New Roman"/>
        </w:rPr>
        <w:t xml:space="preserve"> the decay rate when the correlation was low (</w:t>
      </w:r>
      <m:oMath>
        <m:r>
          <w:rPr>
            <w:rFonts w:ascii="Cambria Math" w:hAnsi="Cambria Math" w:cs="Times New Roman"/>
          </w:rPr>
          <m:t>θ</m:t>
        </m:r>
      </m:oMath>
      <w:r>
        <w:rPr>
          <w:rFonts w:ascii="Times New Roman" w:hAnsi="Times New Roman" w:cs="Times New Roman"/>
        </w:rPr>
        <w:t xml:space="preserve"> large; Figure 2</w:t>
      </w:r>
      <w:r w:rsidR="00FB061A">
        <w:rPr>
          <w:rFonts w:ascii="Times New Roman" w:hAnsi="Times New Roman" w:cs="Times New Roman"/>
        </w:rPr>
        <w:t>a</w:t>
      </w:r>
      <w:r>
        <w:rPr>
          <w:rFonts w:ascii="Times New Roman" w:hAnsi="Times New Roman" w:cs="Times New Roman"/>
        </w:rPr>
        <w:t xml:space="preserve">). Similarly, the </w:t>
      </w:r>
      <w:commentRangeStart w:id="760"/>
      <w:r w:rsidR="00F02E16">
        <w:rPr>
          <w:rFonts w:ascii="Times New Roman" w:hAnsi="Times New Roman" w:cs="Times New Roman"/>
        </w:rPr>
        <w:t>variability</w:t>
      </w:r>
      <w:r>
        <w:rPr>
          <w:rFonts w:ascii="Times New Roman" w:hAnsi="Times New Roman" w:cs="Times New Roman"/>
        </w:rPr>
        <w:t xml:space="preserve"> </w:t>
      </w:r>
      <w:commentRangeEnd w:id="760"/>
      <w:r w:rsidR="00F02E16">
        <w:rPr>
          <w:rStyle w:val="CommentReference"/>
        </w:rPr>
        <w:commentReference w:id="760"/>
      </w:r>
      <w:r>
        <w:rPr>
          <w:rFonts w:ascii="Times New Roman" w:hAnsi="Times New Roman" w:cs="Times New Roman"/>
        </w:rPr>
        <w:t xml:space="preserve">in the estimation of </w:t>
      </w:r>
      <m:oMath>
        <m:r>
          <w:rPr>
            <w:rFonts w:ascii="Cambria Math" w:hAnsi="Cambria Math" w:cs="Times New Roman"/>
          </w:rPr>
          <m:t>θ</m:t>
        </m:r>
      </m:oMath>
      <w:r>
        <w:rPr>
          <w:rFonts w:ascii="Times New Roman" w:hAnsi="Times New Roman" w:cs="Times New Roman"/>
        </w:rPr>
        <w:t xml:space="preserve"> was larger as the value of </w:t>
      </w:r>
      <m:oMath>
        <m:r>
          <w:rPr>
            <w:rFonts w:ascii="Cambria Math" w:hAnsi="Cambria Math" w:cs="Times New Roman"/>
          </w:rPr>
          <m:t>θ</m:t>
        </m:r>
      </m:oMath>
      <w:r>
        <w:rPr>
          <w:rFonts w:ascii="Times New Roman" w:hAnsi="Times New Roman" w:cs="Times New Roman"/>
        </w:rPr>
        <w:t xml:space="preserve"> increased (Figure 2</w:t>
      </w:r>
      <w:r w:rsidR="00FB061A">
        <w:rPr>
          <w:rFonts w:ascii="Times New Roman" w:hAnsi="Times New Roman" w:cs="Times New Roman"/>
        </w:rPr>
        <w:t>a</w:t>
      </w:r>
      <w:r>
        <w:rPr>
          <w:rFonts w:ascii="Times New Roman" w:hAnsi="Times New Roman" w:cs="Times New Roman"/>
        </w:rPr>
        <w:t xml:space="preserve">).  </w:t>
      </w:r>
      <w:commentRangeStart w:id="761"/>
      <w:r>
        <w:rPr>
          <w:rFonts w:ascii="Times New Roman" w:hAnsi="Times New Roman" w:cs="Times New Roman"/>
        </w:rPr>
        <w:t xml:space="preserve">The spatial </w:t>
      </w:r>
      <w:del w:id="762" w:author="Thorson, James" w:date="2016-07-29T16:59:00Z">
        <w:r w:rsidDel="0067001E">
          <w:rPr>
            <w:rFonts w:ascii="Times New Roman" w:hAnsi="Times New Roman" w:cs="Times New Roman"/>
          </w:rPr>
          <w:delText xml:space="preserve">and non-spatial </w:delText>
        </w:r>
      </w:del>
      <w:r>
        <w:rPr>
          <w:rFonts w:ascii="Times New Roman" w:hAnsi="Times New Roman" w:cs="Times New Roman"/>
        </w:rPr>
        <w:t>model</w:t>
      </w:r>
      <w:del w:id="763" w:author="Thorson, James" w:date="2016-07-29T16:59:00Z">
        <w:r w:rsidDel="0067001E">
          <w:rPr>
            <w:rFonts w:ascii="Times New Roman" w:hAnsi="Times New Roman" w:cs="Times New Roman"/>
          </w:rPr>
          <w:delText>s</w:delText>
        </w:r>
      </w:del>
      <w:r>
        <w:rPr>
          <w:rFonts w:ascii="Times New Roman" w:hAnsi="Times New Roman" w:cs="Times New Roman"/>
        </w:rPr>
        <w:t xml:space="preserve"> </w:t>
      </w:r>
      <w:del w:id="764" w:author="Thorson, James" w:date="2016-07-29T16:59:00Z">
        <w:r w:rsidDel="0067001E">
          <w:rPr>
            <w:rFonts w:ascii="Times New Roman" w:hAnsi="Times New Roman" w:cs="Times New Roman"/>
          </w:rPr>
          <w:delText xml:space="preserve">both </w:delText>
        </w:r>
      </w:del>
      <w:r>
        <w:rPr>
          <w:rFonts w:ascii="Times New Roman" w:hAnsi="Times New Roman" w:cs="Times New Roman"/>
        </w:rPr>
        <w:t>estimated the mean abundance across the</w:t>
      </w:r>
      <w:r w:rsidR="00F02E16">
        <w:rPr>
          <w:rFonts w:ascii="Times New Roman" w:hAnsi="Times New Roman" w:cs="Times New Roman"/>
        </w:rPr>
        <w:t xml:space="preserve"> watershed </w:t>
      </w:r>
      <w:del w:id="765" w:author="Thorson, James" w:date="2016-07-29T16:59:00Z">
        <w:r w:rsidR="00F02E16" w:rsidDel="0067001E">
          <w:rPr>
            <w:rFonts w:ascii="Times New Roman" w:hAnsi="Times New Roman" w:cs="Times New Roman"/>
          </w:rPr>
          <w:delText>well</w:delText>
        </w:r>
      </w:del>
      <w:ins w:id="766" w:author="Thorson, James" w:date="2016-07-29T16:59:00Z">
        <w:r w:rsidR="0067001E">
          <w:rPr>
            <w:rFonts w:ascii="Times New Roman" w:hAnsi="Times New Roman" w:cs="Times New Roman"/>
          </w:rPr>
          <w:t>much better than the non-spatial model</w:t>
        </w:r>
      </w:ins>
      <w:r w:rsidR="00F02E16">
        <w:rPr>
          <w:rFonts w:ascii="Times New Roman" w:hAnsi="Times New Roman" w:cs="Times New Roman"/>
        </w:rPr>
        <w:t xml:space="preserve"> </w:t>
      </w:r>
      <w:commentRangeEnd w:id="761"/>
      <w:r w:rsidR="0067001E">
        <w:rPr>
          <w:rStyle w:val="CommentReference"/>
        </w:rPr>
        <w:commentReference w:id="761"/>
      </w:r>
      <w:r w:rsidR="00F02E16">
        <w:rPr>
          <w:rFonts w:ascii="Times New Roman" w:hAnsi="Times New Roman" w:cs="Times New Roman"/>
        </w:rPr>
        <w:t xml:space="preserve">(Figure 2b) and the mean </w:t>
      </w:r>
      <w:commentRangeStart w:id="767"/>
      <w:r w:rsidR="00F02E16">
        <w:rPr>
          <w:rFonts w:ascii="Times New Roman" w:hAnsi="Times New Roman" w:cs="Times New Roman"/>
        </w:rPr>
        <w:t xml:space="preserve">uncertainty </w:t>
      </w:r>
      <w:commentRangeEnd w:id="767"/>
      <w:r w:rsidR="00F02E16">
        <w:rPr>
          <w:rStyle w:val="CommentReference"/>
        </w:rPr>
        <w:commentReference w:id="767"/>
      </w:r>
      <w:r w:rsidR="00F02E16">
        <w:rPr>
          <w:rFonts w:ascii="Times New Roman" w:hAnsi="Times New Roman" w:cs="Times New Roman"/>
        </w:rPr>
        <w:t xml:space="preserve">of the overall abundance was similar among models, but the </w:t>
      </w:r>
      <w:commentRangeStart w:id="768"/>
      <w:r w:rsidR="00F02E16">
        <w:rPr>
          <w:rFonts w:ascii="Times New Roman" w:hAnsi="Times New Roman" w:cs="Times New Roman"/>
        </w:rPr>
        <w:t xml:space="preserve">variation in this uncertainty </w:t>
      </w:r>
      <w:commentRangeEnd w:id="768"/>
      <w:r w:rsidR="00F02E16">
        <w:rPr>
          <w:rStyle w:val="CommentReference"/>
        </w:rPr>
        <w:commentReference w:id="768"/>
      </w:r>
      <w:r w:rsidR="00F02E16">
        <w:rPr>
          <w:rFonts w:ascii="Times New Roman" w:hAnsi="Times New Roman" w:cs="Times New Roman"/>
        </w:rPr>
        <w:t>was</w:t>
      </w:r>
      <w:r w:rsidR="00D610F4">
        <w:rPr>
          <w:rFonts w:ascii="Times New Roman" w:hAnsi="Times New Roman" w:cs="Times New Roman"/>
        </w:rPr>
        <w:t xml:space="preserve"> much</w:t>
      </w:r>
      <w:r w:rsidR="00F02E16">
        <w:rPr>
          <w:rFonts w:ascii="Times New Roman" w:hAnsi="Times New Roman" w:cs="Times New Roman"/>
        </w:rPr>
        <w:t xml:space="preserve"> larger for the non-spatial model compared with the spatial model when the spatial correlation was large (Figure 2c). The root mean squared error (RMSE) was </w:t>
      </w:r>
      <w:r w:rsidR="00D610F4">
        <w:rPr>
          <w:rFonts w:ascii="Times New Roman" w:hAnsi="Times New Roman" w:cs="Times New Roman"/>
        </w:rPr>
        <w:t>far</w:t>
      </w:r>
      <w:r w:rsidR="00F02E16">
        <w:rPr>
          <w:rFonts w:ascii="Times New Roman" w:hAnsi="Times New Roman" w:cs="Times New Roman"/>
        </w:rPr>
        <w:t xml:space="preserve">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individual location abundance estimates were much more accurate for the spatial model.</w:t>
      </w:r>
      <w:r w:rsidR="00D610F4">
        <w:rPr>
          <w:rFonts w:ascii="Times New Roman" w:hAnsi="Times New Roman" w:cs="Times New Roman"/>
        </w:rPr>
        <w:t xml:space="preserve"> This difference in uncertainty was largest with high levels of spatial correlation.</w:t>
      </w:r>
      <w:r w:rsidR="00F02E16">
        <w:rPr>
          <w:rFonts w:ascii="Times New Roman" w:hAnsi="Times New Roman" w:cs="Times New Roman"/>
        </w:rPr>
        <w:t xml:space="preserve"> The fixed effect </w:t>
      </w:r>
      <w:r w:rsidR="00F02E16">
        <w:rPr>
          <w:rFonts w:ascii="Times New Roman" w:hAnsi="Times New Roman" w:cs="Times New Roman"/>
        </w:rPr>
        <w:lastRenderedPageBreak/>
        <w:t>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D610F4">
        <w:rPr>
          <w:rFonts w:ascii="Times New Roman" w:hAnsi="Times New Roman" w:cs="Times New Roman"/>
        </w:rPr>
        <w:t>slightly</w:t>
      </w:r>
      <w:r w:rsidR="00FB061A">
        <w:rPr>
          <w:rFonts w:ascii="Times New Roman" w:hAnsi="Times New Roman" w:cs="Times New Roman"/>
        </w:rPr>
        <w:t xml:space="preserve"> smaller for the spatial model, especially at higher levels of spatial correlation (Figure 2e).</w:t>
      </w:r>
    </w:p>
    <w:p w14:paraId="041AA176" w14:textId="77777777" w:rsidR="008F1CD3" w:rsidRDefault="008F1CD3">
      <w:pPr>
        <w:tabs>
          <w:tab w:val="left" w:pos="360"/>
          <w:tab w:val="left" w:pos="8640"/>
        </w:tabs>
        <w:rPr>
          <w:rFonts w:ascii="Times New Roman" w:hAnsi="Times New Roman" w:cs="Times New Roman"/>
        </w:rPr>
        <w:pPrChange w:id="769" w:author="Thorson, James" w:date="2016-07-29T15:38:00Z">
          <w:pPr/>
        </w:pPrChange>
      </w:pPr>
    </w:p>
    <w:p w14:paraId="2097B7E0" w14:textId="22ABD536" w:rsidR="001D7EA2" w:rsidRDefault="008F1CD3">
      <w:pPr>
        <w:tabs>
          <w:tab w:val="left" w:pos="360"/>
          <w:tab w:val="left" w:pos="8640"/>
        </w:tabs>
        <w:rPr>
          <w:rFonts w:ascii="Times New Roman" w:hAnsi="Times New Roman" w:cs="Times New Roman"/>
        </w:rPr>
        <w:pPrChange w:id="770" w:author="Thorson, James" w:date="2016-07-29T15:38:00Z">
          <w:pPr/>
        </w:pPrChange>
      </w:pPr>
      <w:r>
        <w:rPr>
          <w:rFonts w:ascii="Times New Roman" w:hAnsi="Times New Roman" w:cs="Times New Roman"/>
        </w:rPr>
        <w:t xml:space="preserve">The range of </w:t>
      </w:r>
      <m:oMath>
        <m:r>
          <w:rPr>
            <w:rFonts w:ascii="Cambria Math" w:hAnsi="Cambria Math" w:cs="Times New Roman"/>
          </w:rPr>
          <m:t>σ</m:t>
        </m:r>
      </m:oMath>
      <w:r>
        <w:rPr>
          <w:rFonts w:ascii="Times New Roman" w:hAnsi="Times New Roman" w:cs="Times New Roman"/>
        </w:rPr>
        <w:t xml:space="preserve"> </w:t>
      </w:r>
      <w:r w:rsidR="00D610F4">
        <w:rPr>
          <w:rFonts w:ascii="Times New Roman" w:hAnsi="Times New Roman" w:cs="Times New Roman"/>
        </w:rPr>
        <w:t>also significantly influenced</w:t>
      </w:r>
      <w:r>
        <w:rPr>
          <w:rFonts w:ascii="Times New Roman" w:hAnsi="Times New Roman" w:cs="Times New Roman"/>
        </w:rPr>
        <w:t xml:space="preserve"> the</w:t>
      </w:r>
      <w:r w:rsidR="00D610F4">
        <w:rPr>
          <w:rFonts w:ascii="Times New Roman" w:hAnsi="Times New Roman" w:cs="Times New Roman"/>
        </w:rPr>
        <w:t xml:space="preserve"> parameter</w:t>
      </w:r>
      <w:r>
        <w:rPr>
          <w:rFonts w:ascii="Times New Roman" w:hAnsi="Times New Roman" w:cs="Times New Roman"/>
        </w:rPr>
        <w:t xml:space="preserve"> estimates and the differences between spatial and non-spatial models. At all levels, </w:t>
      </w:r>
      <m:oMath>
        <m:r>
          <w:rPr>
            <w:rFonts w:ascii="Cambria Math" w:hAnsi="Cambria Math" w:cs="Times New Roman"/>
          </w:rPr>
          <m:t>σ</m:t>
        </m:r>
      </m:oMath>
      <w:r>
        <w:rPr>
          <w:rFonts w:ascii="Times New Roman" w:hAnsi="Times New Roman" w:cs="Times New Roman"/>
        </w:rPr>
        <w:t xml:space="preserve"> was recovered well using the spatial model with very slight underestimation on average (Figure 3a). The spatial and non-spatial models performed similarly in the estim</w:t>
      </w:r>
      <w:proofErr w:type="spellStart"/>
      <w:r>
        <w:rPr>
          <w:rFonts w:ascii="Times New Roman" w:hAnsi="Times New Roman" w:cs="Times New Roman"/>
        </w:rPr>
        <w:t>ation</w:t>
      </w:r>
      <w:proofErr w:type="spellEnd"/>
      <w:r>
        <w:rPr>
          <w:rFonts w:ascii="Times New Roman" w:hAnsi="Times New Roman" w:cs="Times New Roman"/>
        </w:rPr>
        <w:t xml:space="preserve"> of mean abundance across the watershed</w:t>
      </w:r>
      <w:r w:rsidR="00D610F4">
        <w:rPr>
          <w:rFonts w:ascii="Times New Roman" w:hAnsi="Times New Roman" w:cs="Times New Roman"/>
        </w:rPr>
        <w:t xml:space="preserve"> when the true value of </w:t>
      </w:r>
      <m:oMath>
        <m:r>
          <w:rPr>
            <w:rFonts w:ascii="Cambria Math" w:hAnsi="Cambria Math" w:cs="Times New Roman"/>
          </w:rPr>
          <m:t>σ</m:t>
        </m:r>
      </m:oMath>
      <w:r w:rsidR="00D610F4">
        <w:rPr>
          <w:rFonts w:ascii="Times New Roman" w:hAnsi="Times New Roman" w:cs="Times New Roman"/>
        </w:rPr>
        <w:t xml:space="preserve"> was sma</w:t>
      </w:r>
      <w:proofErr w:type="spellStart"/>
      <w:r w:rsidR="00204703">
        <w:rPr>
          <w:rFonts w:ascii="Times New Roman" w:hAnsi="Times New Roman" w:cs="Times New Roman"/>
        </w:rPr>
        <w:t>ll</w:t>
      </w:r>
      <w:proofErr w:type="spellEnd"/>
      <w:r w:rsidR="00204703">
        <w:rPr>
          <w:rFonts w:ascii="Times New Roman" w:hAnsi="Times New Roman" w:cs="Times New Roman"/>
        </w:rPr>
        <w:t xml:space="preserve"> but the spatial model was more accurate and more precise compared with the non-spatial model as the level of </w:t>
      </w:r>
      <m:oMath>
        <m:r>
          <w:rPr>
            <w:rFonts w:ascii="Cambria Math" w:hAnsi="Cambria Math" w:cs="Times New Roman"/>
          </w:rPr>
          <m:t>σ</m:t>
        </m:r>
      </m:oMath>
      <w:r w:rsidR="00204703">
        <w:rPr>
          <w:rFonts w:ascii="Times New Roman" w:hAnsi="Times New Roman" w:cs="Times New Roman"/>
        </w:rPr>
        <w:t xml:space="preserve"> increased (Figure 3b)</w:t>
      </w:r>
      <w:r>
        <w:rPr>
          <w:rFonts w:ascii="Times New Roman" w:hAnsi="Times New Roman" w:cs="Times New Roman"/>
        </w:rPr>
        <w:t>. The uncertainty</w:t>
      </w:r>
      <w:r w:rsidR="00204703">
        <w:rPr>
          <w:rFonts w:ascii="Times New Roman" w:hAnsi="Times New Roman" w:cs="Times New Roman"/>
        </w:rPr>
        <w:t xml:space="preserve"> in mean network abundance</w:t>
      </w:r>
      <w:r>
        <w:rPr>
          <w:rFonts w:ascii="Times New Roman" w:hAnsi="Times New Roman" w:cs="Times New Roman"/>
        </w:rPr>
        <w:t xml:space="preserve"> went up </w:t>
      </w:r>
      <w:r w:rsidR="00204703">
        <w:rPr>
          <w:rFonts w:ascii="Times New Roman" w:hAnsi="Times New Roman" w:cs="Times New Roman"/>
        </w:rPr>
        <w:t xml:space="preserve">for the non-spatial model as </w:t>
      </w:r>
      <m:oMath>
        <m:r>
          <w:rPr>
            <w:rFonts w:ascii="Cambria Math" w:hAnsi="Cambria Math" w:cs="Times New Roman"/>
          </w:rPr>
          <m:t>σ</m:t>
        </m:r>
      </m:oMath>
      <w:r w:rsidR="00204703">
        <w:rPr>
          <w:rFonts w:ascii="Times New Roman" w:hAnsi="Times New Roman" w:cs="Times New Roman"/>
        </w:rPr>
        <w:t xml:space="preserve"> increased but was constant for the spatial model across levels of </w:t>
      </w:r>
      <m:oMath>
        <m:r>
          <w:rPr>
            <w:rFonts w:ascii="Cambria Math" w:hAnsi="Cambria Math" w:cs="Times New Roman"/>
          </w:rPr>
          <m:t>σ</m:t>
        </m:r>
      </m:oMath>
      <w:r w:rsidR="00204703">
        <w:rPr>
          <w:rFonts w:ascii="Times New Roman" w:hAnsi="Times New Roman" w:cs="Times New Roman"/>
        </w:rPr>
        <w:t xml:space="preserve"> (Figure 3</w:t>
      </w:r>
      <w:r>
        <w:rPr>
          <w:rFonts w:ascii="Times New Roman" w:hAnsi="Times New Roman" w:cs="Times New Roman"/>
        </w:rPr>
        <w:t>c). The RMSE was again much smaller for the spatial model compared with the non-spatial model</w:t>
      </w:r>
      <w:r w:rsidR="00204703">
        <w:rPr>
          <w:rFonts w:ascii="Times New Roman" w:hAnsi="Times New Roman" w:cs="Times New Roman"/>
        </w:rPr>
        <w:t xml:space="preserve"> as </w:t>
      </w:r>
      <m:oMath>
        <m:r>
          <w:rPr>
            <w:rFonts w:ascii="Cambria Math" w:hAnsi="Cambria Math" w:cs="Times New Roman"/>
          </w:rPr>
          <m:t>σ</m:t>
        </m:r>
      </m:oMath>
      <w:r w:rsidR="00204703">
        <w:rPr>
          <w:rFonts w:ascii="Times New Roman" w:hAnsi="Times New Roman" w:cs="Times New Roman"/>
        </w:rPr>
        <w:t xml:space="preserve"> increased</w:t>
      </w:r>
      <w:r>
        <w:rPr>
          <w:rFonts w:ascii="Times New Roman" w:hAnsi="Times New Roman" w:cs="Times New Roman"/>
        </w:rPr>
        <w:t>. The variability in the RMSE</w:t>
      </w:r>
      <w:r w:rsidR="00204703">
        <w:rPr>
          <w:rFonts w:ascii="Times New Roman" w:hAnsi="Times New Roman" w:cs="Times New Roman"/>
        </w:rPr>
        <w:t xml:space="preserve"> also</w:t>
      </w:r>
      <w:r>
        <w:rPr>
          <w:rFonts w:ascii="Times New Roman" w:hAnsi="Times New Roman" w:cs="Times New Roman"/>
        </w:rPr>
        <w:t xml:space="preserve"> increased greatly for the non-spatial model as </w:t>
      </w:r>
      <m:oMath>
        <m:r>
          <w:rPr>
            <w:rFonts w:ascii="Cambria Math" w:hAnsi="Cambria Math" w:cs="Times New Roman"/>
          </w:rPr>
          <m:t>σ</m:t>
        </m:r>
      </m:oMath>
      <w:r>
        <w:rPr>
          <w:rFonts w:ascii="Times New Roman" w:hAnsi="Times New Roman" w:cs="Times New Roman"/>
        </w:rPr>
        <w:t xml:space="preserve"> increased (Figure 3d). The fixed effect coefficient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7775C1A5" w14:textId="77777777" w:rsidR="001D7EA2" w:rsidRDefault="001D7EA2">
      <w:pPr>
        <w:tabs>
          <w:tab w:val="left" w:pos="360"/>
          <w:tab w:val="left" w:pos="8640"/>
        </w:tabs>
        <w:rPr>
          <w:rFonts w:ascii="Times New Roman" w:hAnsi="Times New Roman" w:cs="Times New Roman"/>
        </w:rPr>
        <w:pPrChange w:id="771" w:author="Thorson, James" w:date="2016-07-29T15:38:00Z">
          <w:pPr/>
        </w:pPrChange>
      </w:pPr>
    </w:p>
    <w:p w14:paraId="3BB58EB3" w14:textId="3956F243" w:rsidR="00B030C6" w:rsidRDefault="00B030C6">
      <w:pPr>
        <w:tabs>
          <w:tab w:val="left" w:pos="360"/>
          <w:tab w:val="left" w:pos="8640"/>
        </w:tabs>
        <w:rPr>
          <w:rFonts w:ascii="Times New Roman" w:hAnsi="Times New Roman" w:cs="Times New Roman"/>
        </w:rPr>
        <w:pPrChange w:id="772" w:author="Thorson, James" w:date="2016-07-29T15:38:00Z">
          <w:pPr/>
        </w:pPrChange>
      </w:pPr>
      <w:r>
        <w:rPr>
          <w:rFonts w:ascii="Times New Roman" w:hAnsi="Times New Roman" w:cs="Times New Roman"/>
        </w:rPr>
        <w:t>2. Spatiotemporal Power Analysis</w:t>
      </w:r>
    </w:p>
    <w:p w14:paraId="24E26CF1" w14:textId="511E1DDD" w:rsidR="0068685E" w:rsidRDefault="0068685E">
      <w:pPr>
        <w:tabs>
          <w:tab w:val="left" w:pos="360"/>
          <w:tab w:val="left" w:pos="8640"/>
        </w:tabs>
        <w:rPr>
          <w:rFonts w:ascii="Times New Roman" w:hAnsi="Times New Roman" w:cs="Times New Roman"/>
          <w:b/>
        </w:rPr>
        <w:pPrChange w:id="773" w:author="Thorson, James" w:date="2016-07-29T15:38:00Z">
          <w:pPr/>
        </w:pPrChange>
      </w:pPr>
    </w:p>
    <w:p w14:paraId="4FD73F73" w14:textId="77777777" w:rsidR="00F751F0" w:rsidRDefault="001C52D5">
      <w:pPr>
        <w:tabs>
          <w:tab w:val="left" w:pos="360"/>
          <w:tab w:val="left" w:pos="8640"/>
        </w:tabs>
        <w:rPr>
          <w:rFonts w:ascii="Times New Roman" w:hAnsi="Times New Roman" w:cs="Times New Roman"/>
        </w:rPr>
        <w:pPrChange w:id="774" w:author="Thorson, James" w:date="2016-07-29T15:38:00Z">
          <w:pPr/>
        </w:pPrChange>
      </w:pPr>
      <w:r>
        <w:rPr>
          <w:rFonts w:ascii="Times New Roman" w:hAnsi="Times New Roman" w:cs="Times New Roman"/>
        </w:rPr>
        <w:t xml:space="preserve">We found the mean network abundance was estimated fairly well for both the spatial and non-spatial models, but the spatial model tended to underestimate abundance slightly when few years were surveyed (Figure 4). However, the RMSE was lower for the spatial model compared with the non-spatial model and the difference increased with the number </w:t>
      </w:r>
      <w:r w:rsidR="00CF6696">
        <w:rPr>
          <w:rFonts w:ascii="Times New Roman" w:hAnsi="Times New Roman" w:cs="Times New Roman"/>
        </w:rPr>
        <w:t xml:space="preserve">of years surveyed. </w:t>
      </w:r>
      <w:r w:rsidR="00A26989">
        <w:rPr>
          <w:rFonts w:ascii="Times New Roman" w:hAnsi="Times New Roman" w:cs="Times New Roman"/>
        </w:rPr>
        <w:t xml:space="preserve">The value of </w:t>
      </w:r>
      <m:oMath>
        <m:r>
          <w:rPr>
            <w:rFonts w:ascii="Cambria Math" w:hAnsi="Cambria Math" w:cs="Times New Roman"/>
          </w:rPr>
          <m:t>θ</m:t>
        </m:r>
      </m:oMath>
      <w:r w:rsidR="00A26989">
        <w:rPr>
          <w:rFonts w:ascii="Times New Roman" w:hAnsi="Times New Roman" w:cs="Times New Roman"/>
        </w:rPr>
        <w:t xml:space="preserve"> was recovered well regardless of the number of years sampled, but the variability in the accuracy of estimating </w:t>
      </w:r>
      <m:oMath>
        <m:r>
          <w:rPr>
            <w:rFonts w:ascii="Cambria Math" w:hAnsi="Cambria Math" w:cs="Times New Roman"/>
          </w:rPr>
          <m:t>θ</m:t>
        </m:r>
      </m:oMath>
      <w:r w:rsidR="00A26989">
        <w:rPr>
          <w:rFonts w:ascii="Times New Roman" w:hAnsi="Times New Roman" w:cs="Times New Roman"/>
        </w:rPr>
        <w:t xml:space="preserve"> decreased (improved) with the number of years sampled (Figure 4) and even more dramatically with the number of sites sampled (Figure 5). The variance in the spatial process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=0.4)</m:t>
        </m:r>
      </m:oMath>
      <w:r w:rsidR="00A26989">
        <w:rPr>
          <w:rFonts w:ascii="Times New Roman" w:hAnsi="Times New Roman" w:cs="Times New Roman"/>
        </w:rPr>
        <w:t xml:space="preserve"> was underestimated</w:t>
      </w:r>
      <w:r w:rsidR="002373E3">
        <w:rPr>
          <w:rFonts w:ascii="Times New Roman" w:hAnsi="Times New Roman" w:cs="Times New Roman"/>
        </w:rPr>
        <w:t xml:space="preserve"> and the spatiotemporal variance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2373E3">
        <w:rPr>
          <w:rFonts w:ascii="Times New Roman" w:hAnsi="Times New Roman" w:cs="Times New Roman"/>
        </w:rPr>
        <w:t>) overest</w:t>
      </w:r>
      <w:proofErr w:type="spellStart"/>
      <w:r w:rsidR="002373E3">
        <w:rPr>
          <w:rFonts w:ascii="Times New Roman" w:hAnsi="Times New Roman" w:cs="Times New Roman"/>
        </w:rPr>
        <w:t>imated</w:t>
      </w:r>
      <w:proofErr w:type="spellEnd"/>
      <w:r w:rsidR="002373E3">
        <w:rPr>
          <w:rFonts w:ascii="Times New Roman" w:hAnsi="Times New Roman" w:cs="Times New Roman"/>
        </w:rPr>
        <w:t xml:space="preserve"> when sites were sampled for 10 or fewer years (Figure 4). Similarly, for both the spatial and non-spatial model it took 10-15 years to accurately recover the temporal autocorrelation, although the variability in the temporal process was recovered with approximately 8 years of sampling in the non-spatial model and possibly as little as 4 years with the spatial model (Figure 5). The value of the fixed effect covariate, </w:t>
      </w:r>
      <m:oMath>
        <m:r>
          <w:rPr>
            <w:rFonts w:ascii="Cambria Math" w:hAnsi="Cambria Math" w:cs="Times New Roman"/>
          </w:rPr>
          <m:t>γ</m:t>
        </m:r>
      </m:oMath>
      <w:r w:rsidR="002373E3">
        <w:rPr>
          <w:rFonts w:ascii="Times New Roman" w:hAnsi="Times New Roman" w:cs="Times New Roman"/>
        </w:rPr>
        <w:t>, was estimated well for both models regardless of the number of years sites were sampled but the variation in the estimation was consistently lower f</w:t>
      </w:r>
      <w:r w:rsidR="00F751F0">
        <w:rPr>
          <w:rFonts w:ascii="Times New Roman" w:hAnsi="Times New Roman" w:cs="Times New Roman"/>
        </w:rPr>
        <w:t>or the spatiotemporal model (Fi</w:t>
      </w:r>
      <w:r w:rsidR="002373E3">
        <w:rPr>
          <w:rFonts w:ascii="Times New Roman" w:hAnsi="Times New Roman" w:cs="Times New Roman"/>
        </w:rPr>
        <w:t xml:space="preserve">gure 4). </w:t>
      </w:r>
    </w:p>
    <w:p w14:paraId="057A452C" w14:textId="77777777" w:rsidR="00F751F0" w:rsidRDefault="00F751F0">
      <w:pPr>
        <w:tabs>
          <w:tab w:val="left" w:pos="360"/>
          <w:tab w:val="left" w:pos="8640"/>
        </w:tabs>
        <w:rPr>
          <w:rFonts w:ascii="Times New Roman" w:hAnsi="Times New Roman" w:cs="Times New Roman"/>
        </w:rPr>
        <w:pPrChange w:id="775" w:author="Thorson, James" w:date="2016-07-29T15:38:00Z">
          <w:pPr/>
        </w:pPrChange>
      </w:pPr>
    </w:p>
    <w:p w14:paraId="0966D553" w14:textId="59766095" w:rsidR="00204703" w:rsidRPr="00F751F0" w:rsidRDefault="002373E3">
      <w:pPr>
        <w:tabs>
          <w:tab w:val="left" w:pos="360"/>
          <w:tab w:val="left" w:pos="8640"/>
        </w:tabs>
        <w:rPr>
          <w:rFonts w:ascii="Times New Roman" w:hAnsi="Times New Roman" w:cs="Times New Roman"/>
        </w:rPr>
        <w:pPrChange w:id="776" w:author="Thorson, James" w:date="2016-07-29T15:38:00Z">
          <w:pPr/>
        </w:pPrChange>
      </w:pPr>
      <w:r>
        <w:rPr>
          <w:rFonts w:ascii="Times New Roman" w:hAnsi="Times New Roman" w:cs="Times New Roman"/>
        </w:rPr>
        <w:t xml:space="preserve">The number of sites sampled similarly influenced the estimation of the </w:t>
      </w:r>
      <w:r w:rsidR="00F751F0">
        <w:rPr>
          <w:rFonts w:ascii="Times New Roman" w:hAnsi="Times New Roman" w:cs="Times New Roman"/>
        </w:rPr>
        <w:t>spatial and spatiotemporal variance terms, with an increasing number of sites improving the spatial variance estimation and to a lesser extent, the spatiotemporal variance (Figure 5). The RMSE of the spatial model improved with an increasing number of sites sampled but it did not significantly improve for the non-spatial model (Figure 5). The fixed effect coefficient was recovered well for both models and the precision improved with the number of sites sampled.</w:t>
      </w:r>
    </w:p>
    <w:p w14:paraId="49127D49" w14:textId="77777777" w:rsidR="00204703" w:rsidRPr="0068685E" w:rsidRDefault="00204703">
      <w:pPr>
        <w:tabs>
          <w:tab w:val="left" w:pos="360"/>
          <w:tab w:val="left" w:pos="8640"/>
        </w:tabs>
        <w:rPr>
          <w:rFonts w:ascii="Times New Roman" w:hAnsi="Times New Roman" w:cs="Times New Roman"/>
          <w:b/>
        </w:rPr>
        <w:pPrChange w:id="777" w:author="Thorson, James" w:date="2016-07-29T15:38:00Z">
          <w:pPr/>
        </w:pPrChange>
      </w:pPr>
    </w:p>
    <w:p w14:paraId="5798BED1" w14:textId="061C2903" w:rsidR="00B030C6" w:rsidRDefault="00B030C6">
      <w:pPr>
        <w:tabs>
          <w:tab w:val="left" w:pos="360"/>
          <w:tab w:val="left" w:pos="8640"/>
        </w:tabs>
        <w:rPr>
          <w:rFonts w:ascii="Times New Roman" w:hAnsi="Times New Roman" w:cs="Times New Roman"/>
        </w:rPr>
        <w:pPrChange w:id="778" w:author="Thorson, James" w:date="2016-07-29T15:38:00Z">
          <w:pPr/>
        </w:pPrChange>
      </w:pPr>
      <w:r>
        <w:rPr>
          <w:rFonts w:ascii="Times New Roman" w:hAnsi="Times New Roman" w:cs="Times New Roman"/>
        </w:rPr>
        <w:t>3. West Susquehanna Case Study (Adults, YOY)</w:t>
      </w:r>
    </w:p>
    <w:p w14:paraId="19DD46E6" w14:textId="77777777" w:rsidR="00B030C6" w:rsidRDefault="00B030C6">
      <w:pPr>
        <w:tabs>
          <w:tab w:val="left" w:pos="360"/>
          <w:tab w:val="left" w:pos="8640"/>
        </w:tabs>
        <w:rPr>
          <w:rFonts w:ascii="Times New Roman" w:hAnsi="Times New Roman" w:cs="Times New Roman"/>
        </w:rPr>
        <w:pPrChange w:id="779" w:author="Thorson, James" w:date="2016-07-29T15:38:00Z">
          <w:pPr/>
        </w:pPrChange>
      </w:pPr>
    </w:p>
    <w:p w14:paraId="2D30772B" w14:textId="6F139326" w:rsidR="00B7640E" w:rsidRDefault="00B7640E">
      <w:pPr>
        <w:tabs>
          <w:tab w:val="left" w:pos="360"/>
          <w:tab w:val="left" w:pos="8640"/>
        </w:tabs>
        <w:rPr>
          <w:rFonts w:ascii="Times New Roman" w:hAnsi="Times New Roman" w:cs="Times New Roman"/>
        </w:rPr>
        <w:pPrChange w:id="780" w:author="Thorson, James" w:date="2016-07-29T15:38:00Z">
          <w:pPr/>
        </w:pPrChange>
      </w:pPr>
      <w:r>
        <w:rPr>
          <w:rFonts w:ascii="Times New Roman" w:hAnsi="Times New Roman" w:cs="Times New Roman"/>
        </w:rPr>
        <w:t xml:space="preserve">The top YOY model included temporal and spatiotemporal components. The null model was the worst and any model with a spatial or spatiotemporal component performed better than the </w:t>
      </w:r>
      <w:r>
        <w:rPr>
          <w:rFonts w:ascii="Times New Roman" w:hAnsi="Times New Roman" w:cs="Times New Roman"/>
        </w:rPr>
        <w:lastRenderedPageBreak/>
        <w:t>temporal-only model (Table ##). For adult Brook Trout, the spatiotemporal model and the temporal plus spatiotemporal model were the top two models with a delta AIC of only 0.3 (Table ##). We chose to draw inference from the temporal plus spatiotemporal model for the easiest direct comparison with the YOY. As with the YOY models, the null and temporal-only models performed the worst, although the two models that included both spatial and spatiotemporal components did not converge and were excluded from model selection (Table ##).</w:t>
      </w:r>
    </w:p>
    <w:p w14:paraId="37587E72" w14:textId="77777777" w:rsidR="00B7640E" w:rsidRDefault="00B7640E">
      <w:pPr>
        <w:tabs>
          <w:tab w:val="left" w:pos="360"/>
          <w:tab w:val="left" w:pos="8640"/>
        </w:tabs>
        <w:rPr>
          <w:rFonts w:ascii="Times New Roman" w:hAnsi="Times New Roman" w:cs="Times New Roman"/>
        </w:rPr>
        <w:pPrChange w:id="781" w:author="Thorson, James" w:date="2016-07-29T15:38:00Z">
          <w:pPr/>
        </w:pPrChange>
      </w:pPr>
    </w:p>
    <w:p w14:paraId="6A752BD3" w14:textId="77AE3319" w:rsidR="00117244" w:rsidRDefault="007E0472">
      <w:pPr>
        <w:tabs>
          <w:tab w:val="left" w:pos="360"/>
          <w:tab w:val="left" w:pos="8640"/>
        </w:tabs>
        <w:rPr>
          <w:rFonts w:ascii="Times New Roman" w:hAnsi="Times New Roman" w:cs="Times New Roman"/>
          <w:u w:val="single"/>
        </w:rPr>
        <w:pPrChange w:id="782" w:author="Thorson, James" w:date="2016-07-29T15:38:00Z">
          <w:pPr/>
        </w:pPrChange>
      </w:pPr>
      <w:r>
        <w:rPr>
          <w:rFonts w:ascii="Times New Roman" w:hAnsi="Times New Roman" w:cs="Times New Roman"/>
          <w:u w:val="single"/>
        </w:rPr>
        <w:t>Model Selection</w:t>
      </w:r>
    </w:p>
    <w:p w14:paraId="463844A4" w14:textId="77777777" w:rsidR="007E0472" w:rsidRDefault="007E0472">
      <w:pPr>
        <w:tabs>
          <w:tab w:val="left" w:pos="360"/>
          <w:tab w:val="left" w:pos="8640"/>
        </w:tabs>
        <w:rPr>
          <w:rFonts w:ascii="Times New Roman" w:hAnsi="Times New Roman" w:cs="Times New Roman"/>
          <w:u w:val="single"/>
        </w:rPr>
        <w:pPrChange w:id="783" w:author="Thorson, James" w:date="2016-07-29T15:38:00Z">
          <w:pPr/>
        </w:pPrChange>
      </w:pPr>
    </w:p>
    <w:p w14:paraId="2CC05EB5" w14:textId="62930C84" w:rsidR="007E0472" w:rsidRPr="007E0472" w:rsidRDefault="007E0472">
      <w:pPr>
        <w:tabs>
          <w:tab w:val="left" w:pos="360"/>
          <w:tab w:val="left" w:pos="8640"/>
        </w:tabs>
        <w:rPr>
          <w:rFonts w:ascii="Times New Roman" w:hAnsi="Times New Roman" w:cs="Times New Roman"/>
          <w:i/>
        </w:rPr>
        <w:pPrChange w:id="784" w:author="Thorson, James" w:date="2016-07-29T15:38:00Z">
          <w:pPr/>
        </w:pPrChange>
      </w:pPr>
      <w:r>
        <w:rPr>
          <w:rFonts w:ascii="Times New Roman" w:hAnsi="Times New Roman" w:cs="Times New Roman"/>
          <w:i/>
        </w:rPr>
        <w:t>YOY</w:t>
      </w:r>
    </w:p>
    <w:p w14:paraId="6AFE219D" w14:textId="77777777" w:rsidR="007E0472" w:rsidRPr="007E0472" w:rsidRDefault="007E0472">
      <w:pPr>
        <w:tabs>
          <w:tab w:val="left" w:pos="360"/>
          <w:tab w:val="left" w:pos="8640"/>
        </w:tabs>
        <w:rPr>
          <w:rFonts w:ascii="Times New Roman" w:hAnsi="Times New Roman" w:cs="Times New Roman"/>
          <w:i/>
        </w:rPr>
        <w:pPrChange w:id="785" w:author="Thorson, James" w:date="2016-07-29T15:38:00Z">
          <w:pPr/>
        </w:pPrChange>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Model   AIC </w:t>
      </w:r>
      <w:proofErr w:type="spellStart"/>
      <w:r w:rsidRPr="007E0472">
        <w:rPr>
          <w:rFonts w:ascii="Times New Roman" w:hAnsi="Times New Roman" w:cs="Times New Roman"/>
          <w:i/>
        </w:rPr>
        <w:t>delta_AIC</w:t>
      </w:r>
      <w:proofErr w:type="spellEnd"/>
    </w:p>
    <w:p w14:paraId="325C7866" w14:textId="77777777" w:rsidR="007E0472" w:rsidRPr="007E0472" w:rsidRDefault="007E0472">
      <w:pPr>
        <w:tabs>
          <w:tab w:val="left" w:pos="360"/>
          <w:tab w:val="left" w:pos="8640"/>
        </w:tabs>
        <w:rPr>
          <w:rFonts w:ascii="Times New Roman" w:hAnsi="Times New Roman" w:cs="Times New Roman"/>
          <w:i/>
        </w:rPr>
        <w:pPrChange w:id="786" w:author="Thorson, James" w:date="2016-07-29T15:38:00Z">
          <w:pPr/>
        </w:pPrChange>
      </w:pPr>
      <w:r w:rsidRPr="007E0472">
        <w:rPr>
          <w:rFonts w:ascii="Times New Roman" w:hAnsi="Times New Roman" w:cs="Times New Roman"/>
          <w:i/>
        </w:rPr>
        <w:t>1     5      Temporal + ST  9592         0</w:t>
      </w:r>
    </w:p>
    <w:p w14:paraId="2083BE58" w14:textId="77777777" w:rsidR="007E0472" w:rsidRPr="007E0472" w:rsidRDefault="007E0472">
      <w:pPr>
        <w:tabs>
          <w:tab w:val="left" w:pos="360"/>
          <w:tab w:val="left" w:pos="8640"/>
        </w:tabs>
        <w:rPr>
          <w:rFonts w:ascii="Times New Roman" w:hAnsi="Times New Roman" w:cs="Times New Roman"/>
          <w:i/>
        </w:rPr>
        <w:pPrChange w:id="787" w:author="Thorson, James" w:date="2016-07-29T15:38:00Z">
          <w:pPr/>
        </w:pPrChange>
      </w:pPr>
      <w:r w:rsidRPr="007E0472">
        <w:rPr>
          <w:rFonts w:ascii="Times New Roman" w:hAnsi="Times New Roman" w:cs="Times New Roman"/>
          <w:i/>
        </w:rPr>
        <w:t>2     6             S+T+ST  9596         4</w:t>
      </w:r>
    </w:p>
    <w:p w14:paraId="7929EEE9" w14:textId="77777777" w:rsidR="007E0472" w:rsidRPr="007E0472" w:rsidRDefault="007E0472">
      <w:pPr>
        <w:tabs>
          <w:tab w:val="left" w:pos="360"/>
          <w:tab w:val="left" w:pos="8640"/>
        </w:tabs>
        <w:rPr>
          <w:rFonts w:ascii="Times New Roman" w:hAnsi="Times New Roman" w:cs="Times New Roman"/>
          <w:i/>
        </w:rPr>
        <w:pPrChange w:id="788" w:author="Thorson, James" w:date="2016-07-29T15:38:00Z">
          <w:pPr/>
        </w:pPrChange>
      </w:pPr>
      <w:r w:rsidRPr="007E0472">
        <w:rPr>
          <w:rFonts w:ascii="Times New Roman" w:hAnsi="Times New Roman" w:cs="Times New Roman"/>
          <w:i/>
        </w:rPr>
        <w:t xml:space="preserve">3     4     </w:t>
      </w:r>
      <w:proofErr w:type="gramStart"/>
      <w:r w:rsidRPr="007E0472">
        <w:rPr>
          <w:rFonts w:ascii="Times New Roman" w:hAnsi="Times New Roman" w:cs="Times New Roman"/>
          <w:i/>
        </w:rPr>
        <w:t>Spatiotemporal  9663</w:t>
      </w:r>
      <w:proofErr w:type="gramEnd"/>
      <w:r w:rsidRPr="007E0472">
        <w:rPr>
          <w:rFonts w:ascii="Times New Roman" w:hAnsi="Times New Roman" w:cs="Times New Roman"/>
          <w:i/>
        </w:rPr>
        <w:t xml:space="preserve">        71</w:t>
      </w:r>
    </w:p>
    <w:p w14:paraId="58BF62A5" w14:textId="77777777" w:rsidR="007E0472" w:rsidRPr="007E0472" w:rsidRDefault="007E0472">
      <w:pPr>
        <w:tabs>
          <w:tab w:val="left" w:pos="360"/>
          <w:tab w:val="left" w:pos="8640"/>
        </w:tabs>
        <w:rPr>
          <w:rFonts w:ascii="Times New Roman" w:hAnsi="Times New Roman" w:cs="Times New Roman"/>
          <w:i/>
        </w:rPr>
        <w:pPrChange w:id="789" w:author="Thorson, James" w:date="2016-07-29T15:38:00Z">
          <w:pPr/>
        </w:pPrChange>
      </w:pPr>
      <w:r w:rsidRPr="007E0472">
        <w:rPr>
          <w:rFonts w:ascii="Times New Roman" w:hAnsi="Times New Roman" w:cs="Times New Roman"/>
          <w:i/>
        </w:rPr>
        <w:t>4     8       Spatial + ST  9666        74</w:t>
      </w:r>
    </w:p>
    <w:p w14:paraId="4138337A" w14:textId="77777777" w:rsidR="007E0472" w:rsidRPr="007E0472" w:rsidRDefault="007E0472">
      <w:pPr>
        <w:tabs>
          <w:tab w:val="left" w:pos="360"/>
          <w:tab w:val="left" w:pos="8640"/>
        </w:tabs>
        <w:rPr>
          <w:rFonts w:ascii="Times New Roman" w:hAnsi="Times New Roman" w:cs="Times New Roman"/>
          <w:i/>
        </w:rPr>
        <w:pPrChange w:id="790" w:author="Thorson, James" w:date="2016-07-29T15:38:00Z">
          <w:pPr/>
        </w:pPrChange>
      </w:pPr>
      <w:r w:rsidRPr="007E0472">
        <w:rPr>
          <w:rFonts w:ascii="Times New Roman" w:hAnsi="Times New Roman" w:cs="Times New Roman"/>
          <w:i/>
        </w:rPr>
        <w:t xml:space="preserve">5     7 Spatial + </w:t>
      </w:r>
      <w:proofErr w:type="gramStart"/>
      <w:r w:rsidRPr="007E0472">
        <w:rPr>
          <w:rFonts w:ascii="Times New Roman" w:hAnsi="Times New Roman" w:cs="Times New Roman"/>
          <w:i/>
        </w:rPr>
        <w:t>Temporal  9739</w:t>
      </w:r>
      <w:proofErr w:type="gramEnd"/>
      <w:r w:rsidRPr="007E0472">
        <w:rPr>
          <w:rFonts w:ascii="Times New Roman" w:hAnsi="Times New Roman" w:cs="Times New Roman"/>
          <w:i/>
        </w:rPr>
        <w:t xml:space="preserve">       147</w:t>
      </w:r>
    </w:p>
    <w:p w14:paraId="241B9980" w14:textId="77777777" w:rsidR="007E0472" w:rsidRPr="007E0472" w:rsidRDefault="007E0472">
      <w:pPr>
        <w:tabs>
          <w:tab w:val="left" w:pos="360"/>
          <w:tab w:val="left" w:pos="8640"/>
        </w:tabs>
        <w:rPr>
          <w:rFonts w:ascii="Times New Roman" w:hAnsi="Times New Roman" w:cs="Times New Roman"/>
          <w:i/>
        </w:rPr>
        <w:pPrChange w:id="791" w:author="Thorson, James" w:date="2016-07-29T15:38:00Z">
          <w:pPr/>
        </w:pPrChange>
      </w:pPr>
      <w:r w:rsidRPr="007E0472">
        <w:rPr>
          <w:rFonts w:ascii="Times New Roman" w:hAnsi="Times New Roman" w:cs="Times New Roman"/>
          <w:i/>
        </w:rPr>
        <w:t xml:space="preserve">6     3            </w:t>
      </w:r>
      <w:proofErr w:type="gramStart"/>
      <w:r w:rsidRPr="007E0472">
        <w:rPr>
          <w:rFonts w:ascii="Times New Roman" w:hAnsi="Times New Roman" w:cs="Times New Roman"/>
          <w:i/>
        </w:rPr>
        <w:t>Spatial  9801</w:t>
      </w:r>
      <w:proofErr w:type="gramEnd"/>
      <w:r w:rsidRPr="007E0472">
        <w:rPr>
          <w:rFonts w:ascii="Times New Roman" w:hAnsi="Times New Roman" w:cs="Times New Roman"/>
          <w:i/>
        </w:rPr>
        <w:t xml:space="preserve">       209</w:t>
      </w:r>
    </w:p>
    <w:p w14:paraId="51DC9698" w14:textId="77777777" w:rsidR="007E0472" w:rsidRPr="007E0472" w:rsidRDefault="007E0472">
      <w:pPr>
        <w:tabs>
          <w:tab w:val="left" w:pos="360"/>
          <w:tab w:val="left" w:pos="8640"/>
        </w:tabs>
        <w:rPr>
          <w:rFonts w:ascii="Times New Roman" w:hAnsi="Times New Roman" w:cs="Times New Roman"/>
          <w:i/>
        </w:rPr>
        <w:pPrChange w:id="792" w:author="Thorson, James" w:date="2016-07-29T15:38:00Z">
          <w:pPr/>
        </w:pPrChange>
      </w:pPr>
      <w:r w:rsidRPr="007E0472">
        <w:rPr>
          <w:rFonts w:ascii="Times New Roman" w:hAnsi="Times New Roman" w:cs="Times New Roman"/>
          <w:i/>
        </w:rPr>
        <w:t xml:space="preserve">7     2           </w:t>
      </w:r>
      <w:proofErr w:type="gramStart"/>
      <w:r w:rsidRPr="007E0472">
        <w:rPr>
          <w:rFonts w:ascii="Times New Roman" w:hAnsi="Times New Roman" w:cs="Times New Roman"/>
          <w:i/>
        </w:rPr>
        <w:t>Temporal  9925</w:t>
      </w:r>
      <w:proofErr w:type="gramEnd"/>
      <w:r w:rsidRPr="007E0472">
        <w:rPr>
          <w:rFonts w:ascii="Times New Roman" w:hAnsi="Times New Roman" w:cs="Times New Roman"/>
          <w:i/>
        </w:rPr>
        <w:t xml:space="preserve">       333</w:t>
      </w:r>
    </w:p>
    <w:p w14:paraId="168A2FEB" w14:textId="77777777" w:rsidR="007E0472" w:rsidRPr="007E0472" w:rsidRDefault="007E0472">
      <w:pPr>
        <w:tabs>
          <w:tab w:val="left" w:pos="360"/>
          <w:tab w:val="left" w:pos="8640"/>
        </w:tabs>
        <w:rPr>
          <w:rFonts w:ascii="Times New Roman" w:hAnsi="Times New Roman" w:cs="Times New Roman"/>
          <w:i/>
        </w:rPr>
        <w:pPrChange w:id="793" w:author="Thorson, James" w:date="2016-07-29T15:38:00Z">
          <w:pPr/>
        </w:pPrChange>
      </w:pPr>
      <w:r w:rsidRPr="007E0472">
        <w:rPr>
          <w:rFonts w:ascii="Times New Roman" w:hAnsi="Times New Roman" w:cs="Times New Roman"/>
          <w:i/>
        </w:rPr>
        <w:t xml:space="preserve">8     1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10048       456</w:t>
      </w:r>
    </w:p>
    <w:p w14:paraId="0AF7673C" w14:textId="77777777" w:rsidR="007E0472" w:rsidRDefault="007E0472">
      <w:pPr>
        <w:tabs>
          <w:tab w:val="left" w:pos="360"/>
          <w:tab w:val="left" w:pos="8640"/>
        </w:tabs>
        <w:rPr>
          <w:rFonts w:ascii="Times New Roman" w:hAnsi="Times New Roman" w:cs="Times New Roman"/>
          <w:i/>
        </w:rPr>
        <w:pPrChange w:id="794" w:author="Thorson, James" w:date="2016-07-29T15:38:00Z">
          <w:pPr/>
        </w:pPrChange>
      </w:pPr>
    </w:p>
    <w:p w14:paraId="4E5D1706" w14:textId="77777777" w:rsidR="007E0472" w:rsidRDefault="007E0472">
      <w:pPr>
        <w:tabs>
          <w:tab w:val="left" w:pos="360"/>
          <w:tab w:val="left" w:pos="8640"/>
        </w:tabs>
        <w:rPr>
          <w:rFonts w:ascii="Times New Roman" w:hAnsi="Times New Roman" w:cs="Times New Roman"/>
          <w:i/>
        </w:rPr>
        <w:pPrChange w:id="795" w:author="Thorson, James" w:date="2016-07-29T15:38:00Z">
          <w:pPr/>
        </w:pPrChange>
      </w:pPr>
    </w:p>
    <w:p w14:paraId="3175CB49" w14:textId="5C942376" w:rsidR="007E0472" w:rsidRPr="007E0472" w:rsidRDefault="007E0472">
      <w:pPr>
        <w:tabs>
          <w:tab w:val="left" w:pos="360"/>
          <w:tab w:val="left" w:pos="8640"/>
        </w:tabs>
        <w:rPr>
          <w:rFonts w:ascii="Times New Roman" w:hAnsi="Times New Roman" w:cs="Times New Roman"/>
          <w:i/>
        </w:rPr>
        <w:pPrChange w:id="796" w:author="Thorson, James" w:date="2016-07-29T15:38:00Z">
          <w:pPr/>
        </w:pPrChange>
      </w:pPr>
      <w:r>
        <w:rPr>
          <w:rFonts w:ascii="Times New Roman" w:hAnsi="Times New Roman" w:cs="Times New Roman"/>
          <w:i/>
        </w:rPr>
        <w:t>Adult</w:t>
      </w:r>
    </w:p>
    <w:p w14:paraId="0F047F9F" w14:textId="77777777" w:rsidR="007E0472" w:rsidRPr="007E0472" w:rsidRDefault="007E0472">
      <w:pPr>
        <w:tabs>
          <w:tab w:val="left" w:pos="360"/>
          <w:tab w:val="left" w:pos="8640"/>
        </w:tabs>
        <w:rPr>
          <w:rFonts w:ascii="Times New Roman" w:hAnsi="Times New Roman" w:cs="Times New Roman"/>
          <w:i/>
        </w:rPr>
        <w:pPrChange w:id="797" w:author="Thorson, James" w:date="2016-07-29T15:38:00Z">
          <w:pPr/>
        </w:pPrChange>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w:t>
      </w:r>
      <w:proofErr w:type="gramStart"/>
      <w:r w:rsidRPr="007E0472">
        <w:rPr>
          <w:rFonts w:ascii="Times New Roman" w:hAnsi="Times New Roman" w:cs="Times New Roman"/>
          <w:i/>
        </w:rPr>
        <w:t>Model  AIC</w:t>
      </w:r>
      <w:proofErr w:type="gramEnd"/>
      <w:r w:rsidRPr="007E0472">
        <w:rPr>
          <w:rFonts w:ascii="Times New Roman" w:hAnsi="Times New Roman" w:cs="Times New Roman"/>
          <w:i/>
        </w:rPr>
        <w:t xml:space="preserve"> </w:t>
      </w:r>
      <w:proofErr w:type="spellStart"/>
      <w:r w:rsidRPr="007E0472">
        <w:rPr>
          <w:rFonts w:ascii="Times New Roman" w:hAnsi="Times New Roman" w:cs="Times New Roman"/>
          <w:i/>
        </w:rPr>
        <w:t>delta_AIC</w:t>
      </w:r>
      <w:proofErr w:type="spellEnd"/>
    </w:p>
    <w:p w14:paraId="3AA0B0E8" w14:textId="77777777" w:rsidR="007E0472" w:rsidRPr="007E0472" w:rsidRDefault="007E0472">
      <w:pPr>
        <w:tabs>
          <w:tab w:val="left" w:pos="360"/>
          <w:tab w:val="left" w:pos="8640"/>
        </w:tabs>
        <w:rPr>
          <w:rFonts w:ascii="Times New Roman" w:hAnsi="Times New Roman" w:cs="Times New Roman"/>
          <w:i/>
        </w:rPr>
        <w:pPrChange w:id="798" w:author="Thorson, James" w:date="2016-07-29T15:38:00Z">
          <w:pPr/>
        </w:pPrChange>
      </w:pPr>
      <w:r w:rsidRPr="007E0472">
        <w:rPr>
          <w:rFonts w:ascii="Times New Roman" w:hAnsi="Times New Roman" w:cs="Times New Roman"/>
          <w:i/>
        </w:rPr>
        <w:t>1     4     Spatiotemporal 9408       0.0</w:t>
      </w:r>
    </w:p>
    <w:p w14:paraId="41AF8C52" w14:textId="77777777" w:rsidR="007E0472" w:rsidRPr="007E0472" w:rsidRDefault="007E0472">
      <w:pPr>
        <w:tabs>
          <w:tab w:val="left" w:pos="360"/>
          <w:tab w:val="left" w:pos="8640"/>
        </w:tabs>
        <w:rPr>
          <w:rFonts w:ascii="Times New Roman" w:hAnsi="Times New Roman" w:cs="Times New Roman"/>
          <w:i/>
        </w:rPr>
        <w:pPrChange w:id="799" w:author="Thorson, James" w:date="2016-07-29T15:38:00Z">
          <w:pPr/>
        </w:pPrChange>
      </w:pPr>
      <w:r w:rsidRPr="007E0472">
        <w:rPr>
          <w:rFonts w:ascii="Times New Roman" w:hAnsi="Times New Roman" w:cs="Times New Roman"/>
          <w:i/>
        </w:rPr>
        <w:t>2     5      Temporal + ST 9408       0.3</w:t>
      </w:r>
    </w:p>
    <w:p w14:paraId="06A7100B" w14:textId="77777777" w:rsidR="007E0472" w:rsidRPr="007E0472" w:rsidRDefault="007E0472">
      <w:pPr>
        <w:tabs>
          <w:tab w:val="left" w:pos="360"/>
          <w:tab w:val="left" w:pos="8640"/>
        </w:tabs>
        <w:rPr>
          <w:rFonts w:ascii="Times New Roman" w:hAnsi="Times New Roman" w:cs="Times New Roman"/>
          <w:i/>
        </w:rPr>
        <w:pPrChange w:id="800" w:author="Thorson, James" w:date="2016-07-29T15:38:00Z">
          <w:pPr/>
        </w:pPrChange>
      </w:pPr>
      <w:r w:rsidRPr="007E0472">
        <w:rPr>
          <w:rFonts w:ascii="Times New Roman" w:hAnsi="Times New Roman" w:cs="Times New Roman"/>
          <w:i/>
        </w:rPr>
        <w:t>3     7 Spatial + Temporal 9583     174.9</w:t>
      </w:r>
    </w:p>
    <w:p w14:paraId="521F18D6" w14:textId="77777777" w:rsidR="007E0472" w:rsidRPr="007E0472" w:rsidRDefault="007E0472">
      <w:pPr>
        <w:tabs>
          <w:tab w:val="left" w:pos="360"/>
          <w:tab w:val="left" w:pos="8640"/>
        </w:tabs>
        <w:rPr>
          <w:rFonts w:ascii="Times New Roman" w:hAnsi="Times New Roman" w:cs="Times New Roman"/>
          <w:i/>
        </w:rPr>
        <w:pPrChange w:id="801" w:author="Thorson, James" w:date="2016-07-29T15:38:00Z">
          <w:pPr/>
        </w:pPrChange>
      </w:pPr>
      <w:r w:rsidRPr="007E0472">
        <w:rPr>
          <w:rFonts w:ascii="Times New Roman" w:hAnsi="Times New Roman" w:cs="Times New Roman"/>
          <w:i/>
        </w:rPr>
        <w:t>4     3            Spatial 9588     180.2</w:t>
      </w:r>
    </w:p>
    <w:p w14:paraId="0E08B558" w14:textId="77777777" w:rsidR="007E0472" w:rsidRPr="007E0472" w:rsidRDefault="007E0472">
      <w:pPr>
        <w:tabs>
          <w:tab w:val="left" w:pos="360"/>
          <w:tab w:val="left" w:pos="8640"/>
        </w:tabs>
        <w:rPr>
          <w:rFonts w:ascii="Times New Roman" w:hAnsi="Times New Roman" w:cs="Times New Roman"/>
          <w:i/>
        </w:rPr>
        <w:pPrChange w:id="802" w:author="Thorson, James" w:date="2016-07-29T15:38:00Z">
          <w:pPr/>
        </w:pPrChange>
      </w:pPr>
      <w:r w:rsidRPr="007E0472">
        <w:rPr>
          <w:rFonts w:ascii="Times New Roman" w:hAnsi="Times New Roman" w:cs="Times New Roman"/>
          <w:i/>
        </w:rPr>
        <w:t>5     2           Temporal 9783     375.3</w:t>
      </w:r>
    </w:p>
    <w:p w14:paraId="7F219E26" w14:textId="77777777" w:rsidR="007E0472" w:rsidRPr="007E0472" w:rsidRDefault="007E0472">
      <w:pPr>
        <w:tabs>
          <w:tab w:val="left" w:pos="360"/>
          <w:tab w:val="left" w:pos="8640"/>
        </w:tabs>
        <w:rPr>
          <w:rFonts w:ascii="Times New Roman" w:hAnsi="Times New Roman" w:cs="Times New Roman"/>
          <w:i/>
        </w:rPr>
        <w:pPrChange w:id="803" w:author="Thorson, James" w:date="2016-07-29T15:38:00Z">
          <w:pPr/>
        </w:pPrChange>
      </w:pPr>
      <w:r w:rsidRPr="007E0472">
        <w:rPr>
          <w:rFonts w:ascii="Times New Roman" w:hAnsi="Times New Roman" w:cs="Times New Roman"/>
          <w:i/>
        </w:rPr>
        <w:t xml:space="preserve">6     1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9794     386.5</w:t>
      </w:r>
    </w:p>
    <w:p w14:paraId="2C1F2E32" w14:textId="77777777" w:rsidR="00117244" w:rsidRDefault="00117244">
      <w:pPr>
        <w:tabs>
          <w:tab w:val="left" w:pos="360"/>
          <w:tab w:val="left" w:pos="8640"/>
        </w:tabs>
        <w:rPr>
          <w:rFonts w:ascii="Times New Roman" w:hAnsi="Times New Roman" w:cs="Times New Roman"/>
        </w:rPr>
        <w:pPrChange w:id="804" w:author="Thorson, James" w:date="2016-07-29T15:38:00Z">
          <w:pPr/>
        </w:pPrChange>
      </w:pPr>
    </w:p>
    <w:p w14:paraId="610AF8EE" w14:textId="2BF9ED5F" w:rsidR="00B030C6" w:rsidRDefault="007E0472">
      <w:pPr>
        <w:tabs>
          <w:tab w:val="left" w:pos="360"/>
          <w:tab w:val="left" w:pos="8640"/>
        </w:tabs>
        <w:rPr>
          <w:rFonts w:ascii="Times New Roman" w:hAnsi="Times New Roman" w:cs="Times New Roman"/>
          <w:u w:val="single"/>
        </w:rPr>
        <w:pPrChange w:id="805" w:author="Thorson, James" w:date="2016-07-29T15:38:00Z">
          <w:pPr/>
        </w:pPrChange>
      </w:pPr>
      <w:r>
        <w:rPr>
          <w:rFonts w:ascii="Times New Roman" w:hAnsi="Times New Roman" w:cs="Times New Roman"/>
          <w:u w:val="single"/>
        </w:rPr>
        <w:t>Coefficient Tables</w:t>
      </w:r>
    </w:p>
    <w:p w14:paraId="3A215656" w14:textId="77777777" w:rsidR="007E0472" w:rsidRDefault="007E0472">
      <w:pPr>
        <w:tabs>
          <w:tab w:val="left" w:pos="360"/>
          <w:tab w:val="left" w:pos="8640"/>
        </w:tabs>
        <w:rPr>
          <w:rFonts w:ascii="Times New Roman" w:hAnsi="Times New Roman" w:cs="Times New Roman"/>
        </w:rPr>
        <w:pPrChange w:id="806" w:author="Thorson, James" w:date="2016-07-29T15:38:00Z">
          <w:pPr/>
        </w:pPrChange>
      </w:pPr>
    </w:p>
    <w:p w14:paraId="6458FF91" w14:textId="313E7E10" w:rsidR="007E0472" w:rsidRPr="00221B95" w:rsidRDefault="00000C62">
      <w:pPr>
        <w:tabs>
          <w:tab w:val="left" w:pos="360"/>
          <w:tab w:val="left" w:pos="8640"/>
        </w:tabs>
        <w:rPr>
          <w:rFonts w:ascii="Times New Roman" w:hAnsi="Times New Roman" w:cs="Times New Roman"/>
        </w:rPr>
        <w:pPrChange w:id="807" w:author="Thorson, James" w:date="2016-07-29T15:38:00Z">
          <w:pPr/>
        </w:pPrChange>
      </w:pPr>
      <w:r>
        <w:rPr>
          <w:rFonts w:ascii="Times New Roman" w:hAnsi="Times New Roman" w:cs="Times New Roman"/>
        </w:rPr>
        <w:t xml:space="preserve">The estimated values of </w:t>
      </w:r>
      <w:proofErr w:type="spellStart"/>
      <w:r>
        <w:rPr>
          <w:rFonts w:ascii="Times New Roman" w:hAnsi="Times New Roman" w:cs="Times New Roman"/>
        </w:rPr>
        <w:t>theta_st</w:t>
      </w:r>
      <w:proofErr w:type="spellEnd"/>
      <w:r>
        <w:rPr>
          <w:rFonts w:ascii="Times New Roman" w:hAnsi="Times New Roman" w:cs="Times New Roman"/>
        </w:rPr>
        <w:t xml:space="preserve"> for both YOY and adults were at the lower end of what we tested with simulations. Similarly, the values of </w:t>
      </w:r>
      <w:proofErr w:type="spellStart"/>
      <w:r>
        <w:rPr>
          <w:rFonts w:ascii="Times New Roman" w:hAnsi="Times New Roman" w:cs="Times New Roman"/>
        </w:rPr>
        <w:t>sigma_st</w:t>
      </w:r>
      <w:proofErr w:type="spellEnd"/>
      <w:r>
        <w:rPr>
          <w:rFonts w:ascii="Times New Roman" w:hAnsi="Times New Roman" w:cs="Times New Roman"/>
        </w:rPr>
        <w:t xml:space="preserve"> were high for YOY (0.65) and adults (0.59). The </w:t>
      </w:r>
      <w:proofErr w:type="gramStart"/>
      <w:r>
        <w:rPr>
          <w:rFonts w:ascii="Times New Roman" w:hAnsi="Times New Roman" w:cs="Times New Roman"/>
        </w:rPr>
        <w:t>combination of the two parameters indicate</w:t>
      </w:r>
      <w:proofErr w:type="gramEnd"/>
      <w:r>
        <w:rPr>
          <w:rFonts w:ascii="Times New Roman" w:hAnsi="Times New Roman" w:cs="Times New Roman"/>
        </w:rPr>
        <w:t xml:space="preserve"> extremely high spatiotemporal autocorrelation, which is revealed by the estimate of </w:t>
      </w:r>
      <w:proofErr w:type="spellStart"/>
      <w:r>
        <w:rPr>
          <w:rFonts w:ascii="Times New Roman" w:hAnsi="Times New Roman" w:cs="Times New Roman"/>
        </w:rPr>
        <w:t>rho_st</w:t>
      </w:r>
      <w:proofErr w:type="spellEnd"/>
      <w:r>
        <w:rPr>
          <w:rFonts w:ascii="Times New Roman" w:hAnsi="Times New Roman" w:cs="Times New Roman"/>
        </w:rPr>
        <w:t xml:space="preserve"> of 0.98 and 0.97 for YOY and adults, respectively (Table ##). Adults also exhibited strong temporal autocorrelation (</w:t>
      </w:r>
      <w:proofErr w:type="spellStart"/>
      <w:r>
        <w:rPr>
          <w:rFonts w:ascii="Times New Roman" w:hAnsi="Times New Roman" w:cs="Times New Roman"/>
        </w:rPr>
        <w:t>rhot</w:t>
      </w:r>
      <w:proofErr w:type="spellEnd"/>
      <w:r>
        <w:rPr>
          <w:rFonts w:ascii="Times New Roman" w:hAnsi="Times New Roman" w:cs="Times New Roman"/>
        </w:rPr>
        <w:t xml:space="preserve"> = 0.59) with low variability (</w:t>
      </w:r>
      <w:proofErr w:type="spellStart"/>
      <w:r>
        <w:rPr>
          <w:rFonts w:ascii="Times New Roman" w:hAnsi="Times New Roman" w:cs="Times New Roman"/>
        </w:rPr>
        <w:t>sigmat</w:t>
      </w:r>
      <w:proofErr w:type="spellEnd"/>
      <w:r>
        <w:rPr>
          <w:rFonts w:ascii="Times New Roman" w:hAnsi="Times New Roman" w:cs="Times New Roman"/>
        </w:rPr>
        <w:t xml:space="preserve"> = 0.16), whereas YOY exhibited no temporal autocorrelation (</w:t>
      </w:r>
      <w:proofErr w:type="spellStart"/>
      <w:r>
        <w:rPr>
          <w:rFonts w:ascii="Times New Roman" w:hAnsi="Times New Roman" w:cs="Times New Roman"/>
        </w:rPr>
        <w:t>rhot</w:t>
      </w:r>
      <w:proofErr w:type="spellEnd"/>
      <w:r>
        <w:rPr>
          <w:rFonts w:ascii="Times New Roman" w:hAnsi="Times New Roman" w:cs="Times New Roman"/>
        </w:rPr>
        <w:t xml:space="preserve"> = -0.05) but high stochastic temporal variability (</w:t>
      </w:r>
      <w:proofErr w:type="spellStart"/>
      <w:r>
        <w:rPr>
          <w:rFonts w:ascii="Times New Roman" w:hAnsi="Times New Roman" w:cs="Times New Roman"/>
        </w:rPr>
        <w:t>sigmat</w:t>
      </w:r>
      <w:proofErr w:type="spellEnd"/>
      <w:r>
        <w:rPr>
          <w:rFonts w:ascii="Times New Roman" w:hAnsi="Times New Roman" w:cs="Times New Roman"/>
        </w:rPr>
        <w:t xml:space="preserve"> = 0.76). Forest cover, the previous year’s mean summer temperature, spring temperature, and to a lesser extent the previous </w:t>
      </w:r>
      <w:proofErr w:type="gramStart"/>
      <w:r>
        <w:rPr>
          <w:rFonts w:ascii="Times New Roman" w:hAnsi="Times New Roman" w:cs="Times New Roman"/>
        </w:rPr>
        <w:t>fall’s</w:t>
      </w:r>
      <w:proofErr w:type="gramEnd"/>
      <w:r>
        <w:rPr>
          <w:rFonts w:ascii="Times New Roman" w:hAnsi="Times New Roman" w:cs="Times New Roman"/>
        </w:rPr>
        <w:t xml:space="preserve"> mean temperature were all significant predictors of adult abundance. For YOY, only forest cover and mean spring temperature had significant effects on abundance</w:t>
      </w:r>
      <w:r w:rsidR="00221B95">
        <w:rPr>
          <w:rFonts w:ascii="Times New Roman" w:hAnsi="Times New Roman" w:cs="Times New Roman"/>
        </w:rPr>
        <w:t>. Precipitation in any season did not have a significant effect on abundance for YOY or adults</w:t>
      </w:r>
      <w:r>
        <w:rPr>
          <w:rFonts w:ascii="Times New Roman" w:hAnsi="Times New Roman" w:cs="Times New Roman"/>
        </w:rPr>
        <w:t xml:space="preserve"> (Table ##). </w:t>
      </w:r>
    </w:p>
    <w:p w14:paraId="5938A433" w14:textId="77777777" w:rsidR="007E0472" w:rsidRDefault="007E0472">
      <w:pPr>
        <w:tabs>
          <w:tab w:val="left" w:pos="360"/>
          <w:tab w:val="left" w:pos="8640"/>
        </w:tabs>
        <w:rPr>
          <w:rFonts w:ascii="Times New Roman" w:hAnsi="Times New Roman" w:cs="Times New Roman"/>
          <w:i/>
        </w:rPr>
        <w:pPrChange w:id="808" w:author="Thorson, James" w:date="2016-07-29T15:38:00Z">
          <w:pPr/>
        </w:pPrChange>
      </w:pPr>
    </w:p>
    <w:p w14:paraId="6D001FA0" w14:textId="38CA3AEE" w:rsidR="007E0472" w:rsidRPr="007E0472" w:rsidRDefault="007E0472">
      <w:pPr>
        <w:tabs>
          <w:tab w:val="left" w:pos="360"/>
          <w:tab w:val="left" w:pos="8640"/>
        </w:tabs>
        <w:rPr>
          <w:rFonts w:ascii="Times New Roman" w:hAnsi="Times New Roman" w:cs="Times New Roman"/>
          <w:u w:val="single"/>
        </w:rPr>
        <w:pPrChange w:id="809" w:author="Thorson, James" w:date="2016-07-29T15:38:00Z">
          <w:pPr/>
        </w:pPrChange>
      </w:pPr>
      <w:r>
        <w:rPr>
          <w:rFonts w:ascii="Times New Roman" w:hAnsi="Times New Roman" w:cs="Times New Roman"/>
          <w:u w:val="single"/>
        </w:rPr>
        <w:t>Other Results?</w:t>
      </w:r>
    </w:p>
    <w:p w14:paraId="1F4F2444" w14:textId="6798C2C7" w:rsidR="00CC1EC5" w:rsidRPr="008C531D" w:rsidRDefault="00117244">
      <w:pPr>
        <w:tabs>
          <w:tab w:val="left" w:pos="360"/>
          <w:tab w:val="left" w:pos="8640"/>
        </w:tabs>
        <w:rPr>
          <w:rFonts w:ascii="Times New Roman" w:hAnsi="Times New Roman" w:cs="Times New Roman"/>
        </w:rPr>
        <w:pPrChange w:id="810" w:author="Thorson, James" w:date="2016-07-29T15:38:00Z">
          <w:pPr/>
        </w:pPrChange>
      </w:pPr>
      <w:proofErr w:type="spellStart"/>
      <w:r>
        <w:rPr>
          <w:rFonts w:ascii="Times New Roman" w:hAnsi="Times New Roman" w:cs="Times New Roman"/>
        </w:rPr>
        <w:t>Semivariograms</w:t>
      </w:r>
      <w:proofErr w:type="spellEnd"/>
      <w:r>
        <w:rPr>
          <w:rFonts w:ascii="Times New Roman" w:hAnsi="Times New Roman" w:cs="Times New Roman"/>
        </w:rPr>
        <w:t>/</w:t>
      </w:r>
      <w:proofErr w:type="spellStart"/>
      <w:r w:rsidR="00CC1EC5" w:rsidRPr="008C531D">
        <w:rPr>
          <w:rFonts w:ascii="Times New Roman" w:hAnsi="Times New Roman" w:cs="Times New Roman"/>
        </w:rPr>
        <w:t>Torgegrams</w:t>
      </w:r>
      <w:proofErr w:type="spellEnd"/>
    </w:p>
    <w:p w14:paraId="3A2EFE79" w14:textId="77777777" w:rsidR="007400D8" w:rsidRPr="008C531D" w:rsidRDefault="007400D8">
      <w:pPr>
        <w:pStyle w:val="ListParagraph"/>
        <w:numPr>
          <w:ilvl w:val="0"/>
          <w:numId w:val="4"/>
        </w:numPr>
        <w:tabs>
          <w:tab w:val="left" w:pos="360"/>
          <w:tab w:val="left" w:pos="8640"/>
        </w:tabs>
        <w:rPr>
          <w:rFonts w:ascii="Times New Roman" w:hAnsi="Times New Roman" w:cs="Times New Roman"/>
        </w:rPr>
        <w:pPrChange w:id="811" w:author="Thorson, James" w:date="2016-07-29T15:38:00Z">
          <w:pPr>
            <w:pStyle w:val="ListParagraph"/>
            <w:numPr>
              <w:numId w:val="4"/>
            </w:numPr>
            <w:ind w:hanging="360"/>
          </w:pPr>
        </w:pPrChange>
      </w:pPr>
      <w:r w:rsidRPr="008C531D">
        <w:rPr>
          <w:rFonts w:ascii="Times New Roman" w:hAnsi="Times New Roman" w:cs="Times New Roman"/>
        </w:rPr>
        <w:lastRenderedPageBreak/>
        <w:t>Of modeled abundance</w:t>
      </w:r>
    </w:p>
    <w:p w14:paraId="37E54385" w14:textId="77777777" w:rsidR="007400D8" w:rsidRPr="008C531D" w:rsidRDefault="007400D8">
      <w:pPr>
        <w:pStyle w:val="ListParagraph"/>
        <w:numPr>
          <w:ilvl w:val="0"/>
          <w:numId w:val="4"/>
        </w:numPr>
        <w:tabs>
          <w:tab w:val="left" w:pos="360"/>
          <w:tab w:val="left" w:pos="8640"/>
        </w:tabs>
        <w:rPr>
          <w:rFonts w:ascii="Times New Roman" w:hAnsi="Times New Roman" w:cs="Times New Roman"/>
        </w:rPr>
        <w:pPrChange w:id="812" w:author="Thorson, James" w:date="2016-07-29T15:38:00Z">
          <w:pPr>
            <w:pStyle w:val="ListParagraph"/>
            <w:numPr>
              <w:numId w:val="4"/>
            </w:numPr>
            <w:ind w:hanging="360"/>
          </w:pPr>
        </w:pPrChange>
      </w:pPr>
      <w:r w:rsidRPr="008C531D">
        <w:rPr>
          <w:rFonts w:ascii="Times New Roman" w:hAnsi="Times New Roman" w:cs="Times New Roman"/>
        </w:rPr>
        <w:t>Of residuals</w:t>
      </w:r>
    </w:p>
    <w:p w14:paraId="715C1DCE" w14:textId="77777777" w:rsidR="00CC1EC5" w:rsidRDefault="00CC1EC5">
      <w:pPr>
        <w:tabs>
          <w:tab w:val="left" w:pos="360"/>
          <w:tab w:val="left" w:pos="8640"/>
        </w:tabs>
        <w:rPr>
          <w:rFonts w:ascii="Times New Roman" w:hAnsi="Times New Roman" w:cs="Times New Roman"/>
        </w:rPr>
        <w:pPrChange w:id="813" w:author="Thorson, James" w:date="2016-07-29T15:38:00Z">
          <w:pPr/>
        </w:pPrChange>
      </w:pPr>
    </w:p>
    <w:p w14:paraId="7CFCAD9B" w14:textId="77777777" w:rsidR="00B030C6" w:rsidRDefault="00B030C6">
      <w:pPr>
        <w:tabs>
          <w:tab w:val="left" w:pos="360"/>
          <w:tab w:val="left" w:pos="8640"/>
        </w:tabs>
        <w:rPr>
          <w:rFonts w:ascii="Times New Roman" w:hAnsi="Times New Roman" w:cs="Times New Roman"/>
        </w:rPr>
        <w:pPrChange w:id="814" w:author="Thorson, James" w:date="2016-07-29T15:38:00Z">
          <w:pPr/>
        </w:pPrChange>
      </w:pPr>
    </w:p>
    <w:p w14:paraId="6428E082" w14:textId="061D52CF" w:rsidR="00402DF0" w:rsidRDefault="00402DF0">
      <w:pPr>
        <w:tabs>
          <w:tab w:val="left" w:pos="360"/>
          <w:tab w:val="left" w:pos="8640"/>
        </w:tabs>
        <w:rPr>
          <w:rFonts w:ascii="Times New Roman" w:hAnsi="Times New Roman" w:cs="Times New Roman"/>
        </w:rPr>
        <w:pPrChange w:id="815" w:author="Thorson, James" w:date="2016-07-29T15:38:00Z">
          <w:pPr/>
        </w:pPrChange>
      </w:pPr>
      <w:r>
        <w:rPr>
          <w:rFonts w:ascii="Times New Roman" w:hAnsi="Times New Roman" w:cs="Times New Roman"/>
        </w:rPr>
        <w:t xml:space="preserve">Figure: </w:t>
      </w:r>
      <w:commentRangeStart w:id="816"/>
      <w:r>
        <w:rPr>
          <w:rFonts w:ascii="Times New Roman" w:hAnsi="Times New Roman" w:cs="Times New Roman"/>
        </w:rPr>
        <w:t>Panel of maps of abundance over time to show dynamics in space (YOY and Adults)</w:t>
      </w:r>
      <w:commentRangeEnd w:id="816"/>
      <w:r w:rsidR="00221B95">
        <w:rPr>
          <w:rStyle w:val="CommentReference"/>
        </w:rPr>
        <w:commentReference w:id="816"/>
      </w:r>
    </w:p>
    <w:p w14:paraId="0F39C4F4" w14:textId="77777777" w:rsidR="00402DF0" w:rsidRDefault="00402DF0">
      <w:pPr>
        <w:tabs>
          <w:tab w:val="left" w:pos="360"/>
          <w:tab w:val="left" w:pos="8640"/>
        </w:tabs>
        <w:rPr>
          <w:rFonts w:ascii="Times New Roman" w:hAnsi="Times New Roman" w:cs="Times New Roman"/>
        </w:rPr>
        <w:pPrChange w:id="817" w:author="Thorson, James" w:date="2016-07-29T15:38:00Z">
          <w:pPr/>
        </w:pPrChange>
      </w:pPr>
    </w:p>
    <w:p w14:paraId="23CFF50B" w14:textId="2DFE79FC" w:rsidR="00402DF0" w:rsidRDefault="00402DF0">
      <w:pPr>
        <w:tabs>
          <w:tab w:val="left" w:pos="360"/>
          <w:tab w:val="left" w:pos="8640"/>
        </w:tabs>
        <w:rPr>
          <w:rFonts w:ascii="Times New Roman" w:hAnsi="Times New Roman" w:cs="Times New Roman"/>
        </w:rPr>
        <w:pPrChange w:id="818" w:author="Thorson, James" w:date="2016-07-29T15:38:00Z">
          <w:pPr/>
        </w:pPrChange>
      </w:pPr>
      <w:r>
        <w:rPr>
          <w:rFonts w:ascii="Times New Roman" w:hAnsi="Times New Roman" w:cs="Times New Roman"/>
        </w:rPr>
        <w:t>Figure</w:t>
      </w:r>
      <w:commentRangeStart w:id="819"/>
      <w:r>
        <w:rPr>
          <w:rFonts w:ascii="Times New Roman" w:hAnsi="Times New Roman" w:cs="Times New Roman"/>
        </w:rPr>
        <w:t>: Line plot of abundance over time to show dynamics over time (YOY and Adults</w:t>
      </w:r>
      <w:commentRangeEnd w:id="819"/>
      <w:r w:rsidR="00221B95">
        <w:rPr>
          <w:rStyle w:val="CommentReference"/>
        </w:rPr>
        <w:commentReference w:id="819"/>
      </w:r>
      <w:r>
        <w:rPr>
          <w:rFonts w:ascii="Times New Roman" w:hAnsi="Times New Roman" w:cs="Times New Roman"/>
        </w:rPr>
        <w:t>)</w:t>
      </w:r>
    </w:p>
    <w:p w14:paraId="3304F71B" w14:textId="77777777" w:rsidR="004358C6" w:rsidRDefault="004358C6">
      <w:pPr>
        <w:tabs>
          <w:tab w:val="left" w:pos="360"/>
          <w:tab w:val="left" w:pos="8640"/>
        </w:tabs>
        <w:rPr>
          <w:rFonts w:ascii="Times New Roman" w:hAnsi="Times New Roman" w:cs="Times New Roman"/>
        </w:rPr>
        <w:pPrChange w:id="820" w:author="Thorson, James" w:date="2016-07-29T15:38:00Z">
          <w:pPr/>
        </w:pPrChange>
      </w:pPr>
    </w:p>
    <w:p w14:paraId="60889016" w14:textId="77777777" w:rsidR="004358C6" w:rsidRPr="008C531D" w:rsidRDefault="004358C6">
      <w:pPr>
        <w:tabs>
          <w:tab w:val="left" w:pos="360"/>
          <w:tab w:val="left" w:pos="8640"/>
        </w:tabs>
        <w:rPr>
          <w:rFonts w:ascii="Times New Roman" w:hAnsi="Times New Roman" w:cs="Times New Roman"/>
        </w:rPr>
        <w:pPrChange w:id="821" w:author="Thorson, James" w:date="2016-07-29T15:38:00Z">
          <w:pPr/>
        </w:pPrChange>
      </w:pPr>
    </w:p>
    <w:p w14:paraId="75F05587" w14:textId="77777777" w:rsidR="00E225E7" w:rsidRDefault="00E225E7">
      <w:pPr>
        <w:tabs>
          <w:tab w:val="left" w:pos="360"/>
          <w:tab w:val="left" w:pos="8640"/>
        </w:tabs>
        <w:rPr>
          <w:rFonts w:ascii="Times New Roman" w:hAnsi="Times New Roman" w:cs="Times New Roman"/>
          <w:b/>
        </w:rPr>
        <w:pPrChange w:id="822" w:author="Thorson, James" w:date="2016-07-29T15:38:00Z">
          <w:pPr/>
        </w:pPrChange>
      </w:pPr>
      <w:r w:rsidRPr="008C531D">
        <w:rPr>
          <w:rFonts w:ascii="Times New Roman" w:hAnsi="Times New Roman" w:cs="Times New Roman"/>
          <w:b/>
        </w:rPr>
        <w:t>Discussion</w:t>
      </w:r>
    </w:p>
    <w:p w14:paraId="1F45C5AA" w14:textId="77777777" w:rsidR="00270DFB" w:rsidRDefault="00270DFB">
      <w:pPr>
        <w:tabs>
          <w:tab w:val="left" w:pos="360"/>
          <w:tab w:val="left" w:pos="8640"/>
        </w:tabs>
        <w:rPr>
          <w:rFonts w:ascii="Times New Roman" w:hAnsi="Times New Roman" w:cs="Times New Roman"/>
          <w:b/>
        </w:rPr>
        <w:pPrChange w:id="823" w:author="Thorson, James" w:date="2016-07-29T15:38:00Z">
          <w:pPr/>
        </w:pPrChange>
      </w:pPr>
    </w:p>
    <w:p w14:paraId="52BCC281" w14:textId="77777777" w:rsidR="00270DFB" w:rsidRDefault="00270DFB">
      <w:pPr>
        <w:tabs>
          <w:tab w:val="left" w:pos="360"/>
          <w:tab w:val="left" w:pos="8640"/>
        </w:tabs>
        <w:rPr>
          <w:rFonts w:ascii="Times New Roman" w:hAnsi="Times New Roman" w:cs="Times New Roman"/>
        </w:rPr>
        <w:pPrChange w:id="824" w:author="Thorson, James" w:date="2016-07-29T15:38:00Z">
          <w:pPr/>
        </w:pPrChange>
      </w:pPr>
    </w:p>
    <w:p w14:paraId="2E7EAE19" w14:textId="0ACC32A3" w:rsidR="00270DFB" w:rsidRDefault="00270DFB">
      <w:pPr>
        <w:tabs>
          <w:tab w:val="left" w:pos="360"/>
          <w:tab w:val="left" w:pos="8640"/>
        </w:tabs>
        <w:rPr>
          <w:rFonts w:ascii="Times New Roman" w:hAnsi="Times New Roman" w:cs="Times New Roman"/>
        </w:rPr>
        <w:pPrChange w:id="825" w:author="Thorson, James" w:date="2016-07-29T15:38:00Z">
          <w:pPr/>
        </w:pPrChange>
      </w:pPr>
      <w:r>
        <w:rPr>
          <w:rFonts w:ascii="Times New Roman" w:hAnsi="Times New Roman" w:cs="Times New Roman"/>
        </w:rPr>
        <w:t>Temporal interpretation – adds absolute number of fish each year to each site rather than relative change</w:t>
      </w:r>
    </w:p>
    <w:p w14:paraId="0E383E8C" w14:textId="77777777" w:rsidR="00A26989" w:rsidRDefault="00A26989">
      <w:pPr>
        <w:tabs>
          <w:tab w:val="left" w:pos="360"/>
          <w:tab w:val="left" w:pos="8640"/>
        </w:tabs>
        <w:rPr>
          <w:rFonts w:ascii="Times New Roman" w:hAnsi="Times New Roman" w:cs="Times New Roman"/>
        </w:rPr>
        <w:pPrChange w:id="826" w:author="Thorson, James" w:date="2016-07-29T15:38:00Z">
          <w:pPr/>
        </w:pPrChange>
      </w:pPr>
    </w:p>
    <w:p w14:paraId="1EC427AD" w14:textId="77777777" w:rsidR="00A26989" w:rsidRDefault="00A26989">
      <w:pPr>
        <w:tabs>
          <w:tab w:val="left" w:pos="360"/>
          <w:tab w:val="left" w:pos="8640"/>
        </w:tabs>
        <w:rPr>
          <w:rFonts w:ascii="Times New Roman" w:hAnsi="Times New Roman" w:cs="Times New Roman"/>
        </w:rPr>
        <w:pPrChange w:id="827" w:author="Thorson, James" w:date="2016-07-29T15:38:00Z">
          <w:pPr/>
        </w:pPrChange>
      </w:pPr>
    </w:p>
    <w:p w14:paraId="46333AE0" w14:textId="0C2B8343" w:rsidR="00A26989" w:rsidRDefault="00A26989">
      <w:pPr>
        <w:tabs>
          <w:tab w:val="left" w:pos="360"/>
          <w:tab w:val="left" w:pos="8640"/>
        </w:tabs>
        <w:rPr>
          <w:rFonts w:ascii="Times New Roman" w:hAnsi="Times New Roman" w:cs="Times New Roman"/>
        </w:rPr>
        <w:pPrChange w:id="828" w:author="Thorson, James" w:date="2016-07-29T15:38:00Z">
          <w:pPr/>
        </w:pPrChange>
      </w:pPr>
      <w:r>
        <w:rPr>
          <w:rFonts w:ascii="Times New Roman" w:hAnsi="Times New Roman" w:cs="Times New Roman"/>
        </w:rPr>
        <w:t>The fact that the non-spatial model was just as good as the spatial model at recovering the mean network abundance but had higher (worse) RMSE indicates that the non-spatial model does okay on average but is not as good at estimating abundance at individual locations.</w:t>
      </w:r>
      <w:r w:rsidR="00816A82">
        <w:rPr>
          <w:rFonts w:ascii="Times New Roman" w:hAnsi="Times New Roman" w:cs="Times New Roman"/>
        </w:rPr>
        <w:t xml:space="preserve"> This pattern of over homogenization of abundance estimates from the non-spatial model can be observed in figure 6.</w:t>
      </w:r>
      <w:r>
        <w:rPr>
          <w:rFonts w:ascii="Times New Roman" w:hAnsi="Times New Roman" w:cs="Times New Roman"/>
        </w:rPr>
        <w:t xml:space="preserve"> Many management actions occur at small scales and therefore understanding local population dynamics is important for prioritizing local actions and understanding the effects of those actions, particularly in an adaptive management framework. Such a situation could occur for decisions that are repeated and adjusted based on population responses such as stocking programs or setting stream-level fishing regulations (e.g. barbless hooks, catch-and-release, take limits). Even for one-time decisions such as in-stream habitat modification, and dam or culvert removal at a local site, it is important to have good estimates of local, rather than just watershed, abundance because the local change in abundance can help prioritize the location of the next project.</w:t>
      </w:r>
    </w:p>
    <w:p w14:paraId="36667F03" w14:textId="77777777" w:rsidR="00A26989" w:rsidRPr="001C52D5" w:rsidRDefault="00A26989">
      <w:pPr>
        <w:tabs>
          <w:tab w:val="left" w:pos="360"/>
          <w:tab w:val="left" w:pos="8640"/>
        </w:tabs>
        <w:rPr>
          <w:rFonts w:ascii="Times New Roman" w:hAnsi="Times New Roman" w:cs="Times New Roman"/>
        </w:rPr>
        <w:pPrChange w:id="829" w:author="Thorson, James" w:date="2016-07-29T15:38:00Z">
          <w:pPr/>
        </w:pPrChange>
      </w:pPr>
    </w:p>
    <w:p w14:paraId="6632CEC5" w14:textId="77777777" w:rsidR="00A26989" w:rsidRPr="00270DFB" w:rsidRDefault="00A26989">
      <w:pPr>
        <w:tabs>
          <w:tab w:val="left" w:pos="360"/>
          <w:tab w:val="left" w:pos="8640"/>
        </w:tabs>
        <w:rPr>
          <w:rFonts w:ascii="Times New Roman" w:hAnsi="Times New Roman" w:cs="Times New Roman"/>
        </w:rPr>
        <w:pPrChange w:id="830" w:author="Thorson, James" w:date="2016-07-29T15:38:00Z">
          <w:pPr/>
        </w:pPrChange>
      </w:pPr>
    </w:p>
    <w:p w14:paraId="200E1940" w14:textId="43691459" w:rsidR="00E225E7" w:rsidRPr="00221B95" w:rsidRDefault="00221B95">
      <w:pPr>
        <w:tabs>
          <w:tab w:val="left" w:pos="360"/>
          <w:tab w:val="left" w:pos="8640"/>
        </w:tabs>
        <w:rPr>
          <w:rFonts w:ascii="Times New Roman" w:hAnsi="Times New Roman" w:cs="Times New Roman"/>
        </w:rPr>
        <w:pPrChange w:id="831" w:author="Thorson, James" w:date="2016-07-29T15:38:00Z">
          <w:pPr/>
        </w:pPrChange>
      </w:pPr>
      <w:r>
        <w:rPr>
          <w:rFonts w:ascii="Times New Roman" w:hAnsi="Times New Roman" w:cs="Times New Roman"/>
        </w:rPr>
        <w:t xml:space="preserve">Reasons why </w:t>
      </w:r>
      <w:proofErr w:type="spellStart"/>
      <w:r>
        <w:rPr>
          <w:rFonts w:ascii="Times New Roman" w:hAnsi="Times New Roman" w:cs="Times New Roman"/>
        </w:rPr>
        <w:t>precip</w:t>
      </w:r>
      <w:proofErr w:type="spellEnd"/>
      <w:r>
        <w:rPr>
          <w:rFonts w:ascii="Times New Roman" w:hAnsi="Times New Roman" w:cs="Times New Roman"/>
        </w:rPr>
        <w:t xml:space="preserve"> not significant</w:t>
      </w:r>
    </w:p>
    <w:p w14:paraId="405EAD1E" w14:textId="77777777" w:rsidR="004358C6" w:rsidRDefault="004358C6">
      <w:pPr>
        <w:tabs>
          <w:tab w:val="left" w:pos="360"/>
          <w:tab w:val="left" w:pos="8640"/>
        </w:tabs>
        <w:rPr>
          <w:rFonts w:ascii="Times New Roman" w:hAnsi="Times New Roman" w:cs="Times New Roman"/>
          <w:b/>
        </w:rPr>
        <w:pPrChange w:id="832" w:author="Thorson, James" w:date="2016-07-29T15:38:00Z">
          <w:pPr/>
        </w:pPrChange>
      </w:pPr>
    </w:p>
    <w:p w14:paraId="0B242168" w14:textId="77777777" w:rsidR="004358C6" w:rsidRDefault="004358C6">
      <w:pPr>
        <w:tabs>
          <w:tab w:val="left" w:pos="360"/>
          <w:tab w:val="left" w:pos="8640"/>
        </w:tabs>
        <w:rPr>
          <w:rFonts w:ascii="Times New Roman" w:hAnsi="Times New Roman" w:cs="Times New Roman"/>
          <w:b/>
        </w:rPr>
        <w:pPrChange w:id="833" w:author="Thorson, James" w:date="2016-07-29T15:38:00Z">
          <w:pPr/>
        </w:pPrChange>
      </w:pPr>
    </w:p>
    <w:p w14:paraId="04224D87" w14:textId="77777777" w:rsidR="004358C6" w:rsidRPr="008C531D" w:rsidRDefault="004358C6">
      <w:pPr>
        <w:tabs>
          <w:tab w:val="left" w:pos="360"/>
          <w:tab w:val="left" w:pos="8640"/>
        </w:tabs>
        <w:rPr>
          <w:rFonts w:ascii="Times New Roman" w:hAnsi="Times New Roman" w:cs="Times New Roman"/>
          <w:b/>
        </w:rPr>
        <w:pPrChange w:id="834" w:author="Thorson, James" w:date="2016-07-29T15:38:00Z">
          <w:pPr/>
        </w:pPrChange>
      </w:pPr>
    </w:p>
    <w:p w14:paraId="57EB73CE" w14:textId="77777777" w:rsidR="00E225E7" w:rsidRPr="008C531D" w:rsidRDefault="00E225E7">
      <w:pPr>
        <w:tabs>
          <w:tab w:val="left" w:pos="360"/>
          <w:tab w:val="left" w:pos="8640"/>
        </w:tabs>
        <w:rPr>
          <w:rFonts w:ascii="Times New Roman" w:hAnsi="Times New Roman" w:cs="Times New Roman"/>
          <w:b/>
        </w:rPr>
        <w:pPrChange w:id="835" w:author="Thorson, James" w:date="2016-07-29T15:38:00Z">
          <w:pPr/>
        </w:pPrChange>
      </w:pPr>
      <w:r w:rsidRPr="008C531D">
        <w:rPr>
          <w:rFonts w:ascii="Times New Roman" w:hAnsi="Times New Roman" w:cs="Times New Roman"/>
          <w:b/>
        </w:rPr>
        <w:t>Acknowledgments</w:t>
      </w:r>
    </w:p>
    <w:p w14:paraId="7EC69194" w14:textId="77777777" w:rsidR="00E225E7" w:rsidRDefault="00E225E7">
      <w:pPr>
        <w:tabs>
          <w:tab w:val="left" w:pos="360"/>
          <w:tab w:val="left" w:pos="8640"/>
        </w:tabs>
        <w:rPr>
          <w:rFonts w:ascii="Times New Roman" w:hAnsi="Times New Roman" w:cs="Times New Roman"/>
          <w:b/>
        </w:rPr>
        <w:pPrChange w:id="836" w:author="Thorson, James" w:date="2016-07-29T15:38:00Z">
          <w:pPr/>
        </w:pPrChange>
      </w:pPr>
    </w:p>
    <w:p w14:paraId="01B4E9C1" w14:textId="6AB05CC3" w:rsidR="00BD68BF" w:rsidRPr="00BD68BF" w:rsidRDefault="00BD68BF">
      <w:pPr>
        <w:tabs>
          <w:tab w:val="left" w:pos="360"/>
          <w:tab w:val="left" w:pos="8640"/>
        </w:tabs>
        <w:rPr>
          <w:rFonts w:ascii="Times New Roman" w:hAnsi="Times New Roman" w:cs="Times New Roman"/>
        </w:rPr>
        <w:pPrChange w:id="837" w:author="Thorson, James" w:date="2016-07-29T15:38:00Z">
          <w:pPr/>
        </w:pPrChange>
      </w:pPr>
      <w:r>
        <w:rPr>
          <w:rFonts w:ascii="Times New Roman" w:hAnsi="Times New Roman" w:cs="Times New Roman"/>
        </w:rPr>
        <w:t>Pennsylvania Boat a</w:t>
      </w:r>
      <w:r w:rsidR="00804588">
        <w:rPr>
          <w:rFonts w:ascii="Times New Roman" w:hAnsi="Times New Roman" w:cs="Times New Roman"/>
        </w:rPr>
        <w:t>nd Fish Commission. E.</w:t>
      </w:r>
      <w:r>
        <w:rPr>
          <w:rFonts w:ascii="Times New Roman" w:hAnsi="Times New Roman" w:cs="Times New Roman"/>
        </w:rPr>
        <w:t xml:space="preserve"> Childress for discussions related to the use of data and inference from the models.</w:t>
      </w:r>
    </w:p>
    <w:p w14:paraId="14783D79" w14:textId="77777777" w:rsidR="00BD68BF" w:rsidRDefault="00BD68BF">
      <w:pPr>
        <w:tabs>
          <w:tab w:val="left" w:pos="360"/>
          <w:tab w:val="left" w:pos="8640"/>
        </w:tabs>
        <w:rPr>
          <w:rFonts w:ascii="Times New Roman" w:hAnsi="Times New Roman" w:cs="Times New Roman"/>
          <w:b/>
        </w:rPr>
        <w:pPrChange w:id="838" w:author="Thorson, James" w:date="2016-07-29T15:38:00Z">
          <w:pPr/>
        </w:pPrChange>
      </w:pPr>
    </w:p>
    <w:p w14:paraId="720C8E8E" w14:textId="77777777" w:rsidR="004358C6" w:rsidRPr="008C531D" w:rsidRDefault="004358C6">
      <w:pPr>
        <w:tabs>
          <w:tab w:val="left" w:pos="360"/>
          <w:tab w:val="left" w:pos="8640"/>
        </w:tabs>
        <w:rPr>
          <w:rFonts w:ascii="Times New Roman" w:hAnsi="Times New Roman" w:cs="Times New Roman"/>
          <w:b/>
        </w:rPr>
        <w:pPrChange w:id="839" w:author="Thorson, James" w:date="2016-07-29T15:38:00Z">
          <w:pPr/>
        </w:pPrChange>
      </w:pPr>
    </w:p>
    <w:p w14:paraId="22CBE29D" w14:textId="77777777" w:rsidR="00E225E7" w:rsidRDefault="00E225E7">
      <w:pPr>
        <w:tabs>
          <w:tab w:val="left" w:pos="360"/>
          <w:tab w:val="left" w:pos="8640"/>
        </w:tabs>
        <w:rPr>
          <w:rFonts w:ascii="Times New Roman" w:hAnsi="Times New Roman" w:cs="Times New Roman"/>
          <w:b/>
        </w:rPr>
        <w:pPrChange w:id="840" w:author="Thorson, James" w:date="2016-07-29T15:38:00Z">
          <w:pPr/>
        </w:pPrChange>
      </w:pPr>
      <w:r w:rsidRPr="008C531D">
        <w:rPr>
          <w:rFonts w:ascii="Times New Roman" w:hAnsi="Times New Roman" w:cs="Times New Roman"/>
          <w:b/>
        </w:rPr>
        <w:t>Literature Cited</w:t>
      </w:r>
    </w:p>
    <w:p w14:paraId="632AFFBB" w14:textId="77777777" w:rsidR="005665A2" w:rsidRDefault="005665A2">
      <w:pPr>
        <w:tabs>
          <w:tab w:val="left" w:pos="360"/>
          <w:tab w:val="left" w:pos="8640"/>
        </w:tabs>
        <w:rPr>
          <w:rFonts w:ascii="Times New Roman" w:hAnsi="Times New Roman" w:cs="Times New Roman"/>
          <w:b/>
        </w:rPr>
        <w:pPrChange w:id="841" w:author="Thorson, James" w:date="2016-07-29T15:38:00Z">
          <w:pPr/>
        </w:pPrChange>
      </w:pPr>
    </w:p>
    <w:p w14:paraId="03A188D9" w14:textId="77777777" w:rsidR="005665A2" w:rsidRDefault="005665A2">
      <w:pPr>
        <w:tabs>
          <w:tab w:val="left" w:pos="360"/>
          <w:tab w:val="left" w:pos="8640"/>
        </w:tabs>
        <w:rPr>
          <w:rFonts w:ascii="Times New Roman" w:hAnsi="Times New Roman" w:cs="Times New Roman"/>
          <w:b/>
        </w:rPr>
        <w:pPrChange w:id="842" w:author="Thorson, James" w:date="2016-07-29T15:38:00Z">
          <w:pPr/>
        </w:pPrChange>
      </w:pPr>
    </w:p>
    <w:p w14:paraId="670B8D20" w14:textId="31FE6AEB" w:rsidR="005665A2" w:rsidRDefault="005049AB">
      <w:pPr>
        <w:tabs>
          <w:tab w:val="left" w:pos="360"/>
          <w:tab w:val="left" w:pos="8640"/>
        </w:tabs>
        <w:rPr>
          <w:rFonts w:ascii="Times New Roman" w:hAnsi="Times New Roman" w:cs="Times New Roman"/>
          <w:b/>
        </w:rPr>
        <w:pPrChange w:id="843" w:author="Thorson, James" w:date="2016-07-29T15:38:00Z">
          <w:pPr/>
        </w:pPrChange>
      </w:pPr>
      <w:commentRangeStart w:id="844"/>
      <w:r>
        <w:rPr>
          <w:rFonts w:ascii="Times New Roman" w:hAnsi="Times New Roman" w:cs="Times New Roman"/>
          <w:b/>
        </w:rPr>
        <w:t>Tables</w:t>
      </w:r>
      <w:commentRangeEnd w:id="844"/>
      <w:r w:rsidR="00681C16">
        <w:rPr>
          <w:rStyle w:val="CommentReference"/>
        </w:rPr>
        <w:commentReference w:id="844"/>
      </w:r>
    </w:p>
    <w:p w14:paraId="773B1E18" w14:textId="77777777" w:rsidR="005049AB" w:rsidRDefault="005049AB">
      <w:pPr>
        <w:tabs>
          <w:tab w:val="left" w:pos="360"/>
          <w:tab w:val="left" w:pos="8640"/>
        </w:tabs>
        <w:rPr>
          <w:rFonts w:ascii="Times New Roman" w:hAnsi="Times New Roman" w:cs="Times New Roman"/>
          <w:b/>
        </w:rPr>
        <w:pPrChange w:id="845" w:author="Thorson, James" w:date="2016-07-29T15:38:00Z">
          <w:pPr/>
        </w:pPrChange>
      </w:pPr>
    </w:p>
    <w:p w14:paraId="44FDFF5D" w14:textId="7AC93265" w:rsidR="005049AB" w:rsidRPr="005049AB" w:rsidRDefault="005049AB">
      <w:pPr>
        <w:tabs>
          <w:tab w:val="left" w:pos="360"/>
          <w:tab w:val="left" w:pos="8640"/>
        </w:tabs>
        <w:rPr>
          <w:rFonts w:ascii="Times New Roman" w:hAnsi="Times New Roman" w:cs="Times New Roman"/>
        </w:rPr>
        <w:pPrChange w:id="846" w:author="Thorson, James" w:date="2016-07-29T15:38:00Z">
          <w:pPr/>
        </w:pPrChange>
      </w:pPr>
      <w:proofErr w:type="gramStart"/>
      <w:r>
        <w:rPr>
          <w:rFonts w:ascii="Times New Roman" w:hAnsi="Times New Roman" w:cs="Times New Roman"/>
        </w:rPr>
        <w:lastRenderedPageBreak/>
        <w:t>Table ##.</w:t>
      </w:r>
      <w:proofErr w:type="gramEnd"/>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5F3A7012" w14:textId="77777777" w:rsidR="005049AB" w:rsidRDefault="005049AB">
      <w:pPr>
        <w:tabs>
          <w:tab w:val="left" w:pos="360"/>
          <w:tab w:val="left" w:pos="8640"/>
        </w:tabs>
        <w:rPr>
          <w:rFonts w:ascii="Times New Roman" w:hAnsi="Times New Roman" w:cs="Times New Roman"/>
        </w:rPr>
        <w:pPrChange w:id="847" w:author="Thorson, James" w:date="2016-07-29T15:38:00Z">
          <w:pPr/>
        </w:pPrChange>
      </w:pPr>
    </w:p>
    <w:tbl>
      <w:tblPr>
        <w:tblW w:w="0" w:type="pct"/>
        <w:tblLook w:val="07E0" w:firstRow="1" w:lastRow="1" w:firstColumn="1" w:lastColumn="1" w:noHBand="1" w:noVBand="1"/>
      </w:tblPr>
      <w:tblGrid>
        <w:gridCol w:w="4336"/>
        <w:gridCol w:w="763"/>
        <w:gridCol w:w="756"/>
        <w:gridCol w:w="756"/>
      </w:tblGrid>
      <w:tr w:rsidR="005049AB" w:rsidRPr="005C4C88" w14:paraId="65580AE6" w14:textId="77777777" w:rsidTr="00D610F4">
        <w:tc>
          <w:tcPr>
            <w:tcW w:w="0" w:type="auto"/>
            <w:tcBorders>
              <w:bottom w:val="single" w:sz="0" w:space="0" w:color="auto"/>
            </w:tcBorders>
            <w:vAlign w:val="bottom"/>
          </w:tcPr>
          <w:p w14:paraId="5FEA41D9" w14:textId="77777777" w:rsidR="005049AB" w:rsidRPr="005C4C88" w:rsidRDefault="005049AB">
            <w:pPr>
              <w:tabs>
                <w:tab w:val="left" w:pos="360"/>
                <w:tab w:val="left" w:pos="8640"/>
              </w:tabs>
              <w:rPr>
                <w:rFonts w:ascii="Times New Roman" w:hAnsi="Times New Roman" w:cs="Times New Roman"/>
              </w:rPr>
              <w:pPrChange w:id="848" w:author="Thorson, James" w:date="2016-07-29T15:38:00Z">
                <w:pPr/>
              </w:pPrChange>
            </w:pPr>
            <w:r w:rsidRPr="005C4C88">
              <w:rPr>
                <w:rFonts w:ascii="Times New Roman" w:hAnsi="Times New Roman" w:cs="Times New Roman"/>
              </w:rPr>
              <w:t>Variable</w:t>
            </w:r>
          </w:p>
        </w:tc>
        <w:tc>
          <w:tcPr>
            <w:tcW w:w="0" w:type="auto"/>
            <w:tcBorders>
              <w:bottom w:val="single" w:sz="0" w:space="0" w:color="auto"/>
            </w:tcBorders>
            <w:vAlign w:val="bottom"/>
          </w:tcPr>
          <w:p w14:paraId="38ECFD78" w14:textId="77777777" w:rsidR="005049AB" w:rsidRPr="005C4C88" w:rsidRDefault="005049AB">
            <w:pPr>
              <w:tabs>
                <w:tab w:val="left" w:pos="360"/>
                <w:tab w:val="left" w:pos="8640"/>
              </w:tabs>
              <w:rPr>
                <w:rFonts w:ascii="Times New Roman" w:hAnsi="Times New Roman" w:cs="Times New Roman"/>
              </w:rPr>
              <w:pPrChange w:id="849" w:author="Thorson, James" w:date="2016-07-29T15:38:00Z">
                <w:pPr/>
              </w:pPrChange>
            </w:pPr>
            <w:r w:rsidRPr="005C4C88">
              <w:rPr>
                <w:rFonts w:ascii="Times New Roman" w:hAnsi="Times New Roman" w:cs="Times New Roman"/>
              </w:rPr>
              <w:t>Mean</w:t>
            </w:r>
          </w:p>
        </w:tc>
        <w:tc>
          <w:tcPr>
            <w:tcW w:w="0" w:type="auto"/>
            <w:tcBorders>
              <w:bottom w:val="single" w:sz="0" w:space="0" w:color="auto"/>
            </w:tcBorders>
            <w:vAlign w:val="bottom"/>
          </w:tcPr>
          <w:p w14:paraId="76C4C40D" w14:textId="77777777" w:rsidR="005049AB" w:rsidRPr="005C4C88" w:rsidRDefault="005049AB">
            <w:pPr>
              <w:tabs>
                <w:tab w:val="left" w:pos="360"/>
                <w:tab w:val="left" w:pos="8640"/>
              </w:tabs>
              <w:rPr>
                <w:rFonts w:ascii="Times New Roman" w:hAnsi="Times New Roman" w:cs="Times New Roman"/>
              </w:rPr>
              <w:pPrChange w:id="850" w:author="Thorson, James" w:date="2016-07-29T15:38:00Z">
                <w:pPr/>
              </w:pPrChange>
            </w:pPr>
            <w:r w:rsidRPr="005C4C88">
              <w:rPr>
                <w:rFonts w:ascii="Times New Roman" w:hAnsi="Times New Roman" w:cs="Times New Roman"/>
              </w:rPr>
              <w:t>Min</w:t>
            </w:r>
          </w:p>
        </w:tc>
        <w:tc>
          <w:tcPr>
            <w:tcW w:w="0" w:type="auto"/>
            <w:tcBorders>
              <w:bottom w:val="single" w:sz="0" w:space="0" w:color="auto"/>
            </w:tcBorders>
            <w:vAlign w:val="bottom"/>
          </w:tcPr>
          <w:p w14:paraId="75A2104B" w14:textId="77777777" w:rsidR="005049AB" w:rsidRPr="005C4C88" w:rsidRDefault="005049AB">
            <w:pPr>
              <w:tabs>
                <w:tab w:val="left" w:pos="360"/>
                <w:tab w:val="left" w:pos="8640"/>
              </w:tabs>
              <w:rPr>
                <w:rFonts w:ascii="Times New Roman" w:hAnsi="Times New Roman" w:cs="Times New Roman"/>
              </w:rPr>
              <w:pPrChange w:id="851" w:author="Thorson, James" w:date="2016-07-29T15:38:00Z">
                <w:pPr/>
              </w:pPrChange>
            </w:pPr>
            <w:r w:rsidRPr="005C4C88">
              <w:rPr>
                <w:rFonts w:ascii="Times New Roman" w:hAnsi="Times New Roman" w:cs="Times New Roman"/>
              </w:rPr>
              <w:t>Max</w:t>
            </w:r>
          </w:p>
        </w:tc>
      </w:tr>
      <w:tr w:rsidR="005049AB" w:rsidRPr="005C4C88" w14:paraId="19F6D106" w14:textId="77777777" w:rsidTr="00D610F4">
        <w:tc>
          <w:tcPr>
            <w:tcW w:w="0" w:type="auto"/>
          </w:tcPr>
          <w:p w14:paraId="7DA70AEB" w14:textId="77777777" w:rsidR="005049AB" w:rsidRPr="005C4C88" w:rsidRDefault="005049AB">
            <w:pPr>
              <w:tabs>
                <w:tab w:val="left" w:pos="360"/>
                <w:tab w:val="left" w:pos="8640"/>
              </w:tabs>
              <w:rPr>
                <w:rFonts w:ascii="Times New Roman" w:hAnsi="Times New Roman" w:cs="Times New Roman"/>
              </w:rPr>
              <w:pPrChange w:id="852" w:author="Thorson, James" w:date="2016-07-29T15:38:00Z">
                <w:pPr/>
              </w:pPrChange>
            </w:pPr>
            <w:r>
              <w:rPr>
                <w:rFonts w:ascii="Times New Roman" w:hAnsi="Times New Roman" w:cs="Times New Roman"/>
              </w:rPr>
              <w:t>Percent forest cover (%)</w:t>
            </w:r>
          </w:p>
        </w:tc>
        <w:tc>
          <w:tcPr>
            <w:tcW w:w="0" w:type="auto"/>
          </w:tcPr>
          <w:p w14:paraId="0C5AD2C2" w14:textId="77777777" w:rsidR="005049AB" w:rsidRPr="005C4C88" w:rsidRDefault="005049AB">
            <w:pPr>
              <w:tabs>
                <w:tab w:val="left" w:pos="360"/>
                <w:tab w:val="left" w:pos="8640"/>
              </w:tabs>
              <w:rPr>
                <w:rFonts w:ascii="Times New Roman" w:hAnsi="Times New Roman" w:cs="Times New Roman"/>
              </w:rPr>
              <w:pPrChange w:id="853" w:author="Thorson, James" w:date="2016-07-29T15:38:00Z">
                <w:pPr/>
              </w:pPrChange>
            </w:pPr>
            <w:r w:rsidRPr="005C4C88">
              <w:rPr>
                <w:rFonts w:ascii="Times New Roman" w:hAnsi="Times New Roman" w:cs="Times New Roman"/>
              </w:rPr>
              <w:t>79.15</w:t>
            </w:r>
          </w:p>
        </w:tc>
        <w:tc>
          <w:tcPr>
            <w:tcW w:w="0" w:type="auto"/>
          </w:tcPr>
          <w:p w14:paraId="135419D9" w14:textId="77777777" w:rsidR="005049AB" w:rsidRPr="005C4C88" w:rsidRDefault="005049AB">
            <w:pPr>
              <w:tabs>
                <w:tab w:val="left" w:pos="360"/>
                <w:tab w:val="left" w:pos="8640"/>
              </w:tabs>
              <w:rPr>
                <w:rFonts w:ascii="Times New Roman" w:hAnsi="Times New Roman" w:cs="Times New Roman"/>
              </w:rPr>
              <w:pPrChange w:id="854" w:author="Thorson, James" w:date="2016-07-29T15:38:00Z">
                <w:pPr/>
              </w:pPrChange>
            </w:pPr>
            <w:r w:rsidRPr="005C4C88">
              <w:rPr>
                <w:rFonts w:ascii="Times New Roman" w:hAnsi="Times New Roman" w:cs="Times New Roman"/>
              </w:rPr>
              <w:t>0</w:t>
            </w:r>
          </w:p>
        </w:tc>
        <w:tc>
          <w:tcPr>
            <w:tcW w:w="0" w:type="auto"/>
          </w:tcPr>
          <w:p w14:paraId="1C70443E" w14:textId="77777777" w:rsidR="005049AB" w:rsidRPr="005C4C88" w:rsidRDefault="005049AB">
            <w:pPr>
              <w:tabs>
                <w:tab w:val="left" w:pos="360"/>
                <w:tab w:val="left" w:pos="8640"/>
              </w:tabs>
              <w:rPr>
                <w:rFonts w:ascii="Times New Roman" w:hAnsi="Times New Roman" w:cs="Times New Roman"/>
              </w:rPr>
              <w:pPrChange w:id="855" w:author="Thorson, James" w:date="2016-07-29T15:38:00Z">
                <w:pPr/>
              </w:pPrChange>
            </w:pPr>
            <w:r w:rsidRPr="005C4C88">
              <w:rPr>
                <w:rFonts w:ascii="Times New Roman" w:hAnsi="Times New Roman" w:cs="Times New Roman"/>
              </w:rPr>
              <w:t>100</w:t>
            </w:r>
          </w:p>
        </w:tc>
      </w:tr>
      <w:tr w:rsidR="005049AB" w:rsidRPr="005C4C88" w14:paraId="22DCB204" w14:textId="77777777" w:rsidTr="00D610F4">
        <w:tc>
          <w:tcPr>
            <w:tcW w:w="0" w:type="auto"/>
          </w:tcPr>
          <w:p w14:paraId="2CBD8622" w14:textId="77777777" w:rsidR="005049AB" w:rsidRPr="005C4C88" w:rsidRDefault="005049AB">
            <w:pPr>
              <w:tabs>
                <w:tab w:val="left" w:pos="360"/>
                <w:tab w:val="left" w:pos="8640"/>
              </w:tabs>
              <w:rPr>
                <w:rFonts w:ascii="Times New Roman" w:hAnsi="Times New Roman" w:cs="Times New Roman"/>
              </w:rPr>
              <w:pPrChange w:id="856" w:author="Thorson, James" w:date="2016-07-29T15:38:00Z">
                <w:pPr/>
              </w:pPrChange>
            </w:pPr>
            <w:r>
              <w:rPr>
                <w:rFonts w:ascii="Times New Roman" w:hAnsi="Times New Roman" w:cs="Times New Roman"/>
              </w:rPr>
              <w:t>Percent surficial coarseness (AB?)</w:t>
            </w:r>
          </w:p>
        </w:tc>
        <w:tc>
          <w:tcPr>
            <w:tcW w:w="0" w:type="auto"/>
          </w:tcPr>
          <w:p w14:paraId="7DCF8D9B" w14:textId="77777777" w:rsidR="005049AB" w:rsidRPr="005C4C88" w:rsidRDefault="005049AB">
            <w:pPr>
              <w:tabs>
                <w:tab w:val="left" w:pos="360"/>
                <w:tab w:val="left" w:pos="8640"/>
              </w:tabs>
              <w:rPr>
                <w:rFonts w:ascii="Times New Roman" w:hAnsi="Times New Roman" w:cs="Times New Roman"/>
              </w:rPr>
              <w:pPrChange w:id="857" w:author="Thorson, James" w:date="2016-07-29T15:38:00Z">
                <w:pPr/>
              </w:pPrChange>
            </w:pPr>
            <w:r w:rsidRPr="005C4C88">
              <w:rPr>
                <w:rFonts w:ascii="Times New Roman" w:hAnsi="Times New Roman" w:cs="Times New Roman"/>
              </w:rPr>
              <w:t>6.62</w:t>
            </w:r>
          </w:p>
        </w:tc>
        <w:tc>
          <w:tcPr>
            <w:tcW w:w="0" w:type="auto"/>
          </w:tcPr>
          <w:p w14:paraId="1E78698C" w14:textId="77777777" w:rsidR="005049AB" w:rsidRPr="005C4C88" w:rsidRDefault="005049AB">
            <w:pPr>
              <w:tabs>
                <w:tab w:val="left" w:pos="360"/>
                <w:tab w:val="left" w:pos="8640"/>
              </w:tabs>
              <w:rPr>
                <w:rFonts w:ascii="Times New Roman" w:hAnsi="Times New Roman" w:cs="Times New Roman"/>
              </w:rPr>
              <w:pPrChange w:id="858" w:author="Thorson, James" w:date="2016-07-29T15:38:00Z">
                <w:pPr/>
              </w:pPrChange>
            </w:pPr>
            <w:r w:rsidRPr="005C4C88">
              <w:rPr>
                <w:rFonts w:ascii="Times New Roman" w:hAnsi="Times New Roman" w:cs="Times New Roman"/>
              </w:rPr>
              <w:t>0</w:t>
            </w:r>
          </w:p>
        </w:tc>
        <w:tc>
          <w:tcPr>
            <w:tcW w:w="0" w:type="auto"/>
          </w:tcPr>
          <w:p w14:paraId="0C75EB9E" w14:textId="77777777" w:rsidR="005049AB" w:rsidRPr="005C4C88" w:rsidRDefault="005049AB">
            <w:pPr>
              <w:tabs>
                <w:tab w:val="left" w:pos="360"/>
                <w:tab w:val="left" w:pos="8640"/>
              </w:tabs>
              <w:rPr>
                <w:rFonts w:ascii="Times New Roman" w:hAnsi="Times New Roman" w:cs="Times New Roman"/>
              </w:rPr>
              <w:pPrChange w:id="859" w:author="Thorson, James" w:date="2016-07-29T15:38:00Z">
                <w:pPr/>
              </w:pPrChange>
            </w:pPr>
            <w:r w:rsidRPr="005C4C88">
              <w:rPr>
                <w:rFonts w:ascii="Times New Roman" w:hAnsi="Times New Roman" w:cs="Times New Roman"/>
              </w:rPr>
              <w:t>100</w:t>
            </w:r>
          </w:p>
        </w:tc>
      </w:tr>
      <w:tr w:rsidR="005049AB" w:rsidRPr="005C4C88" w14:paraId="38FBBDB0" w14:textId="77777777" w:rsidTr="00D610F4">
        <w:tc>
          <w:tcPr>
            <w:tcW w:w="0" w:type="auto"/>
          </w:tcPr>
          <w:p w14:paraId="07A5FDFA" w14:textId="77777777" w:rsidR="005049AB" w:rsidRPr="005C4C88" w:rsidRDefault="005049AB">
            <w:pPr>
              <w:tabs>
                <w:tab w:val="left" w:pos="360"/>
                <w:tab w:val="left" w:pos="8640"/>
              </w:tabs>
              <w:rPr>
                <w:rFonts w:ascii="Times New Roman" w:hAnsi="Times New Roman" w:cs="Times New Roman"/>
              </w:rPr>
              <w:pPrChange w:id="860" w:author="Thorson, James" w:date="2016-07-29T15:38:00Z">
                <w:pPr/>
              </w:pPrChange>
            </w:pPr>
            <w:r>
              <w:rPr>
                <w:rFonts w:ascii="Times New Roman" w:hAnsi="Times New Roman" w:cs="Times New Roman"/>
              </w:rPr>
              <w:t>Previous summer mean temperature (C)</w:t>
            </w:r>
          </w:p>
        </w:tc>
        <w:tc>
          <w:tcPr>
            <w:tcW w:w="0" w:type="auto"/>
          </w:tcPr>
          <w:p w14:paraId="060D0DFB" w14:textId="77777777" w:rsidR="005049AB" w:rsidRPr="005C4C88" w:rsidRDefault="005049AB">
            <w:pPr>
              <w:tabs>
                <w:tab w:val="left" w:pos="360"/>
                <w:tab w:val="left" w:pos="8640"/>
              </w:tabs>
              <w:rPr>
                <w:rFonts w:ascii="Times New Roman" w:hAnsi="Times New Roman" w:cs="Times New Roman"/>
              </w:rPr>
              <w:pPrChange w:id="861" w:author="Thorson, James" w:date="2016-07-29T15:38:00Z">
                <w:pPr/>
              </w:pPrChange>
            </w:pPr>
            <w:r w:rsidRPr="005C4C88">
              <w:rPr>
                <w:rFonts w:ascii="Times New Roman" w:hAnsi="Times New Roman" w:cs="Times New Roman"/>
              </w:rPr>
              <w:t>17.74</w:t>
            </w:r>
          </w:p>
        </w:tc>
        <w:tc>
          <w:tcPr>
            <w:tcW w:w="0" w:type="auto"/>
          </w:tcPr>
          <w:p w14:paraId="3DDE0577" w14:textId="77777777" w:rsidR="005049AB" w:rsidRPr="005C4C88" w:rsidRDefault="005049AB">
            <w:pPr>
              <w:tabs>
                <w:tab w:val="left" w:pos="360"/>
                <w:tab w:val="left" w:pos="8640"/>
              </w:tabs>
              <w:rPr>
                <w:rFonts w:ascii="Times New Roman" w:hAnsi="Times New Roman" w:cs="Times New Roman"/>
              </w:rPr>
              <w:pPrChange w:id="862" w:author="Thorson, James" w:date="2016-07-29T15:38:00Z">
                <w:pPr/>
              </w:pPrChange>
            </w:pPr>
            <w:r w:rsidRPr="005C4C88">
              <w:rPr>
                <w:rFonts w:ascii="Times New Roman" w:hAnsi="Times New Roman" w:cs="Times New Roman"/>
              </w:rPr>
              <w:t>15.21</w:t>
            </w:r>
          </w:p>
        </w:tc>
        <w:tc>
          <w:tcPr>
            <w:tcW w:w="0" w:type="auto"/>
          </w:tcPr>
          <w:p w14:paraId="09847150" w14:textId="77777777" w:rsidR="005049AB" w:rsidRPr="005C4C88" w:rsidRDefault="005049AB">
            <w:pPr>
              <w:tabs>
                <w:tab w:val="left" w:pos="360"/>
                <w:tab w:val="left" w:pos="8640"/>
              </w:tabs>
              <w:rPr>
                <w:rFonts w:ascii="Times New Roman" w:hAnsi="Times New Roman" w:cs="Times New Roman"/>
              </w:rPr>
              <w:pPrChange w:id="863" w:author="Thorson, James" w:date="2016-07-29T15:38:00Z">
                <w:pPr/>
              </w:pPrChange>
            </w:pPr>
            <w:r w:rsidRPr="005C4C88">
              <w:rPr>
                <w:rFonts w:ascii="Times New Roman" w:hAnsi="Times New Roman" w:cs="Times New Roman"/>
              </w:rPr>
              <w:t>21.66</w:t>
            </w:r>
          </w:p>
        </w:tc>
      </w:tr>
      <w:tr w:rsidR="005049AB" w:rsidRPr="005C4C88" w14:paraId="6C344B93" w14:textId="77777777" w:rsidTr="00D610F4">
        <w:tc>
          <w:tcPr>
            <w:tcW w:w="0" w:type="auto"/>
          </w:tcPr>
          <w:p w14:paraId="2CA8E88C" w14:textId="77777777" w:rsidR="005049AB" w:rsidRPr="005C4C88" w:rsidRDefault="005049AB">
            <w:pPr>
              <w:tabs>
                <w:tab w:val="left" w:pos="360"/>
                <w:tab w:val="left" w:pos="8640"/>
              </w:tabs>
              <w:rPr>
                <w:rFonts w:ascii="Times New Roman" w:hAnsi="Times New Roman" w:cs="Times New Roman"/>
              </w:rPr>
              <w:pPrChange w:id="864" w:author="Thorson, James" w:date="2016-07-29T15:38:00Z">
                <w:pPr/>
              </w:pPrChange>
            </w:pPr>
            <w:r>
              <w:rPr>
                <w:rFonts w:ascii="Times New Roman" w:hAnsi="Times New Roman" w:cs="Times New Roman"/>
              </w:rPr>
              <w:t>Previous fall mean temperature (C)</w:t>
            </w:r>
          </w:p>
        </w:tc>
        <w:tc>
          <w:tcPr>
            <w:tcW w:w="0" w:type="auto"/>
          </w:tcPr>
          <w:p w14:paraId="66EE1401" w14:textId="77777777" w:rsidR="005049AB" w:rsidRPr="005C4C88" w:rsidRDefault="005049AB">
            <w:pPr>
              <w:tabs>
                <w:tab w:val="left" w:pos="360"/>
                <w:tab w:val="left" w:pos="8640"/>
              </w:tabs>
              <w:rPr>
                <w:rFonts w:ascii="Times New Roman" w:hAnsi="Times New Roman" w:cs="Times New Roman"/>
              </w:rPr>
              <w:pPrChange w:id="865" w:author="Thorson, James" w:date="2016-07-29T15:38:00Z">
                <w:pPr/>
              </w:pPrChange>
            </w:pPr>
            <w:r w:rsidRPr="005C4C88">
              <w:rPr>
                <w:rFonts w:ascii="Times New Roman" w:hAnsi="Times New Roman" w:cs="Times New Roman"/>
              </w:rPr>
              <w:t>3.49</w:t>
            </w:r>
          </w:p>
        </w:tc>
        <w:tc>
          <w:tcPr>
            <w:tcW w:w="0" w:type="auto"/>
          </w:tcPr>
          <w:p w14:paraId="56825FB3" w14:textId="77777777" w:rsidR="005049AB" w:rsidRPr="005C4C88" w:rsidRDefault="005049AB">
            <w:pPr>
              <w:tabs>
                <w:tab w:val="left" w:pos="360"/>
                <w:tab w:val="left" w:pos="8640"/>
              </w:tabs>
              <w:rPr>
                <w:rFonts w:ascii="Times New Roman" w:hAnsi="Times New Roman" w:cs="Times New Roman"/>
              </w:rPr>
              <w:pPrChange w:id="866" w:author="Thorson, James" w:date="2016-07-29T15:38:00Z">
                <w:pPr/>
              </w:pPrChange>
            </w:pPr>
            <w:r w:rsidRPr="005C4C88">
              <w:rPr>
                <w:rFonts w:ascii="Times New Roman" w:hAnsi="Times New Roman" w:cs="Times New Roman"/>
              </w:rPr>
              <w:t>-0.09</w:t>
            </w:r>
          </w:p>
        </w:tc>
        <w:tc>
          <w:tcPr>
            <w:tcW w:w="0" w:type="auto"/>
          </w:tcPr>
          <w:p w14:paraId="629E4119" w14:textId="77777777" w:rsidR="005049AB" w:rsidRPr="005C4C88" w:rsidRDefault="005049AB">
            <w:pPr>
              <w:tabs>
                <w:tab w:val="left" w:pos="360"/>
                <w:tab w:val="left" w:pos="8640"/>
              </w:tabs>
              <w:rPr>
                <w:rFonts w:ascii="Times New Roman" w:hAnsi="Times New Roman" w:cs="Times New Roman"/>
              </w:rPr>
              <w:pPrChange w:id="867" w:author="Thorson, James" w:date="2016-07-29T15:38:00Z">
                <w:pPr/>
              </w:pPrChange>
            </w:pPr>
            <w:r w:rsidRPr="005C4C88">
              <w:rPr>
                <w:rFonts w:ascii="Times New Roman" w:hAnsi="Times New Roman" w:cs="Times New Roman"/>
              </w:rPr>
              <w:t>7.3</w:t>
            </w:r>
          </w:p>
        </w:tc>
      </w:tr>
      <w:tr w:rsidR="005049AB" w:rsidRPr="005C4C88" w14:paraId="327108BB" w14:textId="77777777" w:rsidTr="00D610F4">
        <w:tc>
          <w:tcPr>
            <w:tcW w:w="0" w:type="auto"/>
          </w:tcPr>
          <w:p w14:paraId="2D442B08" w14:textId="77777777" w:rsidR="005049AB" w:rsidRPr="005C4C88" w:rsidRDefault="005049AB">
            <w:pPr>
              <w:tabs>
                <w:tab w:val="left" w:pos="360"/>
                <w:tab w:val="left" w:pos="8640"/>
              </w:tabs>
              <w:rPr>
                <w:rFonts w:ascii="Times New Roman" w:hAnsi="Times New Roman" w:cs="Times New Roman"/>
              </w:rPr>
              <w:pPrChange w:id="868" w:author="Thorson, James" w:date="2016-07-29T15:38:00Z">
                <w:pPr/>
              </w:pPrChange>
            </w:pPr>
            <w:r>
              <w:rPr>
                <w:rFonts w:ascii="Times New Roman" w:hAnsi="Times New Roman" w:cs="Times New Roman"/>
              </w:rPr>
              <w:t>Winter mean temperature (C)</w:t>
            </w:r>
          </w:p>
        </w:tc>
        <w:tc>
          <w:tcPr>
            <w:tcW w:w="0" w:type="auto"/>
          </w:tcPr>
          <w:p w14:paraId="2B33A9A6" w14:textId="77777777" w:rsidR="005049AB" w:rsidRPr="005C4C88" w:rsidRDefault="005049AB">
            <w:pPr>
              <w:tabs>
                <w:tab w:val="left" w:pos="360"/>
                <w:tab w:val="left" w:pos="8640"/>
              </w:tabs>
              <w:rPr>
                <w:rFonts w:ascii="Times New Roman" w:hAnsi="Times New Roman" w:cs="Times New Roman"/>
              </w:rPr>
              <w:pPrChange w:id="869" w:author="Thorson, James" w:date="2016-07-29T15:38:00Z">
                <w:pPr/>
              </w:pPrChange>
            </w:pPr>
            <w:r w:rsidRPr="005C4C88">
              <w:rPr>
                <w:rFonts w:ascii="Times New Roman" w:hAnsi="Times New Roman" w:cs="Times New Roman"/>
              </w:rPr>
              <w:t>-1.77</w:t>
            </w:r>
          </w:p>
        </w:tc>
        <w:tc>
          <w:tcPr>
            <w:tcW w:w="0" w:type="auto"/>
          </w:tcPr>
          <w:p w14:paraId="780013AD" w14:textId="77777777" w:rsidR="005049AB" w:rsidRPr="005C4C88" w:rsidRDefault="005049AB">
            <w:pPr>
              <w:tabs>
                <w:tab w:val="left" w:pos="360"/>
                <w:tab w:val="left" w:pos="8640"/>
              </w:tabs>
              <w:rPr>
                <w:rFonts w:ascii="Times New Roman" w:hAnsi="Times New Roman" w:cs="Times New Roman"/>
              </w:rPr>
              <w:pPrChange w:id="870" w:author="Thorson, James" w:date="2016-07-29T15:38:00Z">
                <w:pPr/>
              </w:pPrChange>
            </w:pPr>
            <w:r w:rsidRPr="005C4C88">
              <w:rPr>
                <w:rFonts w:ascii="Times New Roman" w:hAnsi="Times New Roman" w:cs="Times New Roman"/>
              </w:rPr>
              <w:t>-7.99</w:t>
            </w:r>
          </w:p>
        </w:tc>
        <w:tc>
          <w:tcPr>
            <w:tcW w:w="0" w:type="auto"/>
          </w:tcPr>
          <w:p w14:paraId="35FFD3E7" w14:textId="77777777" w:rsidR="005049AB" w:rsidRPr="005C4C88" w:rsidRDefault="005049AB">
            <w:pPr>
              <w:tabs>
                <w:tab w:val="left" w:pos="360"/>
                <w:tab w:val="left" w:pos="8640"/>
              </w:tabs>
              <w:rPr>
                <w:rFonts w:ascii="Times New Roman" w:hAnsi="Times New Roman" w:cs="Times New Roman"/>
              </w:rPr>
              <w:pPrChange w:id="871" w:author="Thorson, James" w:date="2016-07-29T15:38:00Z">
                <w:pPr/>
              </w:pPrChange>
            </w:pPr>
            <w:r w:rsidRPr="005C4C88">
              <w:rPr>
                <w:rFonts w:ascii="Times New Roman" w:hAnsi="Times New Roman" w:cs="Times New Roman"/>
              </w:rPr>
              <w:t>2.87</w:t>
            </w:r>
          </w:p>
        </w:tc>
      </w:tr>
      <w:tr w:rsidR="005049AB" w:rsidRPr="005C4C88" w14:paraId="2717101D" w14:textId="77777777" w:rsidTr="00D610F4">
        <w:tc>
          <w:tcPr>
            <w:tcW w:w="0" w:type="auto"/>
          </w:tcPr>
          <w:p w14:paraId="3568B02C" w14:textId="77777777" w:rsidR="005049AB" w:rsidRPr="005C4C88" w:rsidRDefault="005049AB">
            <w:pPr>
              <w:tabs>
                <w:tab w:val="left" w:pos="360"/>
                <w:tab w:val="left" w:pos="8640"/>
              </w:tabs>
              <w:rPr>
                <w:rFonts w:ascii="Times New Roman" w:hAnsi="Times New Roman" w:cs="Times New Roman"/>
              </w:rPr>
              <w:pPrChange w:id="872" w:author="Thorson, James" w:date="2016-07-29T15:38:00Z">
                <w:pPr/>
              </w:pPrChange>
            </w:pPr>
            <w:r>
              <w:rPr>
                <w:rFonts w:ascii="Times New Roman" w:hAnsi="Times New Roman" w:cs="Times New Roman"/>
              </w:rPr>
              <w:t>Spring mean temperature (C)</w:t>
            </w:r>
          </w:p>
        </w:tc>
        <w:tc>
          <w:tcPr>
            <w:tcW w:w="0" w:type="auto"/>
          </w:tcPr>
          <w:p w14:paraId="0C3B5158" w14:textId="77777777" w:rsidR="005049AB" w:rsidRPr="005C4C88" w:rsidRDefault="005049AB">
            <w:pPr>
              <w:tabs>
                <w:tab w:val="left" w:pos="360"/>
                <w:tab w:val="left" w:pos="8640"/>
              </w:tabs>
              <w:rPr>
                <w:rFonts w:ascii="Times New Roman" w:hAnsi="Times New Roman" w:cs="Times New Roman"/>
              </w:rPr>
              <w:pPrChange w:id="873" w:author="Thorson, James" w:date="2016-07-29T15:38:00Z">
                <w:pPr/>
              </w:pPrChange>
            </w:pPr>
            <w:r w:rsidRPr="005C4C88">
              <w:rPr>
                <w:rFonts w:ascii="Times New Roman" w:hAnsi="Times New Roman" w:cs="Times New Roman"/>
              </w:rPr>
              <w:t>14.63</w:t>
            </w:r>
          </w:p>
        </w:tc>
        <w:tc>
          <w:tcPr>
            <w:tcW w:w="0" w:type="auto"/>
          </w:tcPr>
          <w:p w14:paraId="5AAC49C6" w14:textId="77777777" w:rsidR="005049AB" w:rsidRPr="005C4C88" w:rsidRDefault="005049AB">
            <w:pPr>
              <w:tabs>
                <w:tab w:val="left" w:pos="360"/>
                <w:tab w:val="left" w:pos="8640"/>
              </w:tabs>
              <w:rPr>
                <w:rFonts w:ascii="Times New Roman" w:hAnsi="Times New Roman" w:cs="Times New Roman"/>
              </w:rPr>
              <w:pPrChange w:id="874" w:author="Thorson, James" w:date="2016-07-29T15:38:00Z">
                <w:pPr/>
              </w:pPrChange>
            </w:pPr>
            <w:r w:rsidRPr="005C4C88">
              <w:rPr>
                <w:rFonts w:ascii="Times New Roman" w:hAnsi="Times New Roman" w:cs="Times New Roman"/>
              </w:rPr>
              <w:t>10.31</w:t>
            </w:r>
          </w:p>
        </w:tc>
        <w:tc>
          <w:tcPr>
            <w:tcW w:w="0" w:type="auto"/>
          </w:tcPr>
          <w:p w14:paraId="1E972299" w14:textId="77777777" w:rsidR="005049AB" w:rsidRPr="005C4C88" w:rsidRDefault="005049AB">
            <w:pPr>
              <w:tabs>
                <w:tab w:val="left" w:pos="360"/>
                <w:tab w:val="left" w:pos="8640"/>
              </w:tabs>
              <w:rPr>
                <w:rFonts w:ascii="Times New Roman" w:hAnsi="Times New Roman" w:cs="Times New Roman"/>
              </w:rPr>
              <w:pPrChange w:id="875" w:author="Thorson, James" w:date="2016-07-29T15:38:00Z">
                <w:pPr/>
              </w:pPrChange>
            </w:pPr>
            <w:r w:rsidRPr="005C4C88">
              <w:rPr>
                <w:rFonts w:ascii="Times New Roman" w:hAnsi="Times New Roman" w:cs="Times New Roman"/>
              </w:rPr>
              <w:t>17.31</w:t>
            </w:r>
          </w:p>
        </w:tc>
      </w:tr>
      <w:tr w:rsidR="005049AB" w:rsidRPr="005C4C88" w14:paraId="5972D69A" w14:textId="77777777" w:rsidTr="00D610F4">
        <w:tc>
          <w:tcPr>
            <w:tcW w:w="0" w:type="auto"/>
          </w:tcPr>
          <w:p w14:paraId="3AD1FBC8" w14:textId="77777777" w:rsidR="005049AB" w:rsidRPr="005C4C88" w:rsidRDefault="005049AB">
            <w:pPr>
              <w:tabs>
                <w:tab w:val="left" w:pos="360"/>
                <w:tab w:val="left" w:pos="8640"/>
              </w:tabs>
              <w:rPr>
                <w:rFonts w:ascii="Times New Roman" w:hAnsi="Times New Roman" w:cs="Times New Roman"/>
              </w:rPr>
              <w:pPrChange w:id="876" w:author="Thorson, James" w:date="2016-07-29T15:38:00Z">
                <w:pPr/>
              </w:pPrChange>
            </w:pPr>
            <w:r>
              <w:rPr>
                <w:rFonts w:ascii="Times New Roman" w:hAnsi="Times New Roman" w:cs="Times New Roman"/>
              </w:rPr>
              <w:t>Previous summer mean precipitation (mm)</w:t>
            </w:r>
          </w:p>
        </w:tc>
        <w:tc>
          <w:tcPr>
            <w:tcW w:w="0" w:type="auto"/>
          </w:tcPr>
          <w:p w14:paraId="24B4F9EE" w14:textId="77777777" w:rsidR="005049AB" w:rsidRPr="005C4C88" w:rsidRDefault="005049AB">
            <w:pPr>
              <w:tabs>
                <w:tab w:val="left" w:pos="360"/>
                <w:tab w:val="left" w:pos="8640"/>
              </w:tabs>
              <w:rPr>
                <w:rFonts w:ascii="Times New Roman" w:hAnsi="Times New Roman" w:cs="Times New Roman"/>
              </w:rPr>
              <w:pPrChange w:id="877" w:author="Thorson, James" w:date="2016-07-29T15:38:00Z">
                <w:pPr/>
              </w:pPrChange>
            </w:pPr>
            <w:r w:rsidRPr="005C4C88">
              <w:rPr>
                <w:rFonts w:ascii="Times New Roman" w:hAnsi="Times New Roman" w:cs="Times New Roman"/>
              </w:rPr>
              <w:t>3.78</w:t>
            </w:r>
          </w:p>
        </w:tc>
        <w:tc>
          <w:tcPr>
            <w:tcW w:w="0" w:type="auto"/>
          </w:tcPr>
          <w:p w14:paraId="4DE4E3DF" w14:textId="77777777" w:rsidR="005049AB" w:rsidRPr="005C4C88" w:rsidRDefault="005049AB">
            <w:pPr>
              <w:tabs>
                <w:tab w:val="left" w:pos="360"/>
                <w:tab w:val="left" w:pos="8640"/>
              </w:tabs>
              <w:rPr>
                <w:rFonts w:ascii="Times New Roman" w:hAnsi="Times New Roman" w:cs="Times New Roman"/>
              </w:rPr>
              <w:pPrChange w:id="878" w:author="Thorson, James" w:date="2016-07-29T15:38:00Z">
                <w:pPr/>
              </w:pPrChange>
            </w:pPr>
            <w:r w:rsidRPr="005C4C88">
              <w:rPr>
                <w:rFonts w:ascii="Times New Roman" w:hAnsi="Times New Roman" w:cs="Times New Roman"/>
              </w:rPr>
              <w:t>1.59</w:t>
            </w:r>
          </w:p>
        </w:tc>
        <w:tc>
          <w:tcPr>
            <w:tcW w:w="0" w:type="auto"/>
          </w:tcPr>
          <w:p w14:paraId="6106B5A1" w14:textId="77777777" w:rsidR="005049AB" w:rsidRPr="005C4C88" w:rsidRDefault="005049AB">
            <w:pPr>
              <w:tabs>
                <w:tab w:val="left" w:pos="360"/>
                <w:tab w:val="left" w:pos="8640"/>
              </w:tabs>
              <w:rPr>
                <w:rFonts w:ascii="Times New Roman" w:hAnsi="Times New Roman" w:cs="Times New Roman"/>
              </w:rPr>
              <w:pPrChange w:id="879" w:author="Thorson, James" w:date="2016-07-29T15:38:00Z">
                <w:pPr/>
              </w:pPrChange>
            </w:pPr>
            <w:r w:rsidRPr="005C4C88">
              <w:rPr>
                <w:rFonts w:ascii="Times New Roman" w:hAnsi="Times New Roman" w:cs="Times New Roman"/>
              </w:rPr>
              <w:t>8.92</w:t>
            </w:r>
          </w:p>
        </w:tc>
      </w:tr>
      <w:tr w:rsidR="005049AB" w:rsidRPr="005C4C88" w14:paraId="06A433B8" w14:textId="77777777" w:rsidTr="00D610F4">
        <w:tc>
          <w:tcPr>
            <w:tcW w:w="0" w:type="auto"/>
          </w:tcPr>
          <w:p w14:paraId="259FA81D" w14:textId="77777777" w:rsidR="005049AB" w:rsidRPr="005C4C88" w:rsidRDefault="005049AB">
            <w:pPr>
              <w:tabs>
                <w:tab w:val="left" w:pos="360"/>
                <w:tab w:val="left" w:pos="8640"/>
              </w:tabs>
              <w:rPr>
                <w:rFonts w:ascii="Times New Roman" w:hAnsi="Times New Roman" w:cs="Times New Roman"/>
              </w:rPr>
              <w:pPrChange w:id="880" w:author="Thorson, James" w:date="2016-07-29T15:38:00Z">
                <w:pPr/>
              </w:pPrChange>
            </w:pPr>
            <w:r>
              <w:rPr>
                <w:rFonts w:ascii="Times New Roman" w:hAnsi="Times New Roman" w:cs="Times New Roman"/>
              </w:rPr>
              <w:t>Previous fall mean precipitation (mm)</w:t>
            </w:r>
          </w:p>
        </w:tc>
        <w:tc>
          <w:tcPr>
            <w:tcW w:w="0" w:type="auto"/>
          </w:tcPr>
          <w:p w14:paraId="79013606" w14:textId="77777777" w:rsidR="005049AB" w:rsidRPr="005C4C88" w:rsidRDefault="005049AB">
            <w:pPr>
              <w:tabs>
                <w:tab w:val="left" w:pos="360"/>
                <w:tab w:val="left" w:pos="8640"/>
              </w:tabs>
              <w:rPr>
                <w:rFonts w:ascii="Times New Roman" w:hAnsi="Times New Roman" w:cs="Times New Roman"/>
              </w:rPr>
              <w:pPrChange w:id="881" w:author="Thorson, James" w:date="2016-07-29T15:38:00Z">
                <w:pPr/>
              </w:pPrChange>
            </w:pPr>
            <w:r w:rsidRPr="005C4C88">
              <w:rPr>
                <w:rFonts w:ascii="Times New Roman" w:hAnsi="Times New Roman" w:cs="Times New Roman"/>
              </w:rPr>
              <w:t>2.99</w:t>
            </w:r>
          </w:p>
        </w:tc>
        <w:tc>
          <w:tcPr>
            <w:tcW w:w="0" w:type="auto"/>
          </w:tcPr>
          <w:p w14:paraId="3E828E0C" w14:textId="77777777" w:rsidR="005049AB" w:rsidRPr="005C4C88" w:rsidRDefault="005049AB">
            <w:pPr>
              <w:tabs>
                <w:tab w:val="left" w:pos="360"/>
                <w:tab w:val="left" w:pos="8640"/>
              </w:tabs>
              <w:rPr>
                <w:rFonts w:ascii="Times New Roman" w:hAnsi="Times New Roman" w:cs="Times New Roman"/>
              </w:rPr>
              <w:pPrChange w:id="882" w:author="Thorson, James" w:date="2016-07-29T15:38:00Z">
                <w:pPr/>
              </w:pPrChange>
            </w:pPr>
            <w:r w:rsidRPr="005C4C88">
              <w:rPr>
                <w:rFonts w:ascii="Times New Roman" w:hAnsi="Times New Roman" w:cs="Times New Roman"/>
              </w:rPr>
              <w:t>1.29</w:t>
            </w:r>
          </w:p>
        </w:tc>
        <w:tc>
          <w:tcPr>
            <w:tcW w:w="0" w:type="auto"/>
          </w:tcPr>
          <w:p w14:paraId="31904497" w14:textId="77777777" w:rsidR="005049AB" w:rsidRPr="005C4C88" w:rsidRDefault="005049AB">
            <w:pPr>
              <w:tabs>
                <w:tab w:val="left" w:pos="360"/>
                <w:tab w:val="left" w:pos="8640"/>
              </w:tabs>
              <w:rPr>
                <w:rFonts w:ascii="Times New Roman" w:hAnsi="Times New Roman" w:cs="Times New Roman"/>
              </w:rPr>
              <w:pPrChange w:id="883" w:author="Thorson, James" w:date="2016-07-29T15:38:00Z">
                <w:pPr/>
              </w:pPrChange>
            </w:pPr>
            <w:r w:rsidRPr="005C4C88">
              <w:rPr>
                <w:rFonts w:ascii="Times New Roman" w:hAnsi="Times New Roman" w:cs="Times New Roman"/>
              </w:rPr>
              <w:t>5.01</w:t>
            </w:r>
          </w:p>
        </w:tc>
      </w:tr>
      <w:tr w:rsidR="005049AB" w:rsidRPr="005C4C88" w14:paraId="77684A78" w14:textId="77777777" w:rsidTr="00D610F4">
        <w:tc>
          <w:tcPr>
            <w:tcW w:w="0" w:type="auto"/>
          </w:tcPr>
          <w:p w14:paraId="6460CBAB" w14:textId="77777777" w:rsidR="005049AB" w:rsidRPr="005C4C88" w:rsidRDefault="005049AB">
            <w:pPr>
              <w:tabs>
                <w:tab w:val="left" w:pos="360"/>
                <w:tab w:val="left" w:pos="8640"/>
              </w:tabs>
              <w:rPr>
                <w:rFonts w:ascii="Times New Roman" w:hAnsi="Times New Roman" w:cs="Times New Roman"/>
              </w:rPr>
              <w:pPrChange w:id="884" w:author="Thorson, James" w:date="2016-07-29T15:38:00Z">
                <w:pPr/>
              </w:pPrChange>
            </w:pPr>
            <w:r>
              <w:rPr>
                <w:rFonts w:ascii="Times New Roman" w:hAnsi="Times New Roman" w:cs="Times New Roman"/>
              </w:rPr>
              <w:t>Winter mean precipitation (mm)</w:t>
            </w:r>
          </w:p>
        </w:tc>
        <w:tc>
          <w:tcPr>
            <w:tcW w:w="0" w:type="auto"/>
          </w:tcPr>
          <w:p w14:paraId="7072574E" w14:textId="77777777" w:rsidR="005049AB" w:rsidRPr="005C4C88" w:rsidRDefault="005049AB">
            <w:pPr>
              <w:tabs>
                <w:tab w:val="left" w:pos="360"/>
                <w:tab w:val="left" w:pos="8640"/>
              </w:tabs>
              <w:rPr>
                <w:rFonts w:ascii="Times New Roman" w:hAnsi="Times New Roman" w:cs="Times New Roman"/>
              </w:rPr>
              <w:pPrChange w:id="885" w:author="Thorson, James" w:date="2016-07-29T15:38:00Z">
                <w:pPr/>
              </w:pPrChange>
            </w:pPr>
            <w:r w:rsidRPr="005C4C88">
              <w:rPr>
                <w:rFonts w:ascii="Times New Roman" w:hAnsi="Times New Roman" w:cs="Times New Roman"/>
              </w:rPr>
              <w:t>2.58</w:t>
            </w:r>
          </w:p>
        </w:tc>
        <w:tc>
          <w:tcPr>
            <w:tcW w:w="0" w:type="auto"/>
          </w:tcPr>
          <w:p w14:paraId="6D8C32A9" w14:textId="77777777" w:rsidR="005049AB" w:rsidRPr="005C4C88" w:rsidRDefault="005049AB">
            <w:pPr>
              <w:tabs>
                <w:tab w:val="left" w:pos="360"/>
                <w:tab w:val="left" w:pos="8640"/>
              </w:tabs>
              <w:rPr>
                <w:rFonts w:ascii="Times New Roman" w:hAnsi="Times New Roman" w:cs="Times New Roman"/>
              </w:rPr>
              <w:pPrChange w:id="886" w:author="Thorson, James" w:date="2016-07-29T15:38:00Z">
                <w:pPr/>
              </w:pPrChange>
            </w:pPr>
            <w:r w:rsidRPr="005C4C88">
              <w:rPr>
                <w:rFonts w:ascii="Times New Roman" w:hAnsi="Times New Roman" w:cs="Times New Roman"/>
              </w:rPr>
              <w:t>1.1</w:t>
            </w:r>
          </w:p>
        </w:tc>
        <w:tc>
          <w:tcPr>
            <w:tcW w:w="0" w:type="auto"/>
          </w:tcPr>
          <w:p w14:paraId="368069D1" w14:textId="77777777" w:rsidR="005049AB" w:rsidRPr="005C4C88" w:rsidRDefault="005049AB">
            <w:pPr>
              <w:tabs>
                <w:tab w:val="left" w:pos="360"/>
                <w:tab w:val="left" w:pos="8640"/>
              </w:tabs>
              <w:rPr>
                <w:rFonts w:ascii="Times New Roman" w:hAnsi="Times New Roman" w:cs="Times New Roman"/>
              </w:rPr>
              <w:pPrChange w:id="887" w:author="Thorson, James" w:date="2016-07-29T15:38:00Z">
                <w:pPr/>
              </w:pPrChange>
            </w:pPr>
            <w:r w:rsidRPr="005C4C88">
              <w:rPr>
                <w:rFonts w:ascii="Times New Roman" w:hAnsi="Times New Roman" w:cs="Times New Roman"/>
              </w:rPr>
              <w:t>4.73</w:t>
            </w:r>
          </w:p>
        </w:tc>
      </w:tr>
      <w:tr w:rsidR="005049AB" w:rsidRPr="005C4C88" w14:paraId="60C7CC13" w14:textId="77777777" w:rsidTr="00D610F4">
        <w:tc>
          <w:tcPr>
            <w:tcW w:w="0" w:type="auto"/>
          </w:tcPr>
          <w:p w14:paraId="76FDCBBC" w14:textId="77777777" w:rsidR="005049AB" w:rsidRPr="005C4C88" w:rsidRDefault="005049AB">
            <w:pPr>
              <w:tabs>
                <w:tab w:val="left" w:pos="360"/>
                <w:tab w:val="left" w:pos="8640"/>
              </w:tabs>
              <w:rPr>
                <w:rFonts w:ascii="Times New Roman" w:hAnsi="Times New Roman" w:cs="Times New Roman"/>
              </w:rPr>
              <w:pPrChange w:id="888" w:author="Thorson, James" w:date="2016-07-29T15:38:00Z">
                <w:pPr/>
              </w:pPrChange>
            </w:pPr>
            <w:r>
              <w:rPr>
                <w:rFonts w:ascii="Times New Roman" w:hAnsi="Times New Roman" w:cs="Times New Roman"/>
              </w:rPr>
              <w:t>Spring mean precipitation (mm)</w:t>
            </w:r>
          </w:p>
        </w:tc>
        <w:tc>
          <w:tcPr>
            <w:tcW w:w="0" w:type="auto"/>
          </w:tcPr>
          <w:p w14:paraId="017DEC1A" w14:textId="77777777" w:rsidR="005049AB" w:rsidRPr="005C4C88" w:rsidRDefault="005049AB">
            <w:pPr>
              <w:tabs>
                <w:tab w:val="left" w:pos="360"/>
                <w:tab w:val="left" w:pos="8640"/>
              </w:tabs>
              <w:rPr>
                <w:rFonts w:ascii="Times New Roman" w:hAnsi="Times New Roman" w:cs="Times New Roman"/>
              </w:rPr>
              <w:pPrChange w:id="889" w:author="Thorson, James" w:date="2016-07-29T15:38:00Z">
                <w:pPr/>
              </w:pPrChange>
            </w:pPr>
            <w:r w:rsidRPr="005C4C88">
              <w:rPr>
                <w:rFonts w:ascii="Times New Roman" w:hAnsi="Times New Roman" w:cs="Times New Roman"/>
              </w:rPr>
              <w:t>2.91</w:t>
            </w:r>
          </w:p>
        </w:tc>
        <w:tc>
          <w:tcPr>
            <w:tcW w:w="0" w:type="auto"/>
          </w:tcPr>
          <w:p w14:paraId="56D75E36" w14:textId="77777777" w:rsidR="005049AB" w:rsidRPr="005C4C88" w:rsidRDefault="005049AB">
            <w:pPr>
              <w:tabs>
                <w:tab w:val="left" w:pos="360"/>
                <w:tab w:val="left" w:pos="8640"/>
              </w:tabs>
              <w:rPr>
                <w:rFonts w:ascii="Times New Roman" w:hAnsi="Times New Roman" w:cs="Times New Roman"/>
              </w:rPr>
              <w:pPrChange w:id="890" w:author="Thorson, James" w:date="2016-07-29T15:38:00Z">
                <w:pPr/>
              </w:pPrChange>
            </w:pPr>
            <w:r w:rsidRPr="005C4C88">
              <w:rPr>
                <w:rFonts w:ascii="Times New Roman" w:hAnsi="Times New Roman" w:cs="Times New Roman"/>
              </w:rPr>
              <w:t>1.42</w:t>
            </w:r>
          </w:p>
        </w:tc>
        <w:tc>
          <w:tcPr>
            <w:tcW w:w="0" w:type="auto"/>
          </w:tcPr>
          <w:p w14:paraId="1F462360" w14:textId="77777777" w:rsidR="005049AB" w:rsidRPr="005C4C88" w:rsidRDefault="005049AB">
            <w:pPr>
              <w:tabs>
                <w:tab w:val="left" w:pos="360"/>
                <w:tab w:val="left" w:pos="8640"/>
              </w:tabs>
              <w:rPr>
                <w:rFonts w:ascii="Times New Roman" w:hAnsi="Times New Roman" w:cs="Times New Roman"/>
              </w:rPr>
              <w:pPrChange w:id="891" w:author="Thorson, James" w:date="2016-07-29T15:38:00Z">
                <w:pPr/>
              </w:pPrChange>
            </w:pPr>
            <w:r w:rsidRPr="005C4C88">
              <w:rPr>
                <w:rFonts w:ascii="Times New Roman" w:hAnsi="Times New Roman" w:cs="Times New Roman"/>
              </w:rPr>
              <w:t>6.9</w:t>
            </w:r>
          </w:p>
        </w:tc>
      </w:tr>
    </w:tbl>
    <w:p w14:paraId="6BECE990" w14:textId="77777777" w:rsidR="005049AB" w:rsidRPr="00030A7D" w:rsidRDefault="005049AB">
      <w:pPr>
        <w:tabs>
          <w:tab w:val="left" w:pos="360"/>
          <w:tab w:val="left" w:pos="8640"/>
        </w:tabs>
        <w:rPr>
          <w:rFonts w:ascii="Times New Roman" w:hAnsi="Times New Roman" w:cs="Times New Roman"/>
        </w:rPr>
        <w:pPrChange w:id="892" w:author="Thorson, James" w:date="2016-07-29T15:38:00Z">
          <w:pPr/>
        </w:pPrChange>
      </w:pPr>
    </w:p>
    <w:p w14:paraId="085877F1" w14:textId="77777777" w:rsidR="005049AB" w:rsidRDefault="005049AB">
      <w:pPr>
        <w:tabs>
          <w:tab w:val="left" w:pos="360"/>
          <w:tab w:val="left" w:pos="8640"/>
        </w:tabs>
        <w:rPr>
          <w:rFonts w:ascii="Times New Roman" w:hAnsi="Times New Roman" w:cs="Times New Roman"/>
          <w:b/>
        </w:rPr>
        <w:pPrChange w:id="893" w:author="Thorson, James" w:date="2016-07-29T15:38:00Z">
          <w:pPr/>
        </w:pPrChange>
      </w:pPr>
    </w:p>
    <w:p w14:paraId="4131E97B" w14:textId="7771E13B" w:rsidR="005665A2" w:rsidRDefault="005665A2">
      <w:pPr>
        <w:tabs>
          <w:tab w:val="left" w:pos="360"/>
          <w:tab w:val="left" w:pos="8640"/>
        </w:tabs>
        <w:rPr>
          <w:rFonts w:ascii="Times New Roman" w:hAnsi="Times New Roman" w:cs="Times New Roman"/>
          <w:b/>
        </w:rPr>
        <w:pPrChange w:id="894" w:author="Thorson, James" w:date="2016-07-29T15:38:00Z">
          <w:pPr/>
        </w:pPrChange>
      </w:pPr>
      <w:commentRangeStart w:id="895"/>
      <w:r>
        <w:rPr>
          <w:rFonts w:ascii="Times New Roman" w:hAnsi="Times New Roman" w:cs="Times New Roman"/>
          <w:b/>
        </w:rPr>
        <w:t>Figures</w:t>
      </w:r>
      <w:commentRangeEnd w:id="895"/>
      <w:r w:rsidR="0067001E">
        <w:rPr>
          <w:rStyle w:val="CommentReference"/>
        </w:rPr>
        <w:commentReference w:id="895"/>
      </w:r>
    </w:p>
    <w:p w14:paraId="32D6D9E4" w14:textId="77777777" w:rsidR="005665A2" w:rsidRDefault="005665A2">
      <w:pPr>
        <w:tabs>
          <w:tab w:val="left" w:pos="360"/>
          <w:tab w:val="left" w:pos="8640"/>
        </w:tabs>
        <w:rPr>
          <w:rFonts w:ascii="Times New Roman" w:hAnsi="Times New Roman" w:cs="Times New Roman"/>
          <w:b/>
        </w:rPr>
        <w:pPrChange w:id="896" w:author="Thorson, James" w:date="2016-07-29T15:38:00Z">
          <w:pPr/>
        </w:pPrChange>
      </w:pPr>
    </w:p>
    <w:p w14:paraId="1D89B6F5" w14:textId="77777777" w:rsidR="005665A2" w:rsidRDefault="005665A2">
      <w:pPr>
        <w:tabs>
          <w:tab w:val="left" w:pos="360"/>
          <w:tab w:val="left" w:pos="8640"/>
        </w:tabs>
        <w:rPr>
          <w:rFonts w:ascii="Times New Roman" w:hAnsi="Times New Roman" w:cs="Times New Roman"/>
          <w:b/>
        </w:rPr>
        <w:pPrChange w:id="897" w:author="Thorson, James" w:date="2016-07-29T15:38:00Z">
          <w:pPr/>
        </w:pPrChange>
      </w:pPr>
    </w:p>
    <w:p w14:paraId="473C9E49" w14:textId="77777777" w:rsidR="005665A2" w:rsidRDefault="005665A2">
      <w:pPr>
        <w:tabs>
          <w:tab w:val="left" w:pos="360"/>
          <w:tab w:val="left" w:pos="8640"/>
        </w:tabs>
        <w:rPr>
          <w:rFonts w:ascii="Times New Roman" w:hAnsi="Times New Roman" w:cs="Times New Roman"/>
          <w:b/>
        </w:rPr>
        <w:pPrChange w:id="898" w:author="Thorson, James" w:date="2016-07-29T15:38:00Z">
          <w:pPr/>
        </w:pPrChange>
      </w:pPr>
    </w:p>
    <w:p w14:paraId="6B487A2A" w14:textId="77777777" w:rsidR="005665A2" w:rsidRDefault="005665A2">
      <w:pPr>
        <w:tabs>
          <w:tab w:val="left" w:pos="360"/>
          <w:tab w:val="left" w:pos="8640"/>
        </w:tabs>
        <w:rPr>
          <w:rFonts w:ascii="Times New Roman" w:hAnsi="Times New Roman" w:cs="Times New Roman"/>
        </w:rPr>
        <w:pPrChange w:id="899" w:author="Thorson, James" w:date="2016-07-29T15:38:00Z">
          <w:pPr/>
        </w:pPrChange>
      </w:pPr>
      <w:r>
        <w:rPr>
          <w:rFonts w:ascii="Times New Roman" w:hAnsi="Times New Roman" w:cs="Times New Roman"/>
        </w:rPr>
        <w:t>Figure 2. (</w:t>
      </w:r>
      <w:proofErr w:type="gramStart"/>
      <w:r>
        <w:rPr>
          <w:rFonts w:ascii="Times New Roman" w:hAnsi="Times New Roman" w:cs="Times New Roman"/>
        </w:rPr>
        <w:t>low</w:t>
      </w:r>
      <w:proofErr w:type="gramEnd"/>
      <w:r>
        <w:rPr>
          <w:rFonts w:ascii="Times New Roman" w:hAnsi="Times New Roman" w:cs="Times New Roman"/>
        </w:rPr>
        <w:t xml:space="preserve"> res)</w:t>
      </w:r>
    </w:p>
    <w:p w14:paraId="5683984A" w14:textId="77777777" w:rsidR="005665A2" w:rsidRDefault="005665A2">
      <w:pPr>
        <w:tabs>
          <w:tab w:val="left" w:pos="360"/>
          <w:tab w:val="left" w:pos="8640"/>
        </w:tabs>
        <w:rPr>
          <w:rFonts w:ascii="Times New Roman" w:hAnsi="Times New Roman" w:cs="Times New Roman"/>
        </w:rPr>
        <w:pPrChange w:id="900" w:author="Thorson, James" w:date="2016-07-29T15:38:00Z">
          <w:pPr/>
        </w:pPrChange>
      </w:pPr>
    </w:p>
    <w:p w14:paraId="1176329E" w14:textId="77777777" w:rsidR="005665A2" w:rsidRDefault="005665A2">
      <w:pPr>
        <w:tabs>
          <w:tab w:val="left" w:pos="360"/>
          <w:tab w:val="left" w:pos="8640"/>
        </w:tabs>
        <w:rPr>
          <w:rFonts w:ascii="Times New Roman" w:hAnsi="Times New Roman" w:cs="Times New Roman"/>
        </w:rPr>
        <w:pPrChange w:id="901" w:author="Thorson, James" w:date="2016-07-29T15:38:00Z">
          <w:pPr/>
        </w:pPrChange>
      </w:pPr>
      <w:r>
        <w:rPr>
          <w:rFonts w:ascii="Times New Roman" w:hAnsi="Times New Roman" w:cs="Times New Roman"/>
          <w:noProof/>
        </w:rPr>
        <w:lastRenderedPageBreak/>
        <w:drawing>
          <wp:inline distT="0" distB="0" distL="0" distR="0" wp14:anchorId="37666DD1" wp14:editId="6F8FB6E7">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E8081CE" w14:textId="77777777" w:rsidR="005665A2" w:rsidRDefault="005665A2">
      <w:pPr>
        <w:tabs>
          <w:tab w:val="left" w:pos="360"/>
          <w:tab w:val="left" w:pos="8640"/>
        </w:tabs>
        <w:rPr>
          <w:rFonts w:ascii="Times New Roman" w:hAnsi="Times New Roman" w:cs="Times New Roman"/>
        </w:rPr>
        <w:pPrChange w:id="902" w:author="Thorson, James" w:date="2016-07-29T15:38:00Z">
          <w:pPr/>
        </w:pPrChange>
      </w:pPr>
    </w:p>
    <w:p w14:paraId="2300B4B3" w14:textId="77777777" w:rsidR="005665A2" w:rsidRDefault="005665A2">
      <w:pPr>
        <w:tabs>
          <w:tab w:val="left" w:pos="360"/>
          <w:tab w:val="left" w:pos="8640"/>
        </w:tabs>
        <w:rPr>
          <w:rFonts w:ascii="Times New Roman" w:hAnsi="Times New Roman" w:cs="Times New Roman"/>
        </w:rPr>
        <w:pPrChange w:id="903" w:author="Thorson, James" w:date="2016-07-29T15:38:00Z">
          <w:pPr/>
        </w:pPrChange>
      </w:pPr>
      <w:r>
        <w:rPr>
          <w:rFonts w:ascii="Times New Roman" w:hAnsi="Times New Roman" w:cs="Times New Roman"/>
        </w:rPr>
        <w:t>Figure 3. (</w:t>
      </w:r>
      <w:proofErr w:type="gramStart"/>
      <w:r>
        <w:rPr>
          <w:rFonts w:ascii="Times New Roman" w:hAnsi="Times New Roman" w:cs="Times New Roman"/>
        </w:rPr>
        <w:t>low</w:t>
      </w:r>
      <w:proofErr w:type="gramEnd"/>
      <w:r>
        <w:rPr>
          <w:rFonts w:ascii="Times New Roman" w:hAnsi="Times New Roman" w:cs="Times New Roman"/>
        </w:rPr>
        <w:t xml:space="preserve"> res)</w:t>
      </w:r>
    </w:p>
    <w:p w14:paraId="6D20EA0D" w14:textId="77777777" w:rsidR="005665A2" w:rsidRDefault="005665A2">
      <w:pPr>
        <w:tabs>
          <w:tab w:val="left" w:pos="360"/>
          <w:tab w:val="left" w:pos="8640"/>
        </w:tabs>
        <w:rPr>
          <w:rFonts w:ascii="Times New Roman" w:hAnsi="Times New Roman" w:cs="Times New Roman"/>
        </w:rPr>
        <w:pPrChange w:id="904" w:author="Thorson, James" w:date="2016-07-29T15:38:00Z">
          <w:pPr/>
        </w:pPrChange>
      </w:pPr>
    </w:p>
    <w:p w14:paraId="22BFE950" w14:textId="77777777" w:rsidR="005665A2" w:rsidRDefault="005665A2">
      <w:pPr>
        <w:tabs>
          <w:tab w:val="left" w:pos="360"/>
          <w:tab w:val="left" w:pos="8640"/>
        </w:tabs>
        <w:rPr>
          <w:rFonts w:ascii="Times New Roman" w:hAnsi="Times New Roman" w:cs="Times New Roman"/>
        </w:rPr>
        <w:pPrChange w:id="905" w:author="Thorson, James" w:date="2016-07-29T15:38:00Z">
          <w:pPr/>
        </w:pPrChange>
      </w:pPr>
      <w:r>
        <w:rPr>
          <w:rFonts w:ascii="Times New Roman" w:hAnsi="Times New Roman" w:cs="Times New Roman"/>
          <w:noProof/>
        </w:rPr>
        <w:lastRenderedPageBreak/>
        <w:drawing>
          <wp:inline distT="0" distB="0" distL="0" distR="0" wp14:anchorId="77689CCC" wp14:editId="03543912">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DA99BB" w14:textId="77777777" w:rsidR="005665A2" w:rsidRDefault="005665A2">
      <w:pPr>
        <w:tabs>
          <w:tab w:val="left" w:pos="360"/>
          <w:tab w:val="left" w:pos="8640"/>
        </w:tabs>
        <w:rPr>
          <w:rFonts w:ascii="Times New Roman" w:hAnsi="Times New Roman" w:cs="Times New Roman"/>
          <w:b/>
        </w:rPr>
        <w:pPrChange w:id="906" w:author="Thorson, James" w:date="2016-07-29T15:38:00Z">
          <w:pPr/>
        </w:pPrChange>
      </w:pPr>
    </w:p>
    <w:p w14:paraId="0FB4850A" w14:textId="77777777" w:rsidR="005665A2" w:rsidRDefault="005665A2">
      <w:pPr>
        <w:tabs>
          <w:tab w:val="left" w:pos="360"/>
          <w:tab w:val="left" w:pos="8640"/>
        </w:tabs>
        <w:rPr>
          <w:rFonts w:ascii="Times New Roman" w:hAnsi="Times New Roman" w:cs="Times New Roman"/>
          <w:b/>
        </w:rPr>
        <w:pPrChange w:id="907" w:author="Thorson, James" w:date="2016-07-29T15:38:00Z">
          <w:pPr/>
        </w:pPrChange>
      </w:pPr>
    </w:p>
    <w:p w14:paraId="1B609BCA" w14:textId="77777777" w:rsidR="005665A2" w:rsidRDefault="005665A2">
      <w:pPr>
        <w:tabs>
          <w:tab w:val="left" w:pos="360"/>
          <w:tab w:val="left" w:pos="8640"/>
        </w:tabs>
        <w:rPr>
          <w:rFonts w:ascii="Times New Roman" w:hAnsi="Times New Roman" w:cs="Times New Roman"/>
          <w:b/>
        </w:rPr>
        <w:pPrChange w:id="908" w:author="Thorson, James" w:date="2016-07-29T15:38:00Z">
          <w:pPr/>
        </w:pPrChange>
      </w:pPr>
    </w:p>
    <w:p w14:paraId="64454EFA" w14:textId="77777777" w:rsidR="005665A2" w:rsidRDefault="005665A2">
      <w:pPr>
        <w:tabs>
          <w:tab w:val="left" w:pos="360"/>
          <w:tab w:val="left" w:pos="8640"/>
        </w:tabs>
        <w:rPr>
          <w:rFonts w:ascii="Times New Roman" w:hAnsi="Times New Roman" w:cs="Times New Roman"/>
          <w:b/>
        </w:rPr>
        <w:pPrChange w:id="909" w:author="Thorson, James" w:date="2016-07-29T15:38:00Z">
          <w:pPr/>
        </w:pPrChange>
      </w:pPr>
    </w:p>
    <w:p w14:paraId="0B8CB03A" w14:textId="77777777" w:rsidR="005665A2" w:rsidRDefault="005665A2">
      <w:pPr>
        <w:tabs>
          <w:tab w:val="left" w:pos="360"/>
          <w:tab w:val="left" w:pos="8640"/>
        </w:tabs>
        <w:rPr>
          <w:rFonts w:ascii="Times New Roman" w:hAnsi="Times New Roman" w:cs="Times New Roman"/>
        </w:rPr>
        <w:pPrChange w:id="910" w:author="Thorson, James" w:date="2016-07-29T15:38:00Z">
          <w:pPr/>
        </w:pPrChange>
      </w:pPr>
    </w:p>
    <w:p w14:paraId="2F514629" w14:textId="77777777" w:rsidR="005665A2" w:rsidRDefault="005665A2">
      <w:pPr>
        <w:tabs>
          <w:tab w:val="left" w:pos="360"/>
          <w:tab w:val="left" w:pos="8640"/>
        </w:tabs>
        <w:rPr>
          <w:rFonts w:ascii="Times New Roman" w:hAnsi="Times New Roman" w:cs="Times New Roman"/>
        </w:rPr>
        <w:pPrChange w:id="911" w:author="Thorson, James" w:date="2016-07-29T15:38:00Z">
          <w:pPr/>
        </w:pPrChange>
      </w:pPr>
      <w:r>
        <w:rPr>
          <w:rFonts w:ascii="Times New Roman" w:hAnsi="Times New Roman" w:cs="Times New Roman"/>
        </w:rPr>
        <w:t>Figure: Effect of years surveyed</w:t>
      </w:r>
    </w:p>
    <w:p w14:paraId="5BFD695C" w14:textId="77777777" w:rsidR="005665A2" w:rsidRDefault="005665A2">
      <w:pPr>
        <w:tabs>
          <w:tab w:val="left" w:pos="360"/>
          <w:tab w:val="left" w:pos="8640"/>
        </w:tabs>
        <w:rPr>
          <w:rFonts w:ascii="Times New Roman" w:hAnsi="Times New Roman" w:cs="Times New Roman"/>
        </w:rPr>
        <w:pPrChange w:id="912" w:author="Thorson, James" w:date="2016-07-29T15:38:00Z">
          <w:pPr/>
        </w:pPrChange>
      </w:pPr>
    </w:p>
    <w:p w14:paraId="23BFDFCA" w14:textId="77777777" w:rsidR="005665A2" w:rsidRDefault="005665A2">
      <w:pPr>
        <w:tabs>
          <w:tab w:val="left" w:pos="360"/>
          <w:tab w:val="left" w:pos="8640"/>
        </w:tabs>
        <w:rPr>
          <w:rFonts w:ascii="Times New Roman" w:hAnsi="Times New Roman" w:cs="Times New Roman"/>
        </w:rPr>
        <w:pPrChange w:id="913" w:author="Thorson, James" w:date="2016-07-29T15:38:00Z">
          <w:pPr/>
        </w:pPrChange>
      </w:pPr>
    </w:p>
    <w:p w14:paraId="12F91B68" w14:textId="77777777" w:rsidR="005665A2" w:rsidRDefault="005665A2">
      <w:pPr>
        <w:tabs>
          <w:tab w:val="left" w:pos="360"/>
          <w:tab w:val="left" w:pos="8640"/>
        </w:tabs>
        <w:rPr>
          <w:rFonts w:ascii="Times New Roman" w:hAnsi="Times New Roman" w:cs="Times New Roman"/>
        </w:rPr>
        <w:pPrChange w:id="914" w:author="Thorson, James" w:date="2016-07-29T15:38:00Z">
          <w:pPr/>
        </w:pPrChange>
      </w:pPr>
      <w:r>
        <w:rPr>
          <w:rFonts w:ascii="Times New Roman" w:hAnsi="Times New Roman" w:cs="Times New Roman"/>
          <w:noProof/>
        </w:rPr>
        <w:lastRenderedPageBreak/>
        <w:drawing>
          <wp:inline distT="0" distB="0" distL="0" distR="0" wp14:anchorId="6BCB0229" wp14:editId="661EC9D1">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799D2225" w14:textId="77777777" w:rsidR="005665A2" w:rsidRDefault="005665A2">
      <w:pPr>
        <w:tabs>
          <w:tab w:val="left" w:pos="360"/>
          <w:tab w:val="left" w:pos="8640"/>
        </w:tabs>
        <w:rPr>
          <w:rFonts w:ascii="Times New Roman" w:hAnsi="Times New Roman" w:cs="Times New Roman"/>
        </w:rPr>
        <w:pPrChange w:id="915" w:author="Thorson, James" w:date="2016-07-29T15:38:00Z">
          <w:pPr/>
        </w:pPrChange>
      </w:pPr>
    </w:p>
    <w:p w14:paraId="1C33DC94" w14:textId="77777777" w:rsidR="005665A2" w:rsidRDefault="005665A2">
      <w:pPr>
        <w:tabs>
          <w:tab w:val="left" w:pos="360"/>
          <w:tab w:val="left" w:pos="8640"/>
        </w:tabs>
        <w:rPr>
          <w:rFonts w:ascii="Times New Roman" w:hAnsi="Times New Roman" w:cs="Times New Roman"/>
        </w:rPr>
        <w:pPrChange w:id="916" w:author="Thorson, James" w:date="2016-07-29T15:38:00Z">
          <w:pPr/>
        </w:pPrChange>
      </w:pPr>
      <w:r>
        <w:rPr>
          <w:rFonts w:ascii="Times New Roman" w:hAnsi="Times New Roman" w:cs="Times New Roman"/>
        </w:rPr>
        <w:t>Figure: Effect of the number of sites surveyed (across all levels of years surveyed)</w:t>
      </w:r>
    </w:p>
    <w:p w14:paraId="0CA1EC6A" w14:textId="77777777" w:rsidR="005665A2" w:rsidRDefault="005665A2">
      <w:pPr>
        <w:tabs>
          <w:tab w:val="left" w:pos="360"/>
          <w:tab w:val="left" w:pos="8640"/>
        </w:tabs>
        <w:rPr>
          <w:rFonts w:ascii="Times New Roman" w:hAnsi="Times New Roman" w:cs="Times New Roman"/>
        </w:rPr>
        <w:pPrChange w:id="917" w:author="Thorson, James" w:date="2016-07-29T15:38:00Z">
          <w:pPr/>
        </w:pPrChange>
      </w:pPr>
      <w:r>
        <w:rPr>
          <w:rFonts w:ascii="Times New Roman" w:hAnsi="Times New Roman" w:cs="Times New Roman"/>
          <w:noProof/>
        </w:rPr>
        <w:t xml:space="preserve"> </w:t>
      </w:r>
    </w:p>
    <w:p w14:paraId="3AF75F65" w14:textId="77777777" w:rsidR="005665A2" w:rsidRDefault="005665A2">
      <w:pPr>
        <w:tabs>
          <w:tab w:val="left" w:pos="360"/>
          <w:tab w:val="left" w:pos="8640"/>
        </w:tabs>
        <w:rPr>
          <w:rFonts w:ascii="Times New Roman" w:hAnsi="Times New Roman" w:cs="Times New Roman"/>
        </w:rPr>
        <w:pPrChange w:id="918" w:author="Thorson, James" w:date="2016-07-29T15:38:00Z">
          <w:pPr/>
        </w:pPrChange>
      </w:pPr>
      <w:r>
        <w:rPr>
          <w:rFonts w:ascii="Times New Roman" w:hAnsi="Times New Roman" w:cs="Times New Roman"/>
          <w:noProof/>
        </w:rPr>
        <w:lastRenderedPageBreak/>
        <w:drawing>
          <wp:inline distT="0" distB="0" distL="0" distR="0" wp14:anchorId="4631388F" wp14:editId="6953936C">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3F138B12" w14:textId="77777777" w:rsidR="005665A2" w:rsidRDefault="005665A2">
      <w:pPr>
        <w:tabs>
          <w:tab w:val="left" w:pos="360"/>
          <w:tab w:val="left" w:pos="8640"/>
        </w:tabs>
        <w:rPr>
          <w:rFonts w:ascii="Times New Roman" w:hAnsi="Times New Roman" w:cs="Times New Roman"/>
        </w:rPr>
        <w:pPrChange w:id="919" w:author="Thorson, James" w:date="2016-07-29T15:38:00Z">
          <w:pPr/>
        </w:pPrChange>
      </w:pPr>
    </w:p>
    <w:p w14:paraId="51F3A84F" w14:textId="77777777" w:rsidR="005665A2" w:rsidRDefault="005665A2">
      <w:pPr>
        <w:tabs>
          <w:tab w:val="left" w:pos="360"/>
          <w:tab w:val="left" w:pos="8640"/>
        </w:tabs>
        <w:rPr>
          <w:rFonts w:ascii="Times New Roman" w:hAnsi="Times New Roman" w:cs="Times New Roman"/>
          <w:b/>
        </w:rPr>
        <w:pPrChange w:id="920" w:author="Thorson, James" w:date="2016-07-29T15:38:00Z">
          <w:pPr/>
        </w:pPrChange>
      </w:pPr>
    </w:p>
    <w:p w14:paraId="75ABD098" w14:textId="77777777" w:rsidR="005665A2" w:rsidRDefault="005665A2">
      <w:pPr>
        <w:tabs>
          <w:tab w:val="left" w:pos="360"/>
          <w:tab w:val="left" w:pos="8640"/>
        </w:tabs>
        <w:rPr>
          <w:rFonts w:ascii="Times New Roman" w:hAnsi="Times New Roman" w:cs="Times New Roman"/>
        </w:rPr>
        <w:pPrChange w:id="921" w:author="Thorson, James" w:date="2016-07-29T15:38:00Z">
          <w:pPr/>
        </w:pPrChange>
      </w:pPr>
    </w:p>
    <w:p w14:paraId="5B6E5925" w14:textId="77777777" w:rsidR="005665A2" w:rsidRDefault="005665A2">
      <w:pPr>
        <w:tabs>
          <w:tab w:val="left" w:pos="360"/>
          <w:tab w:val="left" w:pos="8640"/>
        </w:tabs>
        <w:rPr>
          <w:rFonts w:ascii="Times New Roman" w:hAnsi="Times New Roman" w:cs="Times New Roman"/>
        </w:rPr>
        <w:pPrChange w:id="922" w:author="Thorson, James" w:date="2016-07-29T15:38:00Z">
          <w:pPr/>
        </w:pPrChange>
      </w:pPr>
      <w:r>
        <w:rPr>
          <w:rFonts w:ascii="Times New Roman" w:hAnsi="Times New Roman" w:cs="Times New Roman"/>
        </w:rPr>
        <w:t xml:space="preserve">Figure XX (low res). </w:t>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923"/>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923"/>
      <w:proofErr w:type="spellEnd"/>
      <w:r>
        <w:rPr>
          <w:rStyle w:val="CommentReference"/>
        </w:rPr>
        <w:commentReference w:id="923"/>
      </w:r>
      <w:r>
        <w:rPr>
          <w:rFonts w:ascii="Times New Roman" w:hAnsi="Times New Roman" w:cs="Times New Roman"/>
        </w:rPr>
        <w:t xml:space="preserve"> = 8.</w:t>
      </w:r>
    </w:p>
    <w:p w14:paraId="335EB915" w14:textId="77777777" w:rsidR="005665A2" w:rsidRDefault="005665A2">
      <w:pPr>
        <w:tabs>
          <w:tab w:val="left" w:pos="360"/>
          <w:tab w:val="left" w:pos="8640"/>
        </w:tabs>
        <w:rPr>
          <w:rFonts w:ascii="Times New Roman" w:hAnsi="Times New Roman" w:cs="Times New Roman"/>
        </w:rPr>
        <w:pPrChange w:id="924" w:author="Thorson, James" w:date="2016-07-29T15:38:00Z">
          <w:pPr/>
        </w:pPrChange>
      </w:pPr>
      <w:r>
        <w:rPr>
          <w:rFonts w:ascii="Times New Roman" w:hAnsi="Times New Roman" w:cs="Times New Roman"/>
          <w:noProof/>
        </w:rPr>
        <w:lastRenderedPageBreak/>
        <w:drawing>
          <wp:inline distT="0" distB="0" distL="0" distR="0" wp14:anchorId="0D221BC4" wp14:editId="708FE593">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53EF2FE5" w14:textId="77777777" w:rsidR="005665A2" w:rsidRDefault="005665A2">
      <w:pPr>
        <w:tabs>
          <w:tab w:val="left" w:pos="360"/>
          <w:tab w:val="left" w:pos="8640"/>
        </w:tabs>
        <w:rPr>
          <w:rFonts w:ascii="Times New Roman" w:hAnsi="Times New Roman" w:cs="Times New Roman"/>
        </w:rPr>
        <w:pPrChange w:id="925" w:author="Thorson, James" w:date="2016-07-29T15:38:00Z">
          <w:pPr/>
        </w:pPrChange>
      </w:pPr>
    </w:p>
    <w:p w14:paraId="1A0D5928" w14:textId="77777777" w:rsidR="005665A2" w:rsidRDefault="005665A2">
      <w:pPr>
        <w:tabs>
          <w:tab w:val="left" w:pos="360"/>
          <w:tab w:val="left" w:pos="8640"/>
        </w:tabs>
        <w:rPr>
          <w:rFonts w:ascii="Times New Roman" w:hAnsi="Times New Roman" w:cs="Times New Roman"/>
        </w:rPr>
        <w:pPrChange w:id="926" w:author="Thorson, James" w:date="2016-07-29T15:38:00Z">
          <w:pPr/>
        </w:pPrChange>
      </w:pPr>
    </w:p>
    <w:p w14:paraId="5D49DCE3" w14:textId="77777777" w:rsidR="005665A2" w:rsidRPr="008C531D" w:rsidRDefault="005665A2">
      <w:pPr>
        <w:tabs>
          <w:tab w:val="left" w:pos="360"/>
          <w:tab w:val="left" w:pos="8640"/>
        </w:tabs>
        <w:rPr>
          <w:rFonts w:ascii="Times New Roman" w:hAnsi="Times New Roman" w:cs="Times New Roman"/>
          <w:b/>
        </w:rPr>
        <w:pPrChange w:id="927" w:author="Thorson, James" w:date="2016-07-29T15:38:00Z">
          <w:pPr/>
        </w:pPrChange>
      </w:pPr>
    </w:p>
    <w:sectPr w:rsidR="005665A2" w:rsidRPr="008C531D" w:rsidSect="007F3030">
      <w:footerReference w:type="default" r:id="rId15"/>
      <w:pgSz w:w="12240" w:h="15840"/>
      <w:pgMar w:top="1440" w:right="1440" w:bottom="1440" w:left="1440" w:header="720" w:footer="720" w:gutter="0"/>
      <w:lnNumType w:countBy="1" w:restart="continuous"/>
      <w:cols w:space="720"/>
      <w:docGrid w:linePitch="326"/>
      <w:sectPrChange w:id="933" w:author="Thorson, James" w:date="2016-07-29T16:45:00Z">
        <w:sectPr w:rsidR="005665A2" w:rsidRPr="008C531D" w:rsidSect="007F3030">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Daniel Hocking" w:date="2016-07-22T12:14:00Z" w:initials="DJH">
    <w:p w14:paraId="62D1CE9E" w14:textId="17E0672B" w:rsidR="006F707A" w:rsidRDefault="006F707A">
      <w:pPr>
        <w:pStyle w:val="CommentText"/>
      </w:pPr>
      <w:r>
        <w:rPr>
          <w:rStyle w:val="CommentReference"/>
        </w:rPr>
        <w:annotationRef/>
      </w:r>
      <w:r>
        <w:t>Let me know if you have any opinions or preferences. I’m only casually familiar with fish journals.</w:t>
      </w:r>
    </w:p>
  </w:comment>
  <w:comment w:id="2" w:author="Thorson, James" w:date="2016-07-29T15:10:00Z" w:initials="TJ">
    <w:p w14:paraId="123D5C63" w14:textId="4CB50EA6" w:rsidR="006F707A" w:rsidRDefault="006F707A">
      <w:pPr>
        <w:pStyle w:val="CommentText"/>
      </w:pPr>
      <w:r>
        <w:rPr>
          <w:rStyle w:val="CommentReference"/>
        </w:rPr>
        <w:annotationRef/>
      </w:r>
      <w:r>
        <w:t>I’d rank this:</w:t>
      </w:r>
      <w:r>
        <w:br/>
      </w:r>
      <w:r>
        <w:br/>
        <w:t xml:space="preserve">Methods in Ecol. </w:t>
      </w:r>
      <w:proofErr w:type="spellStart"/>
      <w:r>
        <w:t>Evol</w:t>
      </w:r>
      <w:proofErr w:type="spellEnd"/>
      <w:r>
        <w:t>.</w:t>
      </w:r>
    </w:p>
    <w:p w14:paraId="58FFD3F7" w14:textId="73597C7D" w:rsidR="006F707A" w:rsidRDefault="006F707A">
      <w:pPr>
        <w:pStyle w:val="CommentText"/>
      </w:pPr>
      <w:r>
        <w:t>Ecological Applications</w:t>
      </w:r>
    </w:p>
    <w:p w14:paraId="4B09CC42" w14:textId="68088471" w:rsidR="006F707A" w:rsidRDefault="006F707A">
      <w:pPr>
        <w:pStyle w:val="CommentText"/>
      </w:pPr>
      <w:r>
        <w:t>CJFAS</w:t>
      </w:r>
    </w:p>
    <w:p w14:paraId="29CDBFD0" w14:textId="7617756E" w:rsidR="006F707A" w:rsidRDefault="006F707A">
      <w:pPr>
        <w:pStyle w:val="CommentText"/>
      </w:pPr>
      <w:r>
        <w:t>…</w:t>
      </w:r>
    </w:p>
  </w:comment>
  <w:comment w:id="17" w:author="Daniel Hocking" w:date="2016-07-22T16:12:00Z" w:initials="DJH">
    <w:p w14:paraId="693392CC" w14:textId="01088B78" w:rsidR="006F707A" w:rsidRDefault="006F707A">
      <w:pPr>
        <w:pStyle w:val="CommentText"/>
      </w:pPr>
      <w:r>
        <w:rPr>
          <w:rStyle w:val="CommentReference"/>
        </w:rPr>
        <w:annotationRef/>
      </w:r>
      <w:proofErr w:type="gramStart"/>
      <w:r>
        <w:t>@Jim ?</w:t>
      </w:r>
      <w:proofErr w:type="gramEnd"/>
    </w:p>
    <w:p w14:paraId="3FDB26BA" w14:textId="556986E3" w:rsidR="006F707A" w:rsidRDefault="006F707A">
      <w:pPr>
        <w:pStyle w:val="CommentText"/>
      </w:pPr>
    </w:p>
    <w:p w14:paraId="4C68852F" w14:textId="03040FA3" w:rsidR="006F707A" w:rsidRDefault="006F707A">
      <w:pPr>
        <w:pStyle w:val="CommentText"/>
      </w:pPr>
      <w:r>
        <w:t>Not necessary, but thanks for offering!</w:t>
      </w:r>
    </w:p>
    <w:p w14:paraId="0AF4C558" w14:textId="77777777" w:rsidR="006F707A" w:rsidRDefault="006F707A">
      <w:pPr>
        <w:pStyle w:val="CommentText"/>
      </w:pPr>
    </w:p>
  </w:comment>
  <w:comment w:id="24" w:author="Thorson, James" w:date="2016-07-29T15:08:00Z" w:initials="TJ">
    <w:p w14:paraId="25BCAF5F" w14:textId="4094B4F3" w:rsidR="006F707A" w:rsidRDefault="006F707A">
      <w:pPr>
        <w:pStyle w:val="CommentText"/>
      </w:pPr>
      <w:r>
        <w:rPr>
          <w:rStyle w:val="CommentReference"/>
        </w:rPr>
        <w:annotationRef/>
      </w:r>
      <w:r>
        <w:t>Observed correlations are either “endogenous” (caused by dispersal and intrinsic processes) or “exogenous” (caused by environmental drivers)</w:t>
      </w:r>
    </w:p>
  </w:comment>
  <w:comment w:id="32" w:author="Thorson, James" w:date="2016-07-29T15:09:00Z" w:initials="TJ">
    <w:p w14:paraId="16A2EDD7" w14:textId="1EFB65E9" w:rsidR="006F707A" w:rsidRDefault="006F707A">
      <w:pPr>
        <w:pStyle w:val="CommentText"/>
      </w:pPr>
      <w:r>
        <w:rPr>
          <w:rStyle w:val="CommentReference"/>
        </w:rPr>
        <w:annotationRef/>
      </w:r>
      <w:r>
        <w:t>What do you mean here?  Please rephrase</w:t>
      </w:r>
    </w:p>
  </w:comment>
  <w:comment w:id="37" w:author="Thorson, James" w:date="2016-07-29T16:40:00Z" w:initials="TJ">
    <w:p w14:paraId="18C92C5E" w14:textId="3AA1877A" w:rsidR="006F707A" w:rsidRDefault="006F707A">
      <w:pPr>
        <w:pStyle w:val="CommentText"/>
      </w:pPr>
      <w:r>
        <w:rPr>
          <w:rStyle w:val="CommentReference"/>
        </w:rPr>
        <w:annotationRef/>
      </w:r>
      <w:r>
        <w:t>Please humor me and use 14-point bold font for major sections, with subsections using 12-point bold, and sub-subsections using 12-point italic.  The methods section is complicated and requires some structure from sub-subheadings.</w:t>
      </w:r>
    </w:p>
  </w:comment>
  <w:comment w:id="45" w:author="Daniel Hocking" w:date="2016-07-22T14:54:00Z" w:initials="DJH">
    <w:p w14:paraId="16E2ABC0" w14:textId="4A30EEFB" w:rsidR="006F707A" w:rsidRDefault="006F707A">
      <w:pPr>
        <w:pStyle w:val="CommentText"/>
      </w:pPr>
      <w:r>
        <w:rPr>
          <w:rStyle w:val="CommentReference"/>
        </w:rPr>
        <w:annotationRef/>
      </w:r>
      <w:r>
        <w:t>Ben – can you add something based on WB or other studies related to this? Doesn’t have to be brook trout example.</w:t>
      </w:r>
    </w:p>
    <w:p w14:paraId="524CEF6B" w14:textId="6C89CCB6" w:rsidR="006F707A" w:rsidRDefault="006F707A">
      <w:pPr>
        <w:pStyle w:val="CommentText"/>
      </w:pPr>
    </w:p>
    <w:p w14:paraId="7D7F5115" w14:textId="35C4CEEB" w:rsidR="006F707A" w:rsidRDefault="006F707A">
      <w:pPr>
        <w:pStyle w:val="CommentText"/>
      </w:pPr>
      <w:r>
        <w:t xml:space="preserve">You could look at </w:t>
      </w:r>
      <w:proofErr w:type="spellStart"/>
      <w:r>
        <w:t>Ver</w:t>
      </w:r>
      <w:proofErr w:type="spellEnd"/>
      <w:r>
        <w:t xml:space="preserve"> </w:t>
      </w:r>
      <w:proofErr w:type="spellStart"/>
      <w:r>
        <w:t>Hoef’s</w:t>
      </w:r>
      <w:proofErr w:type="spellEnd"/>
      <w:r>
        <w:t xml:space="preserve"> stuff for correlations in physical conditions in streams</w:t>
      </w:r>
    </w:p>
  </w:comment>
  <w:comment w:id="47" w:author="Thorson, James" w:date="2016-07-29T15:15:00Z" w:initials="TJ">
    <w:p w14:paraId="65344776" w14:textId="77777777" w:rsidR="006F707A" w:rsidRPr="004254A9" w:rsidRDefault="006F707A" w:rsidP="00381C35">
      <w:pPr>
        <w:pStyle w:val="Bibliography"/>
        <w:rPr>
          <w:rFonts w:ascii="Calibri" w:hAnsi="Calibri"/>
          <w:sz w:val="22"/>
        </w:rPr>
      </w:pPr>
      <w:r>
        <w:rPr>
          <w:rStyle w:val="CommentReference"/>
        </w:rPr>
        <w:annotationRef/>
      </w:r>
      <w:r>
        <w:fldChar w:fldCharType="begin"/>
      </w:r>
      <w:r>
        <w:instrText xml:space="preserve"> ADDIN ZOTERO_BIBL {"custom":[]} CSL_BIBLIOGRAPHY </w:instrText>
      </w:r>
      <w:r>
        <w:fldChar w:fldCharType="separate"/>
      </w:r>
      <w:proofErr w:type="spellStart"/>
      <w:r w:rsidRPr="004254A9">
        <w:rPr>
          <w:rFonts w:ascii="Calibri" w:hAnsi="Calibri"/>
          <w:sz w:val="22"/>
        </w:rPr>
        <w:t>Hoef</w:t>
      </w:r>
      <w:proofErr w:type="spellEnd"/>
      <w:r w:rsidRPr="004254A9">
        <w:rPr>
          <w:rFonts w:ascii="Calibri" w:hAnsi="Calibri"/>
          <w:sz w:val="22"/>
        </w:rPr>
        <w:t xml:space="preserve">, J.M.V., Peterson, E., and Theobald, D. 2006. Spatial statistical models that use flow and stream distance. Environ. Ecol. Stat. </w:t>
      </w:r>
      <w:r w:rsidRPr="004254A9">
        <w:rPr>
          <w:rFonts w:ascii="Calibri" w:hAnsi="Calibri"/>
          <w:b/>
          <w:bCs/>
          <w:sz w:val="22"/>
        </w:rPr>
        <w:t>13</w:t>
      </w:r>
      <w:r w:rsidRPr="004254A9">
        <w:rPr>
          <w:rFonts w:ascii="Calibri" w:hAnsi="Calibri"/>
          <w:sz w:val="22"/>
        </w:rPr>
        <w:t xml:space="preserve">(4): 449–464. </w:t>
      </w:r>
      <w:proofErr w:type="gramStart"/>
      <w:r w:rsidRPr="004254A9">
        <w:rPr>
          <w:rFonts w:ascii="Calibri" w:hAnsi="Calibri"/>
          <w:sz w:val="22"/>
        </w:rPr>
        <w:t>doi:10.1007</w:t>
      </w:r>
      <w:proofErr w:type="gramEnd"/>
      <w:r w:rsidRPr="004254A9">
        <w:rPr>
          <w:rFonts w:ascii="Calibri" w:hAnsi="Calibri"/>
          <w:sz w:val="22"/>
        </w:rPr>
        <w:t>/s10651-006-0022-8.</w:t>
      </w:r>
    </w:p>
    <w:p w14:paraId="78E01587" w14:textId="21A67234" w:rsidR="006F707A" w:rsidRDefault="006F707A" w:rsidP="00381C35">
      <w:pPr>
        <w:pStyle w:val="CommentText"/>
      </w:pPr>
      <w:r>
        <w:fldChar w:fldCharType="end"/>
      </w:r>
    </w:p>
  </w:comment>
  <w:comment w:id="51" w:author="Daniel Hocking" w:date="2016-03-10T14:12:00Z" w:initials="DJH">
    <w:p w14:paraId="79071169" w14:textId="05FCB5D2" w:rsidR="006F707A" w:rsidRDefault="006F707A">
      <w:pPr>
        <w:pStyle w:val="CommentText"/>
      </w:pPr>
      <w:r>
        <w:rPr>
          <w:rStyle w:val="CommentReference"/>
        </w:rPr>
        <w:annotationRef/>
      </w:r>
      <w:r>
        <w:t>Too vague?</w:t>
      </w:r>
    </w:p>
  </w:comment>
  <w:comment w:id="53" w:author="Daniel Hocking" w:date="2016-03-10T14:13:00Z" w:initials="DJH">
    <w:p w14:paraId="4AD7DBE8" w14:textId="1183155E" w:rsidR="006F707A" w:rsidRDefault="006F707A">
      <w:pPr>
        <w:pStyle w:val="CommentText"/>
      </w:pPr>
      <w:r>
        <w:rPr>
          <w:rStyle w:val="CommentReference"/>
        </w:rPr>
        <w:annotationRef/>
      </w:r>
      <w:r>
        <w:t>Maybe talk about state-space models in general</w:t>
      </w:r>
    </w:p>
  </w:comment>
  <w:comment w:id="55" w:author="Thorson, James" w:date="2016-07-29T15:16:00Z" w:initials="TJ">
    <w:p w14:paraId="393C2CB4" w14:textId="77777777" w:rsidR="006F707A" w:rsidRPr="004254A9" w:rsidRDefault="006F707A" w:rsidP="00381C35">
      <w:pPr>
        <w:pStyle w:val="Bibliography"/>
        <w:rPr>
          <w:rFonts w:ascii="Calibri" w:hAnsi="Calibri"/>
          <w:sz w:val="22"/>
        </w:rPr>
      </w:pPr>
      <w:r>
        <w:rPr>
          <w:rStyle w:val="CommentReference"/>
        </w:rPr>
        <w:annotationRef/>
      </w:r>
      <w:proofErr w:type="spellStart"/>
      <w:r w:rsidRPr="004254A9">
        <w:rPr>
          <w:rFonts w:ascii="Calibri" w:hAnsi="Calibri"/>
          <w:sz w:val="22"/>
        </w:rPr>
        <w:t>Royle</w:t>
      </w:r>
      <w:proofErr w:type="spellEnd"/>
      <w:r w:rsidRPr="004254A9">
        <w:rPr>
          <w:rFonts w:ascii="Calibri" w:hAnsi="Calibri"/>
          <w:sz w:val="22"/>
        </w:rPr>
        <w:t xml:space="preserve">, J.A., and </w:t>
      </w:r>
      <w:proofErr w:type="spellStart"/>
      <w:r w:rsidRPr="004254A9">
        <w:rPr>
          <w:rFonts w:ascii="Calibri" w:hAnsi="Calibri"/>
          <w:sz w:val="22"/>
        </w:rPr>
        <w:t>Wikle</w:t>
      </w:r>
      <w:proofErr w:type="spellEnd"/>
      <w:r w:rsidRPr="004254A9">
        <w:rPr>
          <w:rFonts w:ascii="Calibri" w:hAnsi="Calibri"/>
          <w:sz w:val="22"/>
        </w:rPr>
        <w:t xml:space="preserve">, C.K. 2005. Efficient statistical mapping of avian count data. Environ. Ecol. Stat. </w:t>
      </w:r>
      <w:r w:rsidRPr="004254A9">
        <w:rPr>
          <w:rFonts w:ascii="Calibri" w:hAnsi="Calibri"/>
          <w:b/>
          <w:bCs/>
          <w:sz w:val="22"/>
        </w:rPr>
        <w:t>12</w:t>
      </w:r>
      <w:r w:rsidRPr="004254A9">
        <w:rPr>
          <w:rFonts w:ascii="Calibri" w:hAnsi="Calibri"/>
          <w:sz w:val="22"/>
        </w:rPr>
        <w:t>(2): 225–243.</w:t>
      </w:r>
    </w:p>
    <w:p w14:paraId="6B6890DA" w14:textId="2589F9AD" w:rsidR="006F707A" w:rsidRDefault="006F707A">
      <w:pPr>
        <w:pStyle w:val="CommentText"/>
      </w:pPr>
    </w:p>
  </w:comment>
  <w:comment w:id="64" w:author="Thorson, James" w:date="2016-07-29T16:47:00Z" w:initials="TJ">
    <w:p w14:paraId="16296370" w14:textId="5873D107" w:rsidR="006F707A" w:rsidRDefault="006F707A">
      <w:pPr>
        <w:pStyle w:val="CommentText"/>
      </w:pPr>
      <w:r>
        <w:rPr>
          <w:rStyle w:val="CommentReference"/>
        </w:rPr>
        <w:annotationRef/>
      </w:r>
      <w:r>
        <w:t>Please add a Table 1 with two columns, for English-</w:t>
      </w:r>
      <w:proofErr w:type="spellStart"/>
      <w:r>
        <w:t>desciption</w:t>
      </w:r>
      <w:proofErr w:type="spellEnd"/>
      <w:r>
        <w:t xml:space="preserve"> of each parameter/datum and the symbol.  For example, we’ll need to select a subscript for “pass” depending upon what’s already used.</w:t>
      </w:r>
    </w:p>
  </w:comment>
  <w:comment w:id="65" w:author="Thorson, James" w:date="2016-07-29T15:54:00Z" w:initials="TJ">
    <w:p w14:paraId="589D84C5" w14:textId="61F32AFF" w:rsidR="006F707A" w:rsidRDefault="006F707A">
      <w:pPr>
        <w:pStyle w:val="CommentText"/>
      </w:pPr>
      <w:r>
        <w:rPr>
          <w:rStyle w:val="CommentReference"/>
        </w:rPr>
        <w:annotationRef/>
      </w:r>
      <w:r>
        <w:t>I suggest starting with an overview that covers relevant vocabulary, big-picture structure, etc.</w:t>
      </w:r>
    </w:p>
    <w:p w14:paraId="48C55506" w14:textId="555B9F98" w:rsidR="006F707A" w:rsidRDefault="006F707A">
      <w:pPr>
        <w:pStyle w:val="CommentText"/>
      </w:pPr>
    </w:p>
    <w:p w14:paraId="370670F2" w14:textId="07D675F5" w:rsidR="006F707A" w:rsidRDefault="006F707A">
      <w:pPr>
        <w:pStyle w:val="CommentText"/>
      </w:pPr>
      <w:r>
        <w:t>Then we could discuss the O-U part (which is most novel, and therefore deserves to go after the overview)</w:t>
      </w:r>
    </w:p>
    <w:p w14:paraId="4977F645" w14:textId="1A2F8CBC" w:rsidR="006F707A" w:rsidRDefault="006F707A">
      <w:pPr>
        <w:pStyle w:val="CommentText"/>
      </w:pPr>
    </w:p>
    <w:p w14:paraId="2D36CFB4" w14:textId="3E97A551" w:rsidR="006F707A" w:rsidRDefault="006F707A">
      <w:pPr>
        <w:pStyle w:val="CommentText"/>
      </w:pPr>
      <w:r>
        <w:t>The we describe parameter estimation</w:t>
      </w:r>
    </w:p>
    <w:p w14:paraId="24E07E13" w14:textId="535165EF" w:rsidR="006F707A" w:rsidRDefault="006F707A">
      <w:pPr>
        <w:pStyle w:val="CommentText"/>
      </w:pPr>
    </w:p>
    <w:p w14:paraId="74C06327" w14:textId="687A7998" w:rsidR="006F707A" w:rsidRDefault="006F707A">
      <w:pPr>
        <w:pStyle w:val="CommentText"/>
      </w:pPr>
      <w:r>
        <w:t>Then we describe simulation and case study (order TBD)</w:t>
      </w:r>
    </w:p>
  </w:comment>
  <w:comment w:id="136" w:author="Daniel Hocking" w:date="2016-07-25T17:48:00Z" w:initials="DJH">
    <w:p w14:paraId="34E94EDB" w14:textId="48789B72" w:rsidR="006F707A" w:rsidRDefault="006F707A" w:rsidP="004D5DA7">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p w14:paraId="55F03197" w14:textId="7AAB4B23" w:rsidR="006F707A" w:rsidRDefault="006F707A" w:rsidP="004D5DA7">
      <w:pPr>
        <w:pStyle w:val="CommentText"/>
      </w:pPr>
    </w:p>
    <w:p w14:paraId="186E8364" w14:textId="7431B5CC" w:rsidR="006F707A" w:rsidRDefault="006F707A" w:rsidP="004D5DA7">
      <w:pPr>
        <w:pStyle w:val="CommentText"/>
      </w:pPr>
      <w:r>
        <w:t xml:space="preserve">JTT -- All else being equal, we might as well just stick closely to the notation in the code (so that future users, and ourselves don’t get confused in the correspondence).  </w:t>
      </w:r>
    </w:p>
    <w:p w14:paraId="3218599B" w14:textId="6B326AF2" w:rsidR="006F707A" w:rsidRDefault="006F707A" w:rsidP="004D5DA7">
      <w:pPr>
        <w:pStyle w:val="CommentText"/>
      </w:pPr>
    </w:p>
    <w:p w14:paraId="083DA560" w14:textId="52FAEDBC" w:rsidR="006F707A" w:rsidRPr="004D5DA7" w:rsidRDefault="006F707A" w:rsidP="004D5DA7">
      <w:pPr>
        <w:pStyle w:val="CommentText"/>
      </w:pPr>
      <w:r>
        <w:t xml:space="preserve">JTT – I prefer these days to use vector-matrix notation (i.e., bold lowercase for vectors like </w:t>
      </w:r>
      <w:r>
        <w:rPr>
          <w:b/>
        </w:rPr>
        <w:t>x</w:t>
      </w:r>
      <w:r>
        <w:t xml:space="preserve">(s) and gamma) and also to use subscript t for time, but parentheses s for time (it indicates casually that we’re using continuous-space discrete-time methods).  </w:t>
      </w:r>
    </w:p>
  </w:comment>
  <w:comment w:id="156" w:author="Daniel Hocking" w:date="2016-07-25T17:48:00Z" w:initials="DJH">
    <w:p w14:paraId="0BEA8E20" w14:textId="77777777" w:rsidR="006F707A" w:rsidRDefault="006F707A" w:rsidP="004D5DA7">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p w14:paraId="405B0D29" w14:textId="77777777" w:rsidR="006F707A" w:rsidRDefault="006F707A" w:rsidP="004D5DA7">
      <w:pPr>
        <w:pStyle w:val="CommentText"/>
      </w:pPr>
    </w:p>
    <w:p w14:paraId="0014A5D4" w14:textId="77777777" w:rsidR="006F707A" w:rsidRDefault="006F707A" w:rsidP="004D5DA7">
      <w:pPr>
        <w:pStyle w:val="CommentText"/>
      </w:pPr>
      <w:r>
        <w:t xml:space="preserve">JTT -- All else being equal, we might as well just stick closely to the notation in the code (so that future users, and ourselves don’t get confused in the correspondence).  </w:t>
      </w:r>
    </w:p>
    <w:p w14:paraId="332A77E1" w14:textId="77777777" w:rsidR="006F707A" w:rsidRDefault="006F707A" w:rsidP="004D5DA7">
      <w:pPr>
        <w:pStyle w:val="CommentText"/>
      </w:pPr>
    </w:p>
    <w:p w14:paraId="7F45BF9D" w14:textId="77777777" w:rsidR="006F707A" w:rsidRPr="004D5DA7" w:rsidRDefault="006F707A" w:rsidP="004D5DA7">
      <w:pPr>
        <w:pStyle w:val="CommentText"/>
      </w:pPr>
      <w:r>
        <w:t xml:space="preserve">JTT – I prefer these days to use vector-matrix notation (i.e., bold lowercase for vectors like </w:t>
      </w:r>
      <w:r>
        <w:rPr>
          <w:b/>
        </w:rPr>
        <w:t>x</w:t>
      </w:r>
      <w:r>
        <w:t xml:space="preserve">(s) and gamma) and also to use subscript t for time, but parentheses s for time (it indicates casually that we’re using continuous-space discrete-time methods).  </w:t>
      </w:r>
    </w:p>
  </w:comment>
  <w:comment w:id="311" w:author="Daniel Hocking" w:date="2016-07-25T17:48:00Z" w:initials="DJH">
    <w:p w14:paraId="0B0A6A62" w14:textId="51AF3C2B" w:rsidR="006F707A" w:rsidRDefault="006F707A">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comment>
  <w:comment w:id="443" w:author="Thorson, James" w:date="2016-07-29T15:45:00Z" w:initials="TJ">
    <w:p w14:paraId="33F0E35D" w14:textId="372B9E46" w:rsidR="006F707A" w:rsidRDefault="006F707A">
      <w:pPr>
        <w:pStyle w:val="CommentText"/>
      </w:pPr>
      <w:r>
        <w:rPr>
          <w:rStyle w:val="CommentReference"/>
        </w:rPr>
        <w:annotationRef/>
      </w:r>
      <w:r>
        <w:t>I’m not sure where to put this text in, maybe I’ll see a purpose for it later.</w:t>
      </w:r>
    </w:p>
  </w:comment>
  <w:comment w:id="469" w:author="Thorson, James" w:date="2016-07-29T15:58:00Z" w:initials="TJ">
    <w:p w14:paraId="5ADCDB4B" w14:textId="1B730A74" w:rsidR="006F707A" w:rsidRDefault="006F707A">
      <w:pPr>
        <w:pStyle w:val="CommentText"/>
      </w:pPr>
      <w:r>
        <w:rPr>
          <w:rStyle w:val="CommentReference"/>
        </w:rPr>
        <w:annotationRef/>
      </w:r>
      <w:r>
        <w:t>Cover theory here.  The description for the Virginia network could go with the case study</w:t>
      </w:r>
    </w:p>
  </w:comment>
  <w:comment w:id="584" w:author="Daniel Hocking" w:date="2016-07-22T17:25:00Z" w:initials="DJH">
    <w:p w14:paraId="76414360" w14:textId="77777777" w:rsidR="006F707A" w:rsidRDefault="006F707A" w:rsidP="0028590F">
      <w:pPr>
        <w:pStyle w:val="CommentText"/>
      </w:pPr>
      <w:r>
        <w:rPr>
          <w:rStyle w:val="CommentReference"/>
        </w:rPr>
        <w:annotationRef/>
      </w:r>
      <w:r>
        <w:t xml:space="preserve">@Kyle – can you check this and add a simple figure of a network with child and parent labels along with distances? Or just send me a PDF of a simple network with 1-2 confluences and a </w:t>
      </w:r>
      <w:proofErr w:type="spellStart"/>
      <w:r>
        <w:t>scalebar</w:t>
      </w:r>
      <w:proofErr w:type="spellEnd"/>
      <w:r>
        <w:t xml:space="preserve"> then I can make the figure in </w:t>
      </w:r>
      <w:proofErr w:type="spellStart"/>
      <w:r>
        <w:t>Powerpoint</w:t>
      </w:r>
      <w:proofErr w:type="spellEnd"/>
      <w:r>
        <w:t>.</w:t>
      </w:r>
    </w:p>
  </w:comment>
  <w:comment w:id="600" w:author="Thorson, James" w:date="2016-07-29T16:44:00Z" w:initials="TJ">
    <w:p w14:paraId="08D1EF35" w14:textId="69CA516D" w:rsidR="006F707A" w:rsidRDefault="006F707A">
      <w:pPr>
        <w:pStyle w:val="CommentText"/>
      </w:pPr>
      <w:r>
        <w:rPr>
          <w:rStyle w:val="CommentReference"/>
        </w:rPr>
        <w:annotationRef/>
      </w:r>
      <w:r>
        <w:t>Please number consecutively.  I’ve also added line and page numbers</w:t>
      </w:r>
    </w:p>
  </w:comment>
  <w:comment w:id="642" w:author="Daniel Hocking" w:date="2016-07-25T17:33:00Z" w:initials="DJH">
    <w:p w14:paraId="29596CF2" w14:textId="518CA8F9" w:rsidR="006F707A" w:rsidRDefault="006F707A">
      <w:pPr>
        <w:pStyle w:val="CommentText"/>
      </w:pPr>
      <w:r>
        <w:rPr>
          <w:rStyle w:val="CommentReference"/>
        </w:rPr>
        <w:annotationRef/>
      </w:r>
      <w:r>
        <w:t>Not sure how this is derived</w:t>
      </w:r>
    </w:p>
  </w:comment>
  <w:comment w:id="672" w:author="Daniel Hocking" w:date="2016-07-25T18:02:00Z" w:initials="DJH">
    <w:p w14:paraId="2A6B539C" w14:textId="31814994" w:rsidR="006F707A" w:rsidRDefault="006F707A">
      <w:pPr>
        <w:pStyle w:val="CommentText"/>
      </w:pPr>
      <w:r>
        <w:rPr>
          <w:rStyle w:val="CommentReference"/>
        </w:rPr>
        <w:annotationRef/>
      </w:r>
      <w:r>
        <w:t>Naming vs. indexing with subscripts? Maybe go with indexing as subscript and naming subscripts in brackets.</w:t>
      </w:r>
    </w:p>
  </w:comment>
  <w:comment w:id="670" w:author="Thorson, James" w:date="2016-07-29T16:52:00Z" w:initials="TJ">
    <w:p w14:paraId="0F8F7B35" w14:textId="56EA916E" w:rsidR="006F707A" w:rsidRDefault="006F707A">
      <w:pPr>
        <w:pStyle w:val="CommentText"/>
      </w:pPr>
      <w:r>
        <w:rPr>
          <w:rStyle w:val="CommentReference"/>
        </w:rPr>
        <w:annotationRef/>
      </w:r>
      <w:r>
        <w:t>Please finish modifying notation to match the notation above.</w:t>
      </w:r>
    </w:p>
  </w:comment>
  <w:comment w:id="723" w:author="Daniel Hocking" w:date="2016-07-29T11:21:00Z" w:initials="DJH">
    <w:p w14:paraId="40486A42" w14:textId="768A0888" w:rsidR="006F707A" w:rsidRDefault="006F707A">
      <w:pPr>
        <w:pStyle w:val="CommentText"/>
        <w:rPr>
          <w:rFonts w:eastAsia="Times New Roman" w:cs="Times New Roman"/>
        </w:rPr>
      </w:pPr>
      <w:r>
        <w:rPr>
          <w:rStyle w:val="CommentReference"/>
        </w:rPr>
        <w:annotationRef/>
      </w:r>
      <w:r>
        <w:rPr>
          <w:rFonts w:eastAsia="Times New Roman" w:cs="Times New Roman"/>
        </w:rPr>
        <w:t xml:space="preserve">Thornton, P.E., M.M. Thornton, B.W. Mayer, Y. Wei, R. </w:t>
      </w:r>
      <w:proofErr w:type="spellStart"/>
      <w:r>
        <w:rPr>
          <w:rFonts w:eastAsia="Times New Roman" w:cs="Times New Roman"/>
        </w:rPr>
        <w:t>Devarakonda</w:t>
      </w:r>
      <w:proofErr w:type="spellEnd"/>
      <w:r>
        <w:rPr>
          <w:rFonts w:eastAsia="Times New Roman" w:cs="Times New Roman"/>
        </w:rPr>
        <w:t xml:space="preserve">, R.S. </w:t>
      </w:r>
      <w:proofErr w:type="spellStart"/>
      <w:r>
        <w:rPr>
          <w:rFonts w:eastAsia="Times New Roman" w:cs="Times New Roman"/>
        </w:rPr>
        <w:t>Vose</w:t>
      </w:r>
      <w:proofErr w:type="spellEnd"/>
      <w:r>
        <w:rPr>
          <w:rFonts w:eastAsia="Times New Roman" w:cs="Times New Roman"/>
        </w:rPr>
        <w:t xml:space="preserve">, and R.B. Cook. 2016. </w:t>
      </w:r>
      <w:proofErr w:type="spellStart"/>
      <w:r>
        <w:rPr>
          <w:rFonts w:eastAsia="Times New Roman" w:cs="Times New Roman"/>
        </w:rPr>
        <w:t>Daymet</w:t>
      </w:r>
      <w:proofErr w:type="spellEnd"/>
      <w:r>
        <w:rPr>
          <w:rFonts w:eastAsia="Times New Roman" w:cs="Times New Roman"/>
        </w:rPr>
        <w:t xml:space="preserve">: Daily Surface Weather Data on a 1-km Grid for North America, Version 3. ORNL DAAC, Oak Ridge, Tennessee, USA. Accessed Month DD, YYYY. Time period: YYYY-MM-DD to YYYY-MM-DD. Spatial Range: N=DD.DD, S=DD.DD, E=DDD.DD, W=DDD.DD. </w:t>
      </w:r>
      <w:hyperlink r:id="rId1" w:history="1">
        <w:r>
          <w:rPr>
            <w:rStyle w:val="Hyperlink"/>
            <w:rFonts w:eastAsia="Times New Roman" w:cs="Times New Roman"/>
          </w:rPr>
          <w:t>http://dx.doi.org/10.3334/ORNLDAAC/1328</w:t>
        </w:r>
      </w:hyperlink>
    </w:p>
    <w:p w14:paraId="28762FFC" w14:textId="77777777" w:rsidR="006F707A" w:rsidRDefault="006F707A">
      <w:pPr>
        <w:pStyle w:val="CommentText"/>
        <w:rPr>
          <w:rFonts w:eastAsia="Times New Roman" w:cs="Times New Roman"/>
        </w:rPr>
      </w:pPr>
    </w:p>
    <w:p w14:paraId="591BA3A6" w14:textId="68BB5D99" w:rsidR="006F707A" w:rsidRDefault="006F707A">
      <w:pPr>
        <w:pStyle w:val="CommentText"/>
      </w:pPr>
      <w:r>
        <w:rPr>
          <w:rFonts w:eastAsia="Times New Roman" w:cs="Times New Roman"/>
        </w:rPr>
        <w:t xml:space="preserve">Thornton, P.E., Running, S.W., White, M.A. 1997. Generating surfaces of daily meteorological variables over large regions of complex terrain. Journal of Hydrology 190: 204-251. </w:t>
      </w:r>
      <w:hyperlink r:id="rId2" w:history="1">
        <w:r>
          <w:rPr>
            <w:rStyle w:val="Hyperlink"/>
            <w:rFonts w:eastAsia="Times New Roman" w:cs="Times New Roman"/>
          </w:rPr>
          <w:t>http://dx.doi.org/10.1016/S00022-1694(96)03128-9</w:t>
        </w:r>
      </w:hyperlink>
    </w:p>
  </w:comment>
  <w:comment w:id="724" w:author="Daniel Hocking" w:date="2016-07-29T11:30:00Z" w:initials="DJH">
    <w:p w14:paraId="76EA45D3" w14:textId="77777777" w:rsidR="006F707A" w:rsidRDefault="006F707A" w:rsidP="009500C2">
      <w:pPr>
        <w:rPr>
          <w:rFonts w:eastAsia="Times New Roman" w:cs="Times New Roman"/>
        </w:rPr>
      </w:pPr>
      <w:r>
        <w:rPr>
          <w:rStyle w:val="CommentReference"/>
        </w:rPr>
        <w:annotationRef/>
      </w:r>
      <w:r>
        <w:rPr>
          <w:rFonts w:ascii="Verdana" w:eastAsia="Times New Roman" w:hAnsi="Verdana" w:cs="Times New Roman"/>
          <w:color w:val="000000"/>
          <w:sz w:val="18"/>
          <w:szCs w:val="18"/>
          <w:shd w:val="clear" w:color="auto" w:fill="FFFFFF"/>
        </w:rPr>
        <w:t xml:space="preserve">Homer, C.G., </w:t>
      </w:r>
      <w:proofErr w:type="spellStart"/>
      <w:r>
        <w:rPr>
          <w:rFonts w:ascii="Verdana" w:eastAsia="Times New Roman" w:hAnsi="Verdana" w:cs="Times New Roman"/>
          <w:color w:val="000000"/>
          <w:sz w:val="18"/>
          <w:szCs w:val="18"/>
          <w:shd w:val="clear" w:color="auto" w:fill="FFFFFF"/>
        </w:rPr>
        <w:t>Dewitz</w:t>
      </w:r>
      <w:proofErr w:type="spellEnd"/>
      <w:r>
        <w:rPr>
          <w:rFonts w:ascii="Verdana" w:eastAsia="Times New Roman" w:hAnsi="Verdana" w:cs="Times New Roman"/>
          <w:color w:val="000000"/>
          <w:sz w:val="18"/>
          <w:szCs w:val="18"/>
          <w:shd w:val="clear" w:color="auto" w:fill="FFFFFF"/>
        </w:rPr>
        <w:t xml:space="preserve">, J.A., Yang, L., Jin, S., Danielson, P., Xian, G., </w:t>
      </w:r>
      <w:proofErr w:type="spellStart"/>
      <w:r>
        <w:rPr>
          <w:rFonts w:ascii="Verdana" w:eastAsia="Times New Roman" w:hAnsi="Verdana" w:cs="Times New Roman"/>
          <w:color w:val="000000"/>
          <w:sz w:val="18"/>
          <w:szCs w:val="18"/>
          <w:shd w:val="clear" w:color="auto" w:fill="FFFFFF"/>
        </w:rPr>
        <w:t>Coulston</w:t>
      </w:r>
      <w:proofErr w:type="spellEnd"/>
      <w:r>
        <w:rPr>
          <w:rFonts w:ascii="Verdana" w:eastAsia="Times New Roman" w:hAnsi="Verdana" w:cs="Times New Roman"/>
          <w:color w:val="000000"/>
          <w:sz w:val="18"/>
          <w:szCs w:val="18"/>
          <w:shd w:val="clear" w:color="auto" w:fill="FFFFFF"/>
        </w:rPr>
        <w:t xml:space="preserve">, J., </w:t>
      </w:r>
      <w:proofErr w:type="spellStart"/>
      <w:r>
        <w:rPr>
          <w:rFonts w:ascii="Verdana" w:eastAsia="Times New Roman" w:hAnsi="Verdana" w:cs="Times New Roman"/>
          <w:color w:val="000000"/>
          <w:sz w:val="18"/>
          <w:szCs w:val="18"/>
          <w:shd w:val="clear" w:color="auto" w:fill="FFFFFF"/>
        </w:rPr>
        <w:t>Herold</w:t>
      </w:r>
      <w:proofErr w:type="spellEnd"/>
      <w:r>
        <w:rPr>
          <w:rFonts w:ascii="Verdana" w:eastAsia="Times New Roman" w:hAnsi="Verdana" w:cs="Times New Roman"/>
          <w:color w:val="000000"/>
          <w:sz w:val="18"/>
          <w:szCs w:val="18"/>
          <w:shd w:val="clear" w:color="auto" w:fill="FFFFFF"/>
        </w:rPr>
        <w:t xml:space="preserve">, N.D., Wickham, J.D., and </w:t>
      </w:r>
      <w:proofErr w:type="spellStart"/>
      <w:r>
        <w:rPr>
          <w:rFonts w:ascii="Verdana" w:eastAsia="Times New Roman" w:hAnsi="Verdana" w:cs="Times New Roman"/>
          <w:color w:val="000000"/>
          <w:sz w:val="18"/>
          <w:szCs w:val="18"/>
          <w:shd w:val="clear" w:color="auto" w:fill="FFFFFF"/>
        </w:rPr>
        <w:t>Megown</w:t>
      </w:r>
      <w:proofErr w:type="spellEnd"/>
      <w:r>
        <w:rPr>
          <w:rFonts w:ascii="Verdana" w:eastAsia="Times New Roman" w:hAnsi="Verdana" w:cs="Times New Roman"/>
          <w:color w:val="000000"/>
          <w:sz w:val="18"/>
          <w:szCs w:val="18"/>
          <w:shd w:val="clear" w:color="auto" w:fill="FFFFFF"/>
        </w:rPr>
        <w:t>, K., 2015,</w:t>
      </w:r>
      <w:r>
        <w:rPr>
          <w:rStyle w:val="apple-converted-space"/>
          <w:rFonts w:ascii="Verdana" w:eastAsia="Times New Roman" w:hAnsi="Verdana" w:cs="Times New Roman"/>
          <w:color w:val="000000"/>
          <w:sz w:val="18"/>
          <w:szCs w:val="18"/>
          <w:shd w:val="clear" w:color="auto" w:fill="FFFFFF"/>
        </w:rPr>
        <w:t> </w:t>
      </w:r>
      <w:r>
        <w:fldChar w:fldCharType="begin"/>
      </w:r>
      <w:r>
        <w:instrText xml:space="preserve"> HYPERLINK "http://bit.ly/1K7WjO3" \t "_blank" </w:instrText>
      </w:r>
      <w:r>
        <w:fldChar w:fldCharType="separate"/>
      </w:r>
      <w:r>
        <w:rPr>
          <w:rStyle w:val="Hyperlink"/>
          <w:rFonts w:ascii="Verdana" w:eastAsia="Times New Roman" w:hAnsi="Verdana" w:cs="Times New Roman"/>
          <w:sz w:val="18"/>
          <w:szCs w:val="18"/>
          <w:shd w:val="clear" w:color="auto" w:fill="FFFFFF"/>
        </w:rPr>
        <w:t xml:space="preserve">Completion of the 2011 National Land Cover Database for the conterminous United States-Representing a decade of land cover change </w:t>
      </w:r>
      <w:proofErr w:type="spellStart"/>
      <w:r>
        <w:rPr>
          <w:rStyle w:val="Hyperlink"/>
          <w:rFonts w:ascii="Verdana" w:eastAsia="Times New Roman" w:hAnsi="Verdana" w:cs="Times New Roman"/>
          <w:sz w:val="18"/>
          <w:szCs w:val="18"/>
          <w:shd w:val="clear" w:color="auto" w:fill="FFFFFF"/>
        </w:rPr>
        <w:t>information</w:t>
      </w:r>
      <w:r>
        <w:rPr>
          <w:rStyle w:val="Hyperlink"/>
          <w:rFonts w:ascii="Verdana" w:eastAsia="Times New Roman" w:hAnsi="Verdana" w:cs="Times New Roman"/>
          <w:sz w:val="18"/>
          <w:szCs w:val="18"/>
          <w:shd w:val="clear" w:color="auto" w:fill="FFFFFF"/>
        </w:rPr>
        <w:fldChar w:fldCharType="end"/>
      </w:r>
      <w:proofErr w:type="gramStart"/>
      <w:r>
        <w:rPr>
          <w:rFonts w:ascii="Verdana" w:eastAsia="Times New Roman" w:hAnsi="Verdana" w:cs="Times New Roman"/>
          <w:color w:val="000000"/>
          <w:sz w:val="18"/>
          <w:szCs w:val="18"/>
          <w:shd w:val="clear" w:color="auto" w:fill="FFFFFF"/>
        </w:rPr>
        <w:t>.</w:t>
      </w:r>
      <w:r>
        <w:rPr>
          <w:rFonts w:ascii="Verdana" w:eastAsia="Times New Roman" w:hAnsi="Verdana" w:cs="Times New Roman"/>
          <w:i/>
          <w:iCs/>
          <w:color w:val="000000"/>
          <w:sz w:val="18"/>
          <w:szCs w:val="18"/>
          <w:shd w:val="clear" w:color="auto" w:fill="FFFFFF"/>
        </w:rPr>
        <w:t>Photogrammetric</w:t>
      </w:r>
      <w:proofErr w:type="spellEnd"/>
      <w:proofErr w:type="gramEnd"/>
      <w:r>
        <w:rPr>
          <w:rFonts w:ascii="Verdana" w:eastAsia="Times New Roman" w:hAnsi="Verdana" w:cs="Times New Roman"/>
          <w:i/>
          <w:iCs/>
          <w:color w:val="000000"/>
          <w:sz w:val="18"/>
          <w:szCs w:val="18"/>
          <w:shd w:val="clear" w:color="auto" w:fill="FFFFFF"/>
        </w:rPr>
        <w:t xml:space="preserve"> Engineering and Remote Sensing</w:t>
      </w:r>
      <w:r>
        <w:rPr>
          <w:rFonts w:ascii="Verdana" w:eastAsia="Times New Roman" w:hAnsi="Verdana" w:cs="Times New Roman"/>
          <w:color w:val="000000"/>
          <w:sz w:val="18"/>
          <w:szCs w:val="18"/>
          <w:shd w:val="clear" w:color="auto" w:fill="FFFFFF"/>
        </w:rPr>
        <w:t>, v. 81, no. 5, p. 345-354</w:t>
      </w:r>
      <w:r>
        <w:rPr>
          <w:rStyle w:val="apple-converted-space"/>
          <w:rFonts w:ascii="Verdana" w:eastAsia="Times New Roman" w:hAnsi="Verdana" w:cs="Times New Roman"/>
          <w:color w:val="000000"/>
          <w:sz w:val="18"/>
          <w:szCs w:val="18"/>
          <w:shd w:val="clear" w:color="auto" w:fill="FFFFFF"/>
        </w:rPr>
        <w:t> </w:t>
      </w:r>
    </w:p>
    <w:p w14:paraId="41B36C52" w14:textId="1B4F6AB8" w:rsidR="006F707A" w:rsidRDefault="006F707A">
      <w:pPr>
        <w:pStyle w:val="CommentText"/>
      </w:pPr>
    </w:p>
  </w:comment>
  <w:comment w:id="728" w:author="Daniel Hocking" w:date="2016-07-22T17:25:00Z" w:initials="DJH">
    <w:p w14:paraId="6016984A" w14:textId="77777777" w:rsidR="006F707A" w:rsidRDefault="006F707A" w:rsidP="00423501">
      <w:pPr>
        <w:pStyle w:val="CommentText"/>
      </w:pPr>
      <w:r>
        <w:rPr>
          <w:rStyle w:val="CommentReference"/>
        </w:rPr>
        <w:annotationRef/>
      </w:r>
      <w:r>
        <w:t xml:space="preserve">@Kyle – can you check this and add a simple figure of a network with child and parent labels along with distances? Or just send me a PDF of a simple network with 1-2 confluences and a </w:t>
      </w:r>
      <w:proofErr w:type="spellStart"/>
      <w:r>
        <w:t>scalebar</w:t>
      </w:r>
      <w:proofErr w:type="spellEnd"/>
      <w:r>
        <w:t xml:space="preserve"> then I can make the figure in </w:t>
      </w:r>
      <w:proofErr w:type="spellStart"/>
      <w:r>
        <w:t>Powerpoint</w:t>
      </w:r>
      <w:proofErr w:type="spellEnd"/>
      <w:r>
        <w:t>.</w:t>
      </w:r>
    </w:p>
  </w:comment>
  <w:comment w:id="760" w:author="Daniel Hocking" w:date="2016-03-10T18:00:00Z" w:initials="DJH">
    <w:p w14:paraId="6CA88425" w14:textId="7F0498D3" w:rsidR="006F707A" w:rsidRDefault="006F707A">
      <w:pPr>
        <w:pStyle w:val="CommentText"/>
      </w:pPr>
      <w:r>
        <w:rPr>
          <w:rStyle w:val="CommentReference"/>
        </w:rPr>
        <w:annotationRef/>
      </w:r>
      <w:r>
        <w:t>Variability among simulations</w:t>
      </w:r>
    </w:p>
  </w:comment>
  <w:comment w:id="761" w:author="Thorson, James" w:date="2016-07-29T16:59:00Z" w:initials="TJ">
    <w:p w14:paraId="6EFC2640" w14:textId="1A118EF0" w:rsidR="006F707A" w:rsidRDefault="006F707A">
      <w:pPr>
        <w:pStyle w:val="CommentText"/>
      </w:pPr>
      <w:r>
        <w:rPr>
          <w:rStyle w:val="CommentReference"/>
        </w:rPr>
        <w:annotationRef/>
      </w:r>
      <w:r>
        <w:t xml:space="preserve">Am I </w:t>
      </w:r>
      <w:proofErr w:type="spellStart"/>
      <w:r>
        <w:t>mis</w:t>
      </w:r>
      <w:proofErr w:type="spellEnd"/>
      <w:r>
        <w:t xml:space="preserve">-reading this?  I’m not sure how we have opposite interpretations of this figure.  </w:t>
      </w:r>
    </w:p>
  </w:comment>
  <w:comment w:id="767" w:author="Daniel Hocking" w:date="2016-03-10T18:02:00Z" w:initials="DJH">
    <w:p w14:paraId="379835A6" w14:textId="40205F0E" w:rsidR="006F707A" w:rsidRDefault="006F707A">
      <w:pPr>
        <w:pStyle w:val="CommentText"/>
      </w:pPr>
      <w:r>
        <w:rPr>
          <w:rStyle w:val="CommentReference"/>
        </w:rPr>
        <w:annotationRef/>
      </w:r>
      <w:r>
        <w:t>Uncertainty (SE) of the estimate within a simulation</w:t>
      </w:r>
    </w:p>
  </w:comment>
  <w:comment w:id="768" w:author="Daniel Hocking" w:date="2016-03-10T18:04:00Z" w:initials="DJH">
    <w:p w14:paraId="5A566D11" w14:textId="61788367" w:rsidR="006F707A" w:rsidRDefault="006F707A">
      <w:pPr>
        <w:pStyle w:val="CommentText"/>
      </w:pPr>
      <w:r>
        <w:rPr>
          <w:rStyle w:val="CommentReference"/>
        </w:rPr>
        <w:annotationRef/>
      </w:r>
      <w:r>
        <w:t>Variation among simulations</w:t>
      </w:r>
    </w:p>
  </w:comment>
  <w:comment w:id="816" w:author="Daniel Hocking" w:date="2016-07-29T17:14:00Z" w:initials="DJH">
    <w:p w14:paraId="4576FC96" w14:textId="237337B0" w:rsidR="006F707A" w:rsidRDefault="006F707A">
      <w:pPr>
        <w:pStyle w:val="CommentText"/>
      </w:pPr>
      <w:r>
        <w:rPr>
          <w:rStyle w:val="CommentReference"/>
        </w:rPr>
        <w:annotationRef/>
      </w:r>
      <w:r>
        <w:t>Would have to do for only part of the watershed because it’s too many lines to print and see on one page (it’s a big watershed).</w:t>
      </w:r>
    </w:p>
  </w:comment>
  <w:comment w:id="819" w:author="Daniel Hocking" w:date="2016-07-29T17:14:00Z" w:initials="DJH">
    <w:p w14:paraId="162C21BF" w14:textId="6BD692FF" w:rsidR="006F707A" w:rsidRDefault="006F707A">
      <w:pPr>
        <w:pStyle w:val="CommentText"/>
      </w:pPr>
      <w:r>
        <w:rPr>
          <w:rStyle w:val="CommentReference"/>
        </w:rPr>
        <w:annotationRef/>
      </w:r>
      <w:r>
        <w:t>For a random few sites?</w:t>
      </w:r>
    </w:p>
  </w:comment>
  <w:comment w:id="844" w:author="Thorson, James" w:date="2016-07-29T16:52:00Z" w:initials="TJ">
    <w:p w14:paraId="2D04AB07" w14:textId="46F1E8EF" w:rsidR="006F707A" w:rsidRDefault="006F707A">
      <w:pPr>
        <w:pStyle w:val="CommentText"/>
      </w:pPr>
      <w:r>
        <w:rPr>
          <w:rStyle w:val="CommentReference"/>
        </w:rPr>
        <w:annotationRef/>
      </w:r>
      <w:r>
        <w:t>Please add a table of all parameters from the case study, so that we can assure ourselves that (a) they make sense (b) that we have described the method correctly, etc.</w:t>
      </w:r>
    </w:p>
  </w:comment>
  <w:comment w:id="895" w:author="Thorson, James" w:date="2016-07-29T16:57:00Z" w:initials="TJ">
    <w:p w14:paraId="76E10FB6" w14:textId="4BBB20A5" w:rsidR="006F707A" w:rsidRDefault="006F707A">
      <w:pPr>
        <w:pStyle w:val="CommentText"/>
      </w:pPr>
      <w:r>
        <w:rPr>
          <w:rStyle w:val="CommentReference"/>
        </w:rPr>
        <w:annotationRef/>
      </w:r>
      <w:r>
        <w:t>Please add full captions for each figure so that its easier to understand without reading the Results</w:t>
      </w:r>
    </w:p>
  </w:comment>
  <w:comment w:id="923" w:author="Daniel Hocking" w:date="2016-07-29T12:07:00Z" w:initials="DJH">
    <w:p w14:paraId="5B671B28" w14:textId="77777777" w:rsidR="006F707A" w:rsidRDefault="006F707A" w:rsidP="005665A2">
      <w:pPr>
        <w:pStyle w:val="CommentText"/>
      </w:pPr>
      <w:r>
        <w:rPr>
          <w:rStyle w:val="CommentReference"/>
        </w:rPr>
        <w:annotationRef/>
      </w:r>
      <w:r>
        <w:t>Fill in values and convert to symbols once decide on the best simulation to show.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D1CE9E" w15:done="0"/>
  <w15:commentEx w15:paraId="29CDBFD0" w15:done="0"/>
  <w15:commentEx w15:paraId="0AF4C558" w15:done="0"/>
  <w15:commentEx w15:paraId="25BCAF5F" w15:done="0"/>
  <w15:commentEx w15:paraId="16A2EDD7" w15:done="0"/>
  <w15:commentEx w15:paraId="18C92C5E" w15:done="0"/>
  <w15:commentEx w15:paraId="7D7F5115" w15:done="0"/>
  <w15:commentEx w15:paraId="78E01587" w15:done="0"/>
  <w15:commentEx w15:paraId="79071169" w15:done="0"/>
  <w15:commentEx w15:paraId="4AD7DBE8" w15:done="0"/>
  <w15:commentEx w15:paraId="6B6890DA" w15:done="0"/>
  <w15:commentEx w15:paraId="16296370" w15:done="0"/>
  <w15:commentEx w15:paraId="74C06327" w15:done="0"/>
  <w15:commentEx w15:paraId="083DA560" w15:done="0"/>
  <w15:commentEx w15:paraId="7F45BF9D" w15:done="0"/>
  <w15:commentEx w15:paraId="0B0A6A62" w15:done="0"/>
  <w15:commentEx w15:paraId="33F0E35D" w15:done="0"/>
  <w15:commentEx w15:paraId="5ADCDB4B" w15:done="0"/>
  <w15:commentEx w15:paraId="76414360" w15:done="0"/>
  <w15:commentEx w15:paraId="08D1EF35" w15:done="0"/>
  <w15:commentEx w15:paraId="29596CF2" w15:done="0"/>
  <w15:commentEx w15:paraId="2A6B539C" w15:done="0"/>
  <w15:commentEx w15:paraId="0F8F7B35" w15:done="0"/>
  <w15:commentEx w15:paraId="591BA3A6" w15:done="0"/>
  <w15:commentEx w15:paraId="41B36C52" w15:done="0"/>
  <w15:commentEx w15:paraId="6016984A" w15:done="0"/>
  <w15:commentEx w15:paraId="6CA88425" w15:done="0"/>
  <w15:commentEx w15:paraId="6EFC2640" w15:done="0"/>
  <w15:commentEx w15:paraId="379835A6" w15:done="0"/>
  <w15:commentEx w15:paraId="5A566D11" w15:done="0"/>
  <w15:commentEx w15:paraId="4576FC96" w15:done="0"/>
  <w15:commentEx w15:paraId="162C21BF" w15:done="0"/>
  <w15:commentEx w15:paraId="2D04AB07" w15:done="0"/>
  <w15:commentEx w15:paraId="76E10FB6" w15:done="0"/>
  <w15:commentEx w15:paraId="5B671B2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6A4C" w14:textId="77777777" w:rsidR="006F707A" w:rsidRDefault="006F707A" w:rsidP="001E2C84">
      <w:r>
        <w:separator/>
      </w:r>
    </w:p>
  </w:endnote>
  <w:endnote w:type="continuationSeparator" w:id="0">
    <w:p w14:paraId="577626C4" w14:textId="77777777" w:rsidR="006F707A" w:rsidRDefault="006F707A" w:rsidP="001E2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928" w:author="Thorson, James" w:date="2016-07-29T16:45:00Z"/>
  <w:sdt>
    <w:sdtPr>
      <w:id w:val="-988861636"/>
      <w:docPartObj>
        <w:docPartGallery w:val="Page Numbers (Bottom of Page)"/>
        <w:docPartUnique/>
      </w:docPartObj>
    </w:sdtPr>
    <w:sdtEndPr>
      <w:rPr>
        <w:noProof/>
      </w:rPr>
    </w:sdtEndPr>
    <w:sdtContent>
      <w:customXmlInsRangeEnd w:id="928"/>
      <w:p w14:paraId="0CCF6141" w14:textId="363C87D4" w:rsidR="006F707A" w:rsidRDefault="006F707A">
        <w:pPr>
          <w:pStyle w:val="Footer"/>
          <w:jc w:val="center"/>
          <w:rPr>
            <w:ins w:id="929" w:author="Thorson, James" w:date="2016-07-29T16:45:00Z"/>
          </w:rPr>
        </w:pPr>
        <w:ins w:id="930" w:author="Thorson, James" w:date="2016-07-29T16:45:00Z">
          <w:r>
            <w:fldChar w:fldCharType="begin"/>
          </w:r>
          <w:r>
            <w:instrText xml:space="preserve"> PAGE   \* MERGEFORMAT </w:instrText>
          </w:r>
          <w:r>
            <w:fldChar w:fldCharType="separate"/>
          </w:r>
        </w:ins>
        <w:r w:rsidR="00087F8A">
          <w:rPr>
            <w:noProof/>
          </w:rPr>
          <w:t>4</w:t>
        </w:r>
        <w:ins w:id="931" w:author="Thorson, James" w:date="2016-07-29T16:45:00Z">
          <w:r>
            <w:rPr>
              <w:noProof/>
            </w:rPr>
            <w:fldChar w:fldCharType="end"/>
          </w:r>
        </w:ins>
      </w:p>
      <w:customXmlInsRangeStart w:id="932" w:author="Thorson, James" w:date="2016-07-29T16:45:00Z"/>
    </w:sdtContent>
  </w:sdt>
  <w:customXmlInsRangeEnd w:id="932"/>
  <w:p w14:paraId="7FC67593" w14:textId="77777777" w:rsidR="006F707A" w:rsidRDefault="006F707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CEAB85" w14:textId="77777777" w:rsidR="006F707A" w:rsidRDefault="006F707A" w:rsidP="001E2C84">
      <w:r>
        <w:separator/>
      </w:r>
    </w:p>
  </w:footnote>
  <w:footnote w:type="continuationSeparator" w:id="0">
    <w:p w14:paraId="2803C8A8" w14:textId="77777777" w:rsidR="006F707A" w:rsidRDefault="006F707A" w:rsidP="001E2C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D475D8"/>
    <w:multiLevelType w:val="hybridMultilevel"/>
    <w:tmpl w:val="0A969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00C62"/>
    <w:rsid w:val="000111C2"/>
    <w:rsid w:val="000116C1"/>
    <w:rsid w:val="00030A7D"/>
    <w:rsid w:val="00031CAE"/>
    <w:rsid w:val="00034D0E"/>
    <w:rsid w:val="00041401"/>
    <w:rsid w:val="00042A82"/>
    <w:rsid w:val="00044D66"/>
    <w:rsid w:val="000840D7"/>
    <w:rsid w:val="00087F8A"/>
    <w:rsid w:val="000E62CB"/>
    <w:rsid w:val="0011313E"/>
    <w:rsid w:val="00117244"/>
    <w:rsid w:val="001271D5"/>
    <w:rsid w:val="00132B75"/>
    <w:rsid w:val="001B7E73"/>
    <w:rsid w:val="001C52D5"/>
    <w:rsid w:val="001D2356"/>
    <w:rsid w:val="001D7EA2"/>
    <w:rsid w:val="001E2C84"/>
    <w:rsid w:val="001E6C5B"/>
    <w:rsid w:val="001F4413"/>
    <w:rsid w:val="00204703"/>
    <w:rsid w:val="00221B95"/>
    <w:rsid w:val="002373E3"/>
    <w:rsid w:val="00243A71"/>
    <w:rsid w:val="00270DFB"/>
    <w:rsid w:val="00277AAD"/>
    <w:rsid w:val="0028590F"/>
    <w:rsid w:val="00296761"/>
    <w:rsid w:val="002B71E7"/>
    <w:rsid w:val="002E1D4D"/>
    <w:rsid w:val="003117E7"/>
    <w:rsid w:val="00344E5D"/>
    <w:rsid w:val="00356118"/>
    <w:rsid w:val="00381C35"/>
    <w:rsid w:val="0039056C"/>
    <w:rsid w:val="003A2602"/>
    <w:rsid w:val="003A37EB"/>
    <w:rsid w:val="003A4118"/>
    <w:rsid w:val="003A4458"/>
    <w:rsid w:val="003B70EE"/>
    <w:rsid w:val="003D00BB"/>
    <w:rsid w:val="003D43D3"/>
    <w:rsid w:val="00401298"/>
    <w:rsid w:val="00402DF0"/>
    <w:rsid w:val="00406A34"/>
    <w:rsid w:val="00423501"/>
    <w:rsid w:val="00434E44"/>
    <w:rsid w:val="004358C6"/>
    <w:rsid w:val="00440888"/>
    <w:rsid w:val="00442798"/>
    <w:rsid w:val="0047099A"/>
    <w:rsid w:val="00480E8E"/>
    <w:rsid w:val="00491DC6"/>
    <w:rsid w:val="004A2B65"/>
    <w:rsid w:val="004B4C24"/>
    <w:rsid w:val="004C6E1F"/>
    <w:rsid w:val="004D5DA7"/>
    <w:rsid w:val="004F4D1D"/>
    <w:rsid w:val="00502602"/>
    <w:rsid w:val="005049AB"/>
    <w:rsid w:val="005665A2"/>
    <w:rsid w:val="00596234"/>
    <w:rsid w:val="005C4C88"/>
    <w:rsid w:val="005D459A"/>
    <w:rsid w:val="005E14F3"/>
    <w:rsid w:val="005E20AD"/>
    <w:rsid w:val="00621186"/>
    <w:rsid w:val="0064703D"/>
    <w:rsid w:val="0067001E"/>
    <w:rsid w:val="00681C16"/>
    <w:rsid w:val="0068685E"/>
    <w:rsid w:val="00695998"/>
    <w:rsid w:val="006A5B25"/>
    <w:rsid w:val="006B546D"/>
    <w:rsid w:val="006F707A"/>
    <w:rsid w:val="00724C1B"/>
    <w:rsid w:val="00730DD2"/>
    <w:rsid w:val="007354A3"/>
    <w:rsid w:val="007400D8"/>
    <w:rsid w:val="007743AA"/>
    <w:rsid w:val="007E0472"/>
    <w:rsid w:val="007E4EEA"/>
    <w:rsid w:val="007F1AE2"/>
    <w:rsid w:val="007F3030"/>
    <w:rsid w:val="00804588"/>
    <w:rsid w:val="00815776"/>
    <w:rsid w:val="00816A82"/>
    <w:rsid w:val="00873454"/>
    <w:rsid w:val="008760EF"/>
    <w:rsid w:val="00876574"/>
    <w:rsid w:val="00896D62"/>
    <w:rsid w:val="008B0F7D"/>
    <w:rsid w:val="008C531D"/>
    <w:rsid w:val="008F1CC6"/>
    <w:rsid w:val="008F1CD3"/>
    <w:rsid w:val="009009ED"/>
    <w:rsid w:val="00927E85"/>
    <w:rsid w:val="0093713B"/>
    <w:rsid w:val="009500C2"/>
    <w:rsid w:val="00975736"/>
    <w:rsid w:val="00980882"/>
    <w:rsid w:val="009A351B"/>
    <w:rsid w:val="009C6A2D"/>
    <w:rsid w:val="00A26989"/>
    <w:rsid w:val="00A96236"/>
    <w:rsid w:val="00AB2935"/>
    <w:rsid w:val="00AB7715"/>
    <w:rsid w:val="00AD399D"/>
    <w:rsid w:val="00AF16AB"/>
    <w:rsid w:val="00B030C6"/>
    <w:rsid w:val="00B062FD"/>
    <w:rsid w:val="00B15ACD"/>
    <w:rsid w:val="00B17126"/>
    <w:rsid w:val="00B740F2"/>
    <w:rsid w:val="00B7640E"/>
    <w:rsid w:val="00BD4D6F"/>
    <w:rsid w:val="00BD68BF"/>
    <w:rsid w:val="00BE29D6"/>
    <w:rsid w:val="00BE789B"/>
    <w:rsid w:val="00C76FAC"/>
    <w:rsid w:val="00C93A11"/>
    <w:rsid w:val="00CA7F86"/>
    <w:rsid w:val="00CC1EC5"/>
    <w:rsid w:val="00CE534F"/>
    <w:rsid w:val="00CE7331"/>
    <w:rsid w:val="00CF1471"/>
    <w:rsid w:val="00CF6696"/>
    <w:rsid w:val="00D36512"/>
    <w:rsid w:val="00D51B2C"/>
    <w:rsid w:val="00D5230F"/>
    <w:rsid w:val="00D610F4"/>
    <w:rsid w:val="00D62FC0"/>
    <w:rsid w:val="00D738A6"/>
    <w:rsid w:val="00D907F3"/>
    <w:rsid w:val="00D91B53"/>
    <w:rsid w:val="00DA2E5E"/>
    <w:rsid w:val="00DB02EF"/>
    <w:rsid w:val="00DE5FF5"/>
    <w:rsid w:val="00E175D4"/>
    <w:rsid w:val="00E225E7"/>
    <w:rsid w:val="00E35742"/>
    <w:rsid w:val="00E41D81"/>
    <w:rsid w:val="00E46A10"/>
    <w:rsid w:val="00E543E9"/>
    <w:rsid w:val="00E676AA"/>
    <w:rsid w:val="00EC41B7"/>
    <w:rsid w:val="00ED6314"/>
    <w:rsid w:val="00ED6418"/>
    <w:rsid w:val="00EF7C9A"/>
    <w:rsid w:val="00F00A1A"/>
    <w:rsid w:val="00F02E16"/>
    <w:rsid w:val="00F245EB"/>
    <w:rsid w:val="00F57ED2"/>
    <w:rsid w:val="00F66087"/>
    <w:rsid w:val="00F751F0"/>
    <w:rsid w:val="00FB061A"/>
    <w:rsid w:val="00FB30CE"/>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 w:type="paragraph" w:styleId="Bibliography">
    <w:name w:val="Bibliography"/>
    <w:basedOn w:val="Normal"/>
    <w:next w:val="Normal"/>
    <w:uiPriority w:val="37"/>
    <w:semiHidden/>
    <w:unhideWhenUsed/>
    <w:rsid w:val="00381C35"/>
  </w:style>
  <w:style w:type="character" w:styleId="LineNumber">
    <w:name w:val="line number"/>
    <w:basedOn w:val="DefaultParagraphFont"/>
    <w:uiPriority w:val="99"/>
    <w:semiHidden/>
    <w:unhideWhenUsed/>
    <w:rsid w:val="007F3030"/>
  </w:style>
  <w:style w:type="paragraph" w:styleId="Header">
    <w:name w:val="header"/>
    <w:basedOn w:val="Normal"/>
    <w:link w:val="HeaderChar"/>
    <w:uiPriority w:val="99"/>
    <w:unhideWhenUsed/>
    <w:rsid w:val="001E2C84"/>
    <w:pPr>
      <w:tabs>
        <w:tab w:val="center" w:pos="4513"/>
        <w:tab w:val="right" w:pos="9026"/>
      </w:tabs>
    </w:pPr>
  </w:style>
  <w:style w:type="character" w:customStyle="1" w:styleId="HeaderChar">
    <w:name w:val="Header Char"/>
    <w:basedOn w:val="DefaultParagraphFont"/>
    <w:link w:val="Header"/>
    <w:uiPriority w:val="99"/>
    <w:rsid w:val="001E2C84"/>
  </w:style>
  <w:style w:type="paragraph" w:styleId="Footer">
    <w:name w:val="footer"/>
    <w:basedOn w:val="Normal"/>
    <w:link w:val="FooterChar"/>
    <w:uiPriority w:val="99"/>
    <w:unhideWhenUsed/>
    <w:rsid w:val="001E2C84"/>
    <w:pPr>
      <w:tabs>
        <w:tab w:val="center" w:pos="4513"/>
        <w:tab w:val="right" w:pos="9026"/>
      </w:tabs>
    </w:pPr>
  </w:style>
  <w:style w:type="character" w:customStyle="1" w:styleId="FooterChar">
    <w:name w:val="Footer Char"/>
    <w:basedOn w:val="DefaultParagraphFont"/>
    <w:link w:val="Footer"/>
    <w:uiPriority w:val="99"/>
    <w:rsid w:val="001E2C8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 w:type="paragraph" w:styleId="Bibliography">
    <w:name w:val="Bibliography"/>
    <w:basedOn w:val="Normal"/>
    <w:next w:val="Normal"/>
    <w:uiPriority w:val="37"/>
    <w:semiHidden/>
    <w:unhideWhenUsed/>
    <w:rsid w:val="00381C35"/>
  </w:style>
  <w:style w:type="character" w:styleId="LineNumber">
    <w:name w:val="line number"/>
    <w:basedOn w:val="DefaultParagraphFont"/>
    <w:uiPriority w:val="99"/>
    <w:semiHidden/>
    <w:unhideWhenUsed/>
    <w:rsid w:val="007F3030"/>
  </w:style>
  <w:style w:type="paragraph" w:styleId="Header">
    <w:name w:val="header"/>
    <w:basedOn w:val="Normal"/>
    <w:link w:val="HeaderChar"/>
    <w:uiPriority w:val="99"/>
    <w:unhideWhenUsed/>
    <w:rsid w:val="001E2C84"/>
    <w:pPr>
      <w:tabs>
        <w:tab w:val="center" w:pos="4513"/>
        <w:tab w:val="right" w:pos="9026"/>
      </w:tabs>
    </w:pPr>
  </w:style>
  <w:style w:type="character" w:customStyle="1" w:styleId="HeaderChar">
    <w:name w:val="Header Char"/>
    <w:basedOn w:val="DefaultParagraphFont"/>
    <w:link w:val="Header"/>
    <w:uiPriority w:val="99"/>
    <w:rsid w:val="001E2C84"/>
  </w:style>
  <w:style w:type="paragraph" w:styleId="Footer">
    <w:name w:val="footer"/>
    <w:basedOn w:val="Normal"/>
    <w:link w:val="FooterChar"/>
    <w:uiPriority w:val="99"/>
    <w:unhideWhenUsed/>
    <w:rsid w:val="001E2C84"/>
    <w:pPr>
      <w:tabs>
        <w:tab w:val="center" w:pos="4513"/>
        <w:tab w:val="right" w:pos="9026"/>
      </w:tabs>
    </w:pPr>
  </w:style>
  <w:style w:type="character" w:customStyle="1" w:styleId="FooterChar">
    <w:name w:val="Footer Char"/>
    <w:basedOn w:val="DefaultParagraphFont"/>
    <w:link w:val="Footer"/>
    <w:uiPriority w:val="99"/>
    <w:rsid w:val="001E2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166290982">
      <w:bodyDiv w:val="1"/>
      <w:marLeft w:val="0"/>
      <w:marRight w:val="0"/>
      <w:marTop w:val="0"/>
      <w:marBottom w:val="0"/>
      <w:divBdr>
        <w:top w:val="none" w:sz="0" w:space="0" w:color="auto"/>
        <w:left w:val="none" w:sz="0" w:space="0" w:color="auto"/>
        <w:bottom w:val="none" w:sz="0" w:space="0" w:color="auto"/>
        <w:right w:val="none" w:sz="0" w:space="0" w:color="auto"/>
      </w:divBdr>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58509112">
      <w:bodyDiv w:val="1"/>
      <w:marLeft w:val="0"/>
      <w:marRight w:val="0"/>
      <w:marTop w:val="0"/>
      <w:marBottom w:val="0"/>
      <w:divBdr>
        <w:top w:val="none" w:sz="0" w:space="0" w:color="auto"/>
        <w:left w:val="none" w:sz="0" w:space="0" w:color="auto"/>
        <w:bottom w:val="none" w:sz="0" w:space="0" w:color="auto"/>
        <w:right w:val="none" w:sz="0" w:space="0" w:color="auto"/>
      </w:divBdr>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 w:id="841314732">
      <w:bodyDiv w:val="1"/>
      <w:marLeft w:val="0"/>
      <w:marRight w:val="0"/>
      <w:marTop w:val="0"/>
      <w:marBottom w:val="0"/>
      <w:divBdr>
        <w:top w:val="none" w:sz="0" w:space="0" w:color="auto"/>
        <w:left w:val="none" w:sz="0" w:space="0" w:color="auto"/>
        <w:bottom w:val="none" w:sz="0" w:space="0" w:color="auto"/>
        <w:right w:val="none" w:sz="0" w:space="0" w:color="auto"/>
      </w:divBdr>
    </w:div>
    <w:div w:id="15996784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x.doi.org/10.3334/ORNLDAAC/1328" TargetMode="External"/><Relationship Id="rId2" Type="http://schemas.openxmlformats.org/officeDocument/2006/relationships/hyperlink" Target="http://dx.doi.org/10.1016/S0022-1694%2896%2903128-9"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F7B9D-2396-0A4C-8043-45CCA4A1E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17</Pages>
  <Words>5477</Words>
  <Characters>31222</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10</cp:revision>
  <dcterms:created xsi:type="dcterms:W3CDTF">2016-07-29T22:06:00Z</dcterms:created>
  <dcterms:modified xsi:type="dcterms:W3CDTF">2016-07-30T14:02:00Z</dcterms:modified>
</cp:coreProperties>
</file>