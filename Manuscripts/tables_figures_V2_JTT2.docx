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49E24" w14:textId="77777777" w:rsidR="007860BB" w:rsidRDefault="007860BB" w:rsidP="007860BB">
      <w:pPr>
        <w:tabs>
          <w:tab w:val="left" w:pos="360"/>
          <w:tab w:val="left" w:pos="8640"/>
        </w:tabs>
        <w:rPr>
          <w:rFonts w:ascii="Times New Roman" w:hAnsi="Times New Roman" w:cs="Times New Roman"/>
          <w:b/>
        </w:rPr>
      </w:pPr>
    </w:p>
    <w:p w14:paraId="00038F1E" w14:textId="2E36C1DC" w:rsidR="007860BB" w:rsidRDefault="007860BB" w:rsidP="007860BB">
      <w:commentRangeStart w:id="0"/>
      <w:r>
        <w:t>Table 1</w:t>
      </w:r>
      <w:r w:rsidR="00D21F59">
        <w:t>a</w:t>
      </w:r>
      <w:r>
        <w:t xml:space="preserve">. </w:t>
      </w:r>
      <w:commentRangeEnd w:id="0"/>
      <w:r w:rsidR="00D21F59">
        <w:rPr>
          <w:rStyle w:val="CommentReference"/>
        </w:rPr>
        <w:commentReference w:id="0"/>
      </w:r>
      <w:r>
        <w:t>Description of parameters used in the model. See Materials and Methods for relevant equations and detailed descriptions.</w:t>
      </w:r>
    </w:p>
    <w:p w14:paraId="239622AE" w14:textId="77777777" w:rsidR="007860BB" w:rsidRDefault="007860BB" w:rsidP="007860BB"/>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7830"/>
      </w:tblGrid>
      <w:tr w:rsidR="007860BB" w:rsidRPr="002918C5" w14:paraId="2EC60747" w14:textId="77777777" w:rsidTr="007860BB">
        <w:tc>
          <w:tcPr>
            <w:tcW w:w="1458" w:type="dxa"/>
            <w:tcBorders>
              <w:top w:val="single" w:sz="4" w:space="0" w:color="auto"/>
              <w:bottom w:val="single" w:sz="4" w:space="0" w:color="auto"/>
            </w:tcBorders>
          </w:tcPr>
          <w:p w14:paraId="51BD2A34" w14:textId="77777777" w:rsidR="007860BB" w:rsidRPr="002918C5" w:rsidRDefault="007860BB" w:rsidP="007860BB">
            <w:pPr>
              <w:rPr>
                <w:b/>
                <w:sz w:val="22"/>
                <w:szCs w:val="22"/>
              </w:rPr>
            </w:pPr>
            <w:commentRangeStart w:id="1"/>
            <w:commentRangeStart w:id="2"/>
            <w:r w:rsidRPr="002918C5">
              <w:rPr>
                <w:b/>
                <w:sz w:val="22"/>
                <w:szCs w:val="22"/>
              </w:rPr>
              <w:t>Parameter</w:t>
            </w:r>
            <w:commentRangeEnd w:id="1"/>
            <w:r w:rsidR="00824D26">
              <w:rPr>
                <w:rStyle w:val="CommentReference"/>
              </w:rPr>
              <w:commentReference w:id="1"/>
            </w:r>
            <w:commentRangeEnd w:id="2"/>
            <w:r w:rsidR="00E1183A">
              <w:rPr>
                <w:rStyle w:val="CommentReference"/>
              </w:rPr>
              <w:commentReference w:id="2"/>
            </w:r>
          </w:p>
        </w:tc>
        <w:tc>
          <w:tcPr>
            <w:tcW w:w="7830" w:type="dxa"/>
            <w:tcBorders>
              <w:top w:val="single" w:sz="4" w:space="0" w:color="auto"/>
              <w:bottom w:val="single" w:sz="4" w:space="0" w:color="auto"/>
            </w:tcBorders>
          </w:tcPr>
          <w:p w14:paraId="6108EF02" w14:textId="77777777" w:rsidR="007860BB" w:rsidRPr="002918C5" w:rsidRDefault="007860BB" w:rsidP="007860BB">
            <w:pPr>
              <w:rPr>
                <w:b/>
                <w:sz w:val="22"/>
                <w:szCs w:val="22"/>
              </w:rPr>
            </w:pPr>
            <w:r w:rsidRPr="002918C5">
              <w:rPr>
                <w:b/>
                <w:sz w:val="22"/>
                <w:szCs w:val="22"/>
              </w:rPr>
              <w:t>Description</w:t>
            </w:r>
          </w:p>
        </w:tc>
      </w:tr>
      <w:tr w:rsidR="007860BB" w:rsidRPr="002918C5" w14:paraId="4514B88A" w14:textId="77777777" w:rsidTr="007860BB">
        <w:tc>
          <w:tcPr>
            <w:tcW w:w="1458" w:type="dxa"/>
            <w:tcBorders>
              <w:top w:val="single" w:sz="4" w:space="0" w:color="auto"/>
            </w:tcBorders>
          </w:tcPr>
          <w:p w14:paraId="7E1209AD" w14:textId="77777777" w:rsidR="007860BB" w:rsidRPr="002918C5" w:rsidRDefault="007860BB" w:rsidP="007860BB">
            <w:pPr>
              <w:rPr>
                <w:rFonts w:ascii="Cambria" w:eastAsia="MS Mincho" w:hAnsi="Cambria" w:cs="Times New Roman"/>
                <w:sz w:val="22"/>
                <w:szCs w:val="22"/>
              </w:rPr>
            </w:pPr>
            <w:r w:rsidRPr="002918C5">
              <w:rPr>
                <w:rFonts w:ascii="Cambria" w:eastAsia="MS Mincho" w:hAnsi="Cambria" w:cs="Times New Roman"/>
                <w:sz w:val="22"/>
                <w:szCs w:val="22"/>
              </w:rPr>
              <w:t>Overall</w:t>
            </w:r>
          </w:p>
        </w:tc>
        <w:tc>
          <w:tcPr>
            <w:tcW w:w="7830" w:type="dxa"/>
            <w:tcBorders>
              <w:top w:val="single" w:sz="4" w:space="0" w:color="auto"/>
            </w:tcBorders>
          </w:tcPr>
          <w:p w14:paraId="150A3EB7" w14:textId="77777777" w:rsidR="007860BB" w:rsidRPr="002918C5" w:rsidRDefault="007860BB" w:rsidP="007860BB">
            <w:pPr>
              <w:rPr>
                <w:sz w:val="22"/>
                <w:szCs w:val="22"/>
              </w:rPr>
            </w:pPr>
          </w:p>
        </w:tc>
      </w:tr>
      <w:tr w:rsidR="007860BB" w:rsidRPr="002918C5" w14:paraId="481893AC" w14:textId="77777777" w:rsidTr="007860BB">
        <w:tc>
          <w:tcPr>
            <w:tcW w:w="1458" w:type="dxa"/>
          </w:tcPr>
          <w:p w14:paraId="46F8599A"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4092501F" w14:textId="77777777" w:rsidR="007860BB" w:rsidRPr="002918C5" w:rsidRDefault="007860BB" w:rsidP="007860BB">
            <w:pPr>
              <w:rPr>
                <w:sz w:val="22"/>
                <w:szCs w:val="22"/>
              </w:rPr>
            </w:pPr>
            <w:r w:rsidRPr="002918C5">
              <w:rPr>
                <w:sz w:val="22"/>
                <w:szCs w:val="22"/>
              </w:rPr>
              <w:t xml:space="preserve">Mean abundance at time </w:t>
            </w:r>
            <w:r w:rsidRPr="002918C5">
              <w:rPr>
                <w:i/>
                <w:sz w:val="22"/>
                <w:szCs w:val="22"/>
              </w:rPr>
              <w:t>t</w:t>
            </w:r>
            <w:r w:rsidRPr="002918C5">
              <w:rPr>
                <w:sz w:val="22"/>
                <w:szCs w:val="22"/>
              </w:rPr>
              <w:t xml:space="preserve"> and site </w:t>
            </w:r>
            <w:r w:rsidRPr="002918C5">
              <w:rPr>
                <w:i/>
                <w:sz w:val="22"/>
                <w:szCs w:val="22"/>
              </w:rPr>
              <w:t>s</w:t>
            </w:r>
          </w:p>
        </w:tc>
      </w:tr>
      <w:tr w:rsidR="007860BB" w:rsidRPr="002918C5" w14:paraId="621173A0" w14:textId="77777777" w:rsidTr="007860BB">
        <w:tc>
          <w:tcPr>
            <w:tcW w:w="1458" w:type="dxa"/>
          </w:tcPr>
          <w:p w14:paraId="71E6023A" w14:textId="2F3D04F1" w:rsidR="007860BB" w:rsidRPr="002918C5" w:rsidRDefault="007860BB" w:rsidP="007860BB">
            <w:pPr>
              <w:jc w:val="right"/>
              <w:rPr>
                <w:sz w:val="22"/>
                <w:szCs w:val="22"/>
              </w:rPr>
            </w:pPr>
          </w:p>
        </w:tc>
        <w:tc>
          <w:tcPr>
            <w:tcW w:w="7830" w:type="dxa"/>
          </w:tcPr>
          <w:p w14:paraId="1FF0559F" w14:textId="43A1BF84" w:rsidR="007860BB" w:rsidRPr="002918C5" w:rsidRDefault="007860BB" w:rsidP="007860BB">
            <w:pPr>
              <w:rPr>
                <w:sz w:val="22"/>
                <w:szCs w:val="22"/>
              </w:rPr>
            </w:pPr>
          </w:p>
        </w:tc>
      </w:tr>
      <w:tr w:rsidR="007860BB" w:rsidRPr="002918C5" w14:paraId="158A8B9D" w14:textId="77777777" w:rsidTr="007860BB">
        <w:tc>
          <w:tcPr>
            <w:tcW w:w="1458" w:type="dxa"/>
          </w:tcPr>
          <w:p w14:paraId="528DAA2C" w14:textId="77777777" w:rsidR="007860BB" w:rsidRPr="002918C5" w:rsidRDefault="007860BB" w:rsidP="007860BB">
            <w:pPr>
              <w:jc w:val="right"/>
              <w:rPr>
                <w:rFonts w:ascii="Cambria" w:eastAsia="MS Mincho" w:hAnsi="Cambria" w:cs="Times New Roman"/>
                <w:sz w:val="22"/>
                <w:szCs w:val="22"/>
              </w:rPr>
            </w:pPr>
          </w:p>
        </w:tc>
        <w:tc>
          <w:tcPr>
            <w:tcW w:w="7830" w:type="dxa"/>
          </w:tcPr>
          <w:p w14:paraId="1FC64D27" w14:textId="671D7541" w:rsidR="007860BB" w:rsidRPr="002918C5" w:rsidRDefault="007860BB" w:rsidP="007860BB">
            <w:pPr>
              <w:rPr>
                <w:sz w:val="22"/>
                <w:szCs w:val="22"/>
              </w:rPr>
            </w:pPr>
          </w:p>
        </w:tc>
      </w:tr>
      <w:tr w:rsidR="007860BB" w:rsidRPr="002918C5" w14:paraId="3C3ADDD5" w14:textId="77777777" w:rsidTr="007860BB">
        <w:tc>
          <w:tcPr>
            <w:tcW w:w="1458" w:type="dxa"/>
          </w:tcPr>
          <w:p w14:paraId="7F1AD395"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7830" w:type="dxa"/>
          </w:tcPr>
          <w:p w14:paraId="4333FB42" w14:textId="77777777" w:rsidR="007860BB" w:rsidRPr="002918C5" w:rsidRDefault="007860BB" w:rsidP="007860BB">
            <w:pPr>
              <w:rPr>
                <w:sz w:val="22"/>
                <w:szCs w:val="22"/>
              </w:rPr>
            </w:pPr>
            <w:r w:rsidRPr="002918C5">
              <w:rPr>
                <w:sz w:val="22"/>
                <w:szCs w:val="22"/>
              </w:rPr>
              <w:t>Offset: relative length of stream sampled to standardize abundance to fish per 100 m</w:t>
            </w:r>
          </w:p>
        </w:tc>
      </w:tr>
      <w:tr w:rsidR="007860BB" w:rsidRPr="002918C5" w14:paraId="74FB7B20" w14:textId="77777777" w:rsidTr="007860BB">
        <w:tc>
          <w:tcPr>
            <w:tcW w:w="1458" w:type="dxa"/>
          </w:tcPr>
          <w:p w14:paraId="395CF977" w14:textId="67541220" w:rsidR="007860BB" w:rsidRPr="002918C5" w:rsidRDefault="0053205D" w:rsidP="007860BB">
            <w:pPr>
              <w:jc w:val="right"/>
              <w:rPr>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sSup>
              </m:oMath>
            </m:oMathPara>
          </w:p>
        </w:tc>
        <w:tc>
          <w:tcPr>
            <w:tcW w:w="7830" w:type="dxa"/>
          </w:tcPr>
          <w:p w14:paraId="3EDB0FD7" w14:textId="3428A22A" w:rsidR="007860BB" w:rsidRPr="002918C5" w:rsidRDefault="007860BB" w:rsidP="007860BB">
            <w:pPr>
              <w:rPr>
                <w:sz w:val="22"/>
                <w:szCs w:val="22"/>
              </w:rPr>
            </w:pPr>
            <w:r w:rsidRPr="002918C5">
              <w:rPr>
                <w:sz w:val="22"/>
                <w:szCs w:val="22"/>
              </w:rPr>
              <w:t xml:space="preserve">Vector </w:t>
            </w:r>
            <w:r w:rsidR="0053205D">
              <w:rPr>
                <w:sz w:val="22"/>
                <w:szCs w:val="22"/>
              </w:rPr>
              <w:t>of fixed-effect coefficients on abundance</w:t>
            </w:r>
            <w:r w:rsidRPr="002918C5">
              <w:rPr>
                <w:sz w:val="22"/>
                <w:szCs w:val="22"/>
              </w:rPr>
              <w:t xml:space="preserve"> </w:t>
            </w:r>
          </w:p>
        </w:tc>
      </w:tr>
      <w:tr w:rsidR="007860BB" w:rsidRPr="002918C5" w14:paraId="6C707737" w14:textId="77777777" w:rsidTr="007860BB">
        <w:tc>
          <w:tcPr>
            <w:tcW w:w="1458" w:type="dxa"/>
          </w:tcPr>
          <w:p w14:paraId="25644AB1" w14:textId="77777777" w:rsidR="007860BB" w:rsidRPr="002918C5" w:rsidRDefault="007860BB" w:rsidP="007860BB">
            <w:pPr>
              <w:rPr>
                <w:sz w:val="22"/>
                <w:szCs w:val="22"/>
              </w:rPr>
            </w:pPr>
            <w:r w:rsidRPr="002918C5">
              <w:rPr>
                <w:sz w:val="22"/>
                <w:szCs w:val="22"/>
              </w:rPr>
              <w:t>Detection</w:t>
            </w:r>
          </w:p>
        </w:tc>
        <w:tc>
          <w:tcPr>
            <w:tcW w:w="7830" w:type="dxa"/>
          </w:tcPr>
          <w:p w14:paraId="13923E65" w14:textId="77777777" w:rsidR="007860BB" w:rsidRPr="002918C5" w:rsidRDefault="007860BB" w:rsidP="007860BB">
            <w:pPr>
              <w:rPr>
                <w:sz w:val="22"/>
                <w:szCs w:val="22"/>
              </w:rPr>
            </w:pPr>
          </w:p>
        </w:tc>
      </w:tr>
      <w:tr w:rsidR="007860BB" w:rsidRPr="002918C5" w14:paraId="5E719982" w14:textId="77777777" w:rsidTr="007860BB">
        <w:tc>
          <w:tcPr>
            <w:tcW w:w="1458" w:type="dxa"/>
          </w:tcPr>
          <w:p w14:paraId="319A609C" w14:textId="5B60F7EB"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d,t</m:t>
                    </m:r>
                  </m:sub>
                </m:sSub>
              </m:oMath>
            </m:oMathPara>
          </w:p>
        </w:tc>
        <w:tc>
          <w:tcPr>
            <w:tcW w:w="7830" w:type="dxa"/>
          </w:tcPr>
          <w:p w14:paraId="0A78FC3E" w14:textId="3296C200" w:rsidR="007860BB" w:rsidRPr="002918C5" w:rsidRDefault="007860BB" w:rsidP="00D81325">
            <w:pPr>
              <w:rPr>
                <w:sz w:val="22"/>
                <w:szCs w:val="22"/>
              </w:rPr>
            </w:pPr>
            <w:r w:rsidRPr="002918C5">
              <w:rPr>
                <w:sz w:val="22"/>
                <w:szCs w:val="22"/>
              </w:rPr>
              <w:t xml:space="preserve">Capture probability per fish for pass </w:t>
            </w:r>
            <m:oMath>
              <m:r>
                <w:rPr>
                  <w:rFonts w:ascii="Cambria Math" w:hAnsi="Cambria Math"/>
                  <w:sz w:val="22"/>
                  <w:szCs w:val="22"/>
                </w:rPr>
                <m:t>d</m:t>
              </m:r>
            </m:oMath>
            <w:r w:rsidRPr="002918C5">
              <w:rPr>
                <w:sz w:val="22"/>
                <w:szCs w:val="22"/>
              </w:rPr>
              <w:t xml:space="preserve"> in year </w:t>
            </w:r>
            <m:oMath>
              <m:r>
                <w:rPr>
                  <w:rFonts w:ascii="Cambria Math" w:hAnsi="Cambria Math"/>
                  <w:sz w:val="22"/>
                  <w:szCs w:val="22"/>
                </w:rPr>
                <m:t>t</m:t>
              </m:r>
            </m:oMath>
            <w:r w:rsidRPr="002918C5">
              <w:rPr>
                <w:sz w:val="22"/>
                <w:szCs w:val="22"/>
              </w:rPr>
              <w:t xml:space="preserve"> dependent on the number captured in previous passes</w:t>
            </w:r>
          </w:p>
        </w:tc>
      </w:tr>
      <w:tr w:rsidR="007860BB" w:rsidRPr="002918C5" w14:paraId="4AE9C793" w14:textId="77777777" w:rsidTr="007860BB">
        <w:tc>
          <w:tcPr>
            <w:tcW w:w="1458" w:type="dxa"/>
          </w:tcPr>
          <w:p w14:paraId="471AF8E7" w14:textId="7D7AB9B8" w:rsidR="007860BB" w:rsidRPr="002918C5" w:rsidRDefault="0053205D" w:rsidP="00D81325">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7830" w:type="dxa"/>
          </w:tcPr>
          <w:p w14:paraId="70CB863D" w14:textId="77777777" w:rsidR="007860BB" w:rsidRPr="002918C5" w:rsidRDefault="007860BB" w:rsidP="007860BB">
            <w:pPr>
              <w:rPr>
                <w:i/>
                <w:sz w:val="22"/>
                <w:szCs w:val="22"/>
              </w:rPr>
            </w:pPr>
            <w:r w:rsidRPr="002918C5">
              <w:rPr>
                <w:sz w:val="22"/>
                <w:szCs w:val="22"/>
              </w:rPr>
              <w:t xml:space="preserve">Mean probability of capturing and individual given that it is present at site </w:t>
            </w:r>
            <w:r w:rsidRPr="002918C5">
              <w:rPr>
                <w:i/>
                <w:sz w:val="22"/>
                <w:szCs w:val="22"/>
              </w:rPr>
              <w:t>s</w:t>
            </w:r>
            <w:r w:rsidRPr="002918C5">
              <w:rPr>
                <w:sz w:val="22"/>
                <w:szCs w:val="22"/>
              </w:rPr>
              <w:t xml:space="preserve"> and time </w:t>
            </w:r>
            <w:r w:rsidRPr="002918C5">
              <w:rPr>
                <w:i/>
                <w:sz w:val="22"/>
                <w:szCs w:val="22"/>
              </w:rPr>
              <w:t>t</w:t>
            </w:r>
          </w:p>
        </w:tc>
      </w:tr>
      <w:tr w:rsidR="007860BB" w:rsidRPr="002918C5" w14:paraId="4B174C1C" w14:textId="77777777" w:rsidTr="007860BB">
        <w:tc>
          <w:tcPr>
            <w:tcW w:w="1458" w:type="dxa"/>
          </w:tcPr>
          <w:p w14:paraId="059A1E29" w14:textId="375C6B25" w:rsidR="007860BB" w:rsidRPr="002918C5" w:rsidRDefault="0053205D" w:rsidP="00D81325">
            <w:pPr>
              <w:jc w:val="right"/>
              <w:rPr>
                <w:rFonts w:ascii="Cambria" w:eastAsia="MS Mincho" w:hAnsi="Cambria"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7830" w:type="dxa"/>
          </w:tcPr>
          <w:p w14:paraId="0483B083" w14:textId="1F711FC9" w:rsidR="007860BB" w:rsidRPr="002918C5" w:rsidRDefault="00D81325" w:rsidP="007860BB">
            <w:pPr>
              <w:rPr>
                <w:sz w:val="22"/>
                <w:szCs w:val="22"/>
              </w:rPr>
            </w:pPr>
            <w:r>
              <w:rPr>
                <w:sz w:val="22"/>
                <w:szCs w:val="22"/>
              </w:rPr>
              <w:t>Variation in detection probability among sites and years</w:t>
            </w:r>
          </w:p>
        </w:tc>
      </w:tr>
      <w:tr w:rsidR="007860BB" w:rsidRPr="002918C5" w14:paraId="6A9F4FFD" w14:textId="77777777" w:rsidTr="007860BB">
        <w:tc>
          <w:tcPr>
            <w:tcW w:w="1458" w:type="dxa"/>
          </w:tcPr>
          <w:p w14:paraId="57CFA2B1" w14:textId="05CD31B2" w:rsidR="007860BB" w:rsidRPr="002918C5" w:rsidRDefault="0053205D" w:rsidP="00D81325">
            <w:pPr>
              <w:jc w:val="right"/>
              <w:rPr>
                <w:rFonts w:ascii="Cambria" w:eastAsia="MS Mincho" w:hAnsi="Cambria"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7830" w:type="dxa"/>
          </w:tcPr>
          <w:p w14:paraId="53A135F1" w14:textId="12AFD5FA" w:rsidR="007860BB" w:rsidRPr="002918C5" w:rsidRDefault="00D81325" w:rsidP="007860BB">
            <w:pPr>
              <w:rPr>
                <w:sz w:val="22"/>
                <w:szCs w:val="22"/>
              </w:rPr>
            </w:pPr>
            <w:r>
              <w:rPr>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7860BB" w:rsidRPr="002918C5" w14:paraId="08AA256E" w14:textId="77777777" w:rsidTr="007860BB">
        <w:tc>
          <w:tcPr>
            <w:tcW w:w="1458" w:type="dxa"/>
          </w:tcPr>
          <w:p w14:paraId="7CCC9D42" w14:textId="77777777" w:rsidR="007860BB" w:rsidRPr="002918C5" w:rsidRDefault="007860BB" w:rsidP="007860BB">
            <w:pPr>
              <w:rPr>
                <w:sz w:val="22"/>
                <w:szCs w:val="22"/>
              </w:rPr>
            </w:pPr>
            <w:r w:rsidRPr="002918C5">
              <w:rPr>
                <w:sz w:val="22"/>
                <w:szCs w:val="22"/>
              </w:rPr>
              <w:t>Spatial</w:t>
            </w:r>
          </w:p>
        </w:tc>
        <w:tc>
          <w:tcPr>
            <w:tcW w:w="7830" w:type="dxa"/>
          </w:tcPr>
          <w:p w14:paraId="50B9F2F3" w14:textId="77777777" w:rsidR="007860BB" w:rsidRPr="002918C5" w:rsidRDefault="007860BB" w:rsidP="007860BB">
            <w:pPr>
              <w:rPr>
                <w:sz w:val="22"/>
                <w:szCs w:val="22"/>
              </w:rPr>
            </w:pPr>
          </w:p>
        </w:tc>
      </w:tr>
      <w:tr w:rsidR="007860BB" w:rsidRPr="002918C5" w14:paraId="61AD3AAA" w14:textId="77777777" w:rsidTr="007860BB">
        <w:tc>
          <w:tcPr>
            <w:tcW w:w="1458" w:type="dxa"/>
          </w:tcPr>
          <w:p w14:paraId="026A9593" w14:textId="77777777" w:rsidR="007860BB" w:rsidRPr="002918C5" w:rsidRDefault="007860BB" w:rsidP="007860BB">
            <w:pPr>
              <w:jc w:val="right"/>
              <w:rPr>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4DF8ED1C" w14:textId="77777777" w:rsidR="007860BB" w:rsidRPr="002918C5" w:rsidRDefault="007860BB" w:rsidP="007860BB">
            <w:pPr>
              <w:rPr>
                <w:sz w:val="22"/>
                <w:szCs w:val="22"/>
              </w:rPr>
            </w:pPr>
            <w:r w:rsidRPr="002918C5">
              <w:rPr>
                <w:sz w:val="22"/>
                <w:szCs w:val="22"/>
              </w:rPr>
              <w:t>Spatial contribution (component</w:t>
            </w:r>
            <w:proofErr w:type="gramStart"/>
            <w:r w:rsidRPr="002918C5">
              <w:rPr>
                <w:sz w:val="22"/>
                <w:szCs w:val="22"/>
              </w:rPr>
              <w:t>?,</w:t>
            </w:r>
            <w:proofErr w:type="gramEnd"/>
            <w:r w:rsidRPr="002918C5">
              <w:rPr>
                <w:sz w:val="22"/>
                <w:szCs w:val="22"/>
              </w:rPr>
              <w:t xml:space="preserve"> variation?) to abundance following an Ornstein-</w:t>
            </w:r>
            <w:proofErr w:type="spellStart"/>
            <w:r w:rsidRPr="002918C5">
              <w:rPr>
                <w:sz w:val="22"/>
                <w:szCs w:val="22"/>
              </w:rPr>
              <w:t>Uhlenbeck</w:t>
            </w:r>
            <w:proofErr w:type="spellEnd"/>
            <w:r w:rsidRPr="002918C5">
              <w:rPr>
                <w:sz w:val="22"/>
                <w:szCs w:val="22"/>
              </w:rPr>
              <w:t xml:space="preserve"> process</w:t>
            </w:r>
          </w:p>
        </w:tc>
      </w:tr>
      <w:commentRangeStart w:id="3"/>
      <w:tr w:rsidR="007860BB" w:rsidRPr="002918C5" w14:paraId="2089D3B2" w14:textId="77777777" w:rsidTr="007860BB">
        <w:tc>
          <w:tcPr>
            <w:tcW w:w="1458" w:type="dxa"/>
          </w:tcPr>
          <w:p w14:paraId="4DB08764" w14:textId="77777777" w:rsidR="007860BB" w:rsidRPr="002918C5" w:rsidRDefault="0053205D"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w:commentRangeEnd w:id="3"/>
                <m:r>
                  <m:rPr>
                    <m:sty m:val="p"/>
                  </m:rPr>
                  <w:rPr>
                    <w:rStyle w:val="CommentReference"/>
                    <w:sz w:val="22"/>
                    <w:szCs w:val="22"/>
                  </w:rPr>
                  <w:commentReference w:id="3"/>
                </m:r>
              </m:oMath>
            </m:oMathPara>
          </w:p>
        </w:tc>
        <w:tc>
          <w:tcPr>
            <w:tcW w:w="7830" w:type="dxa"/>
          </w:tcPr>
          <w:p w14:paraId="0846D5EE" w14:textId="77777777" w:rsidR="007860BB" w:rsidRPr="002918C5" w:rsidRDefault="007860BB" w:rsidP="007860BB">
            <w:pPr>
              <w:rPr>
                <w:sz w:val="22"/>
                <w:szCs w:val="22"/>
              </w:rPr>
            </w:pPr>
            <w:r w:rsidRPr="002918C5">
              <w:rPr>
                <w:sz w:val="22"/>
                <w:szCs w:val="22"/>
              </w:rPr>
              <w:t>Spatially-explicit variance between each parent and child node following an OU process</w:t>
            </w:r>
          </w:p>
        </w:tc>
      </w:tr>
      <w:tr w:rsidR="007860BB" w:rsidRPr="002918C5" w14:paraId="476C3E74" w14:textId="77777777" w:rsidTr="007860BB">
        <w:tc>
          <w:tcPr>
            <w:tcW w:w="1458" w:type="dxa"/>
          </w:tcPr>
          <w:p w14:paraId="628B0B09"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7830" w:type="dxa"/>
          </w:tcPr>
          <w:p w14:paraId="0B333B07" w14:textId="77777777" w:rsidR="007860BB" w:rsidRPr="002918C5" w:rsidRDefault="007860BB" w:rsidP="007860BB">
            <w:pPr>
              <w:rPr>
                <w:sz w:val="22"/>
                <w:szCs w:val="22"/>
              </w:rPr>
            </w:pPr>
            <w:r w:rsidRPr="002918C5">
              <w:rPr>
                <w:sz w:val="22"/>
                <w:szCs w:val="22"/>
              </w:rPr>
              <w:t>Exponential spatial decay rate in the correlation between parent and child nodes</w:t>
            </w:r>
          </w:p>
        </w:tc>
      </w:tr>
      <w:tr w:rsidR="007860BB" w:rsidRPr="002918C5" w14:paraId="648D9877" w14:textId="77777777" w:rsidTr="007860BB">
        <w:tc>
          <w:tcPr>
            <w:tcW w:w="1458" w:type="dxa"/>
          </w:tcPr>
          <w:p w14:paraId="1EA4C9D9" w14:textId="77777777" w:rsidR="007860BB" w:rsidRPr="002918C5" w:rsidRDefault="0053205D"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7830" w:type="dxa"/>
          </w:tcPr>
          <w:p w14:paraId="32E05E47" w14:textId="77777777" w:rsidR="007860BB" w:rsidRPr="002918C5" w:rsidRDefault="007860BB" w:rsidP="007860BB">
            <w:pPr>
              <w:rPr>
                <w:sz w:val="22"/>
                <w:szCs w:val="22"/>
              </w:rPr>
            </w:pPr>
            <w:r w:rsidRPr="002918C5">
              <w:rPr>
                <w:sz w:val="22"/>
                <w:szCs w:val="22"/>
              </w:rPr>
              <w:t xml:space="preserve">Variation in the spatial OU process </w:t>
            </w:r>
          </w:p>
        </w:tc>
      </w:tr>
      <w:commentRangeStart w:id="4"/>
      <w:tr w:rsidR="007860BB" w:rsidRPr="002918C5" w14:paraId="7FE34F8C" w14:textId="77777777" w:rsidTr="007860BB">
        <w:tc>
          <w:tcPr>
            <w:tcW w:w="1458" w:type="dxa"/>
          </w:tcPr>
          <w:p w14:paraId="271F02CB"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w:commentRangeEnd w:id="4"/>
                <m:r>
                  <m:rPr>
                    <m:sty m:val="p"/>
                  </m:rPr>
                  <w:rPr>
                    <w:rStyle w:val="CommentReference"/>
                    <w:sz w:val="22"/>
                    <w:szCs w:val="22"/>
                  </w:rPr>
                  <w:commentReference w:id="4"/>
                </m:r>
              </m:oMath>
            </m:oMathPara>
          </w:p>
        </w:tc>
        <w:tc>
          <w:tcPr>
            <w:tcW w:w="7830" w:type="dxa"/>
          </w:tcPr>
          <w:p w14:paraId="6BBAFF5C" w14:textId="77777777" w:rsidR="007860BB" w:rsidRPr="002918C5" w:rsidRDefault="007860BB" w:rsidP="007860BB">
            <w:pPr>
              <w:rPr>
                <w:sz w:val="22"/>
                <w:szCs w:val="22"/>
              </w:rPr>
            </w:pPr>
            <w:r w:rsidRPr="002918C5">
              <w:rPr>
                <w:sz w:val="22"/>
                <w:szCs w:val="22"/>
              </w:rPr>
              <w:t>Spatial correlation between each parent and child node, resulting from an OU process</w:t>
            </w:r>
          </w:p>
        </w:tc>
      </w:tr>
      <w:tr w:rsidR="007860BB" w:rsidRPr="002918C5" w14:paraId="78FB15CF" w14:textId="77777777" w:rsidTr="007860BB">
        <w:tc>
          <w:tcPr>
            <w:tcW w:w="1458" w:type="dxa"/>
          </w:tcPr>
          <w:p w14:paraId="4E6FBA0D" w14:textId="77777777" w:rsidR="007860BB" w:rsidRPr="002918C5" w:rsidRDefault="007860BB" w:rsidP="007860BB">
            <w:pPr>
              <w:rPr>
                <w:sz w:val="22"/>
                <w:szCs w:val="22"/>
              </w:rPr>
            </w:pPr>
            <w:r w:rsidRPr="002918C5">
              <w:rPr>
                <w:sz w:val="22"/>
                <w:szCs w:val="22"/>
              </w:rPr>
              <w:t>Temporal</w:t>
            </w:r>
          </w:p>
        </w:tc>
        <w:tc>
          <w:tcPr>
            <w:tcW w:w="7830" w:type="dxa"/>
          </w:tcPr>
          <w:p w14:paraId="2F4158DE" w14:textId="77777777" w:rsidR="007860BB" w:rsidRPr="002918C5" w:rsidRDefault="007860BB" w:rsidP="007860BB">
            <w:pPr>
              <w:rPr>
                <w:sz w:val="22"/>
                <w:szCs w:val="22"/>
              </w:rPr>
            </w:pPr>
          </w:p>
        </w:tc>
      </w:tr>
      <w:tr w:rsidR="007860BB" w:rsidRPr="002918C5" w14:paraId="24016217" w14:textId="77777777" w:rsidTr="007860BB">
        <w:tc>
          <w:tcPr>
            <w:tcW w:w="1458" w:type="dxa"/>
          </w:tcPr>
          <w:p w14:paraId="5380AC3F"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7830" w:type="dxa"/>
          </w:tcPr>
          <w:p w14:paraId="0A5CC515" w14:textId="77777777" w:rsidR="007860BB" w:rsidRPr="002918C5" w:rsidRDefault="007860BB" w:rsidP="007860BB">
            <w:pPr>
              <w:rPr>
                <w:sz w:val="22"/>
                <w:szCs w:val="22"/>
              </w:rPr>
            </w:pPr>
            <w:r w:rsidRPr="002918C5">
              <w:rPr>
                <w:sz w:val="22"/>
                <w:szCs w:val="22"/>
              </w:rPr>
              <w:t>Temporal variation in abundance resulting from AR1 autoregressive process</w:t>
            </w:r>
          </w:p>
        </w:tc>
      </w:tr>
      <w:tr w:rsidR="007860BB" w:rsidRPr="002918C5" w14:paraId="7C74E06E" w14:textId="77777777" w:rsidTr="007860BB">
        <w:tc>
          <w:tcPr>
            <w:tcW w:w="1458" w:type="dxa"/>
          </w:tcPr>
          <w:p w14:paraId="641CCD51"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t</m:t>
                    </m:r>
                  </m:sub>
                </m:sSub>
              </m:oMath>
            </m:oMathPara>
          </w:p>
        </w:tc>
        <w:tc>
          <w:tcPr>
            <w:tcW w:w="7830" w:type="dxa"/>
          </w:tcPr>
          <w:p w14:paraId="3FFD88C6" w14:textId="77777777" w:rsidR="007860BB" w:rsidRPr="002918C5" w:rsidRDefault="007860BB" w:rsidP="007860BB">
            <w:pPr>
              <w:rPr>
                <w:sz w:val="22"/>
                <w:szCs w:val="22"/>
              </w:rPr>
            </w:pPr>
            <w:r w:rsidRPr="002918C5">
              <w:rPr>
                <w:sz w:val="22"/>
                <w:szCs w:val="22"/>
              </w:rPr>
              <w:t>Temporal correlation in the annual AR1 process</w:t>
            </w:r>
          </w:p>
        </w:tc>
      </w:tr>
      <w:tr w:rsidR="007860BB" w:rsidRPr="002918C5" w14:paraId="0887045C" w14:textId="77777777" w:rsidTr="007860BB">
        <w:tc>
          <w:tcPr>
            <w:tcW w:w="1458" w:type="dxa"/>
          </w:tcPr>
          <w:p w14:paraId="2AD2C743" w14:textId="77777777" w:rsidR="007860BB" w:rsidRPr="002918C5" w:rsidRDefault="0053205D"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7830" w:type="dxa"/>
          </w:tcPr>
          <w:p w14:paraId="73330D02" w14:textId="77777777" w:rsidR="007860BB" w:rsidRPr="002918C5" w:rsidRDefault="007860BB" w:rsidP="007860BB">
            <w:pPr>
              <w:rPr>
                <w:sz w:val="22"/>
                <w:szCs w:val="22"/>
              </w:rPr>
            </w:pPr>
            <w:r w:rsidRPr="002918C5">
              <w:rPr>
                <w:sz w:val="22"/>
                <w:szCs w:val="22"/>
              </w:rPr>
              <w:t>Variance describing the temporal AR1 process</w:t>
            </w:r>
          </w:p>
        </w:tc>
      </w:tr>
      <w:tr w:rsidR="007860BB" w:rsidRPr="002918C5" w14:paraId="3E09FAC7" w14:textId="77777777" w:rsidTr="007860BB">
        <w:tc>
          <w:tcPr>
            <w:tcW w:w="9288" w:type="dxa"/>
            <w:gridSpan w:val="2"/>
          </w:tcPr>
          <w:p w14:paraId="3EBEF000" w14:textId="77777777" w:rsidR="007860BB" w:rsidRPr="002918C5" w:rsidRDefault="007860BB" w:rsidP="007860BB">
            <w:pPr>
              <w:rPr>
                <w:sz w:val="22"/>
                <w:szCs w:val="22"/>
              </w:rPr>
            </w:pPr>
            <w:r w:rsidRPr="002918C5">
              <w:rPr>
                <w:sz w:val="22"/>
                <w:szCs w:val="22"/>
              </w:rPr>
              <w:t>Spatio-temporal</w:t>
            </w:r>
          </w:p>
        </w:tc>
      </w:tr>
      <w:tr w:rsidR="007860BB" w:rsidRPr="002918C5" w14:paraId="7D596C0A" w14:textId="77777777" w:rsidTr="007860BB">
        <w:tc>
          <w:tcPr>
            <w:tcW w:w="1458" w:type="dxa"/>
          </w:tcPr>
          <w:p w14:paraId="1FE688C6"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6A19DDA8" w14:textId="77777777" w:rsidR="007860BB" w:rsidRPr="002918C5" w:rsidRDefault="007860BB" w:rsidP="007860BB">
            <w:pPr>
              <w:rPr>
                <w:sz w:val="22"/>
                <w:szCs w:val="22"/>
              </w:rPr>
            </w:pPr>
            <w:r w:rsidRPr="002918C5">
              <w:rPr>
                <w:sz w:val="22"/>
                <w:szCs w:val="22"/>
              </w:rPr>
              <w:t>Spatio-temporal variation in abundance resulting from OU process</w:t>
            </w:r>
          </w:p>
        </w:tc>
      </w:tr>
      <w:tr w:rsidR="007860BB" w:rsidRPr="002918C5" w14:paraId="303A8EF0" w14:textId="77777777" w:rsidTr="007860BB">
        <w:tc>
          <w:tcPr>
            <w:tcW w:w="1458" w:type="dxa"/>
          </w:tcPr>
          <w:p w14:paraId="6A92BF0E" w14:textId="77777777" w:rsidR="007860BB" w:rsidRPr="002918C5" w:rsidRDefault="0053205D" w:rsidP="007860BB">
            <w:pPr>
              <w:jc w:val="right"/>
              <w:rPr>
                <w:sz w:val="22"/>
                <w:szCs w:val="22"/>
              </w:rPr>
            </w:pPr>
            <m:oMathPara>
              <m:oMath>
                <m:sSubSup>
                  <m:sSubSupPr>
                    <m:ctrlPr>
                      <w:rPr>
                        <w:rFonts w:ascii="Cambria Math" w:hAnsi="Cambria Math" w:cs="Times New Roman"/>
                        <w:i/>
                        <w:sz w:val="22"/>
                        <w:szCs w:val="22"/>
                      </w:rPr>
                    </m:ctrlPr>
                  </m:sSubSupPr>
                  <m:e>
                    <m:r>
                      <m:rPr>
                        <m:sty m:val="p"/>
                      </m:rP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AB86D01" w14:textId="77777777" w:rsidR="007860BB" w:rsidRPr="002918C5" w:rsidRDefault="007860BB" w:rsidP="007860BB">
            <w:pPr>
              <w:rPr>
                <w:sz w:val="22"/>
                <w:szCs w:val="22"/>
              </w:rPr>
            </w:pPr>
            <w:r w:rsidRPr="002918C5">
              <w:rPr>
                <w:sz w:val="22"/>
                <w:szCs w:val="22"/>
              </w:rPr>
              <w:t>Spatio-temporal covariance matrix</w:t>
            </w:r>
          </w:p>
        </w:tc>
      </w:tr>
      <w:commentRangeStart w:id="5"/>
      <w:tr w:rsidR="007860BB" w:rsidRPr="002918C5" w14:paraId="0107EDD7" w14:textId="77777777" w:rsidTr="007860BB">
        <w:tc>
          <w:tcPr>
            <w:tcW w:w="1458" w:type="dxa"/>
          </w:tcPr>
          <w:p w14:paraId="518A6348" w14:textId="77777777" w:rsidR="007860BB" w:rsidRPr="002918C5" w:rsidRDefault="0053205D"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w:commentRangeEnd w:id="5"/>
                <m:r>
                  <m:rPr>
                    <m:sty m:val="p"/>
                  </m:rPr>
                  <w:rPr>
                    <w:rStyle w:val="CommentReference"/>
                    <w:sz w:val="22"/>
                    <w:szCs w:val="22"/>
                  </w:rPr>
                  <w:commentReference w:id="5"/>
                </m:r>
              </m:oMath>
            </m:oMathPara>
          </w:p>
        </w:tc>
        <w:tc>
          <w:tcPr>
            <w:tcW w:w="7830" w:type="dxa"/>
          </w:tcPr>
          <w:p w14:paraId="450F8FAE" w14:textId="77777777" w:rsidR="007860BB" w:rsidRPr="002918C5" w:rsidRDefault="007860BB" w:rsidP="007860BB">
            <w:pPr>
              <w:rPr>
                <w:sz w:val="22"/>
                <w:szCs w:val="22"/>
              </w:rPr>
            </w:pPr>
            <w:r w:rsidRPr="002918C5">
              <w:rPr>
                <w:sz w:val="22"/>
                <w:szCs w:val="22"/>
              </w:rPr>
              <w:t>Spatio-temporal variance between each parent and child node</w:t>
            </w:r>
          </w:p>
        </w:tc>
      </w:tr>
      <w:tr w:rsidR="007860BB" w:rsidRPr="002918C5" w14:paraId="27EF74AB" w14:textId="77777777" w:rsidTr="007860BB">
        <w:tc>
          <w:tcPr>
            <w:tcW w:w="1458" w:type="dxa"/>
          </w:tcPr>
          <w:p w14:paraId="283C0C9A" w14:textId="77777777" w:rsidR="007860BB" w:rsidRPr="002918C5" w:rsidRDefault="0053205D" w:rsidP="007860BB">
            <w:pPr>
              <w:tabs>
                <w:tab w:val="left" w:pos="760"/>
              </w:tabs>
              <w:jc w:val="right"/>
              <w:rPr>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Σ</m:t>
                  </m:r>
                </m:sub>
              </m:sSub>
              <m:r>
                <m:rPr>
                  <m:sty m:val="p"/>
                </m:rPr>
                <w:rPr>
                  <w:rStyle w:val="CommentReference"/>
                  <w:sz w:val="22"/>
                  <w:szCs w:val="22"/>
                </w:rPr>
                <w:commentReference w:id="6"/>
              </m:r>
            </m:oMath>
            <w:r w:rsidR="007860BB" w:rsidRPr="002918C5">
              <w:rPr>
                <w:sz w:val="22"/>
                <w:szCs w:val="22"/>
              </w:rPr>
              <w:tab/>
            </w:r>
          </w:p>
        </w:tc>
        <w:tc>
          <w:tcPr>
            <w:tcW w:w="7830" w:type="dxa"/>
          </w:tcPr>
          <w:p w14:paraId="22BC2BF7" w14:textId="77777777" w:rsidR="007860BB" w:rsidRPr="002918C5" w:rsidRDefault="007860BB" w:rsidP="007860BB">
            <w:pPr>
              <w:rPr>
                <w:sz w:val="22"/>
                <w:szCs w:val="22"/>
              </w:rPr>
            </w:pPr>
            <w:r w:rsidRPr="002918C5">
              <w:rPr>
                <w:sz w:val="22"/>
                <w:szCs w:val="22"/>
              </w:rPr>
              <w:t>Off diagonal correlation in the spatio-temporal covariance matrix</w:t>
            </w:r>
          </w:p>
        </w:tc>
      </w:tr>
      <w:commentRangeStart w:id="7"/>
      <w:tr w:rsidR="007860BB" w:rsidRPr="002918C5" w14:paraId="1F8FAD10" w14:textId="77777777" w:rsidTr="007860BB">
        <w:tc>
          <w:tcPr>
            <w:tcW w:w="1458" w:type="dxa"/>
          </w:tcPr>
          <w:p w14:paraId="285B7C5B"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w:commentRangeEnd w:id="7"/>
                <m:r>
                  <m:rPr>
                    <m:sty m:val="p"/>
                  </m:rPr>
                  <w:rPr>
                    <w:rStyle w:val="CommentReference"/>
                    <w:sz w:val="22"/>
                    <w:szCs w:val="22"/>
                  </w:rPr>
                  <w:commentReference w:id="7"/>
                </m:r>
              </m:oMath>
            </m:oMathPara>
          </w:p>
        </w:tc>
        <w:tc>
          <w:tcPr>
            <w:tcW w:w="7830" w:type="dxa"/>
          </w:tcPr>
          <w:p w14:paraId="58BE820A" w14:textId="77777777" w:rsidR="007860BB" w:rsidRPr="002918C5" w:rsidRDefault="007860BB" w:rsidP="007860BB">
            <w:pPr>
              <w:rPr>
                <w:sz w:val="22"/>
                <w:szCs w:val="22"/>
              </w:rPr>
            </w:pPr>
            <w:r w:rsidRPr="002918C5">
              <w:rPr>
                <w:sz w:val="22"/>
                <w:szCs w:val="22"/>
              </w:rPr>
              <w:t>Spatio-temporal correlation between each parent and child node, resulting from an OU process</w:t>
            </w:r>
          </w:p>
        </w:tc>
      </w:tr>
      <w:tr w:rsidR="007860BB" w:rsidRPr="002918C5" w14:paraId="355CD728" w14:textId="77777777" w:rsidTr="007860BB">
        <w:tc>
          <w:tcPr>
            <w:tcW w:w="1458" w:type="dxa"/>
          </w:tcPr>
          <w:p w14:paraId="65EEFE80" w14:textId="77777777" w:rsidR="007860BB" w:rsidRPr="002918C5" w:rsidRDefault="0053205D"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7830" w:type="dxa"/>
          </w:tcPr>
          <w:p w14:paraId="1CA65D7A" w14:textId="77777777" w:rsidR="007860BB" w:rsidRPr="002918C5" w:rsidRDefault="007860BB" w:rsidP="007860BB">
            <w:pPr>
              <w:rPr>
                <w:sz w:val="22"/>
                <w:szCs w:val="22"/>
              </w:rPr>
            </w:pPr>
            <w:r w:rsidRPr="002918C5">
              <w:rPr>
                <w:sz w:val="22"/>
                <w:szCs w:val="22"/>
              </w:rPr>
              <w:t>Exponential decay rate describing the spatio-temporal OU process</w:t>
            </w:r>
          </w:p>
        </w:tc>
      </w:tr>
      <w:tr w:rsidR="007860BB" w:rsidRPr="002918C5" w14:paraId="46E93543" w14:textId="77777777" w:rsidTr="007860BB">
        <w:tc>
          <w:tcPr>
            <w:tcW w:w="1458" w:type="dxa"/>
          </w:tcPr>
          <w:p w14:paraId="45B6D819" w14:textId="77777777" w:rsidR="007860BB" w:rsidRPr="002918C5" w:rsidRDefault="0053205D"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28D0443" w14:textId="77777777" w:rsidR="007860BB" w:rsidRPr="002918C5" w:rsidRDefault="007860BB" w:rsidP="007860BB">
            <w:pPr>
              <w:rPr>
                <w:sz w:val="22"/>
                <w:szCs w:val="22"/>
              </w:rPr>
            </w:pPr>
            <w:r w:rsidRPr="002918C5">
              <w:rPr>
                <w:sz w:val="22"/>
                <w:szCs w:val="22"/>
              </w:rPr>
              <w:t>Variance describing the spatio-temporal OU process</w:t>
            </w:r>
          </w:p>
        </w:tc>
      </w:tr>
      <w:tr w:rsidR="00D21F59" w:rsidRPr="002918C5" w14:paraId="71A094DD" w14:textId="77777777" w:rsidTr="007860BB">
        <w:tc>
          <w:tcPr>
            <w:tcW w:w="1458" w:type="dxa"/>
          </w:tcPr>
          <w:p w14:paraId="640BC6E4" w14:textId="186D688F" w:rsidR="00D21F59" w:rsidRDefault="00D21F59" w:rsidP="00D21F59">
            <w:pPr>
              <w:jc w:val="right"/>
              <w:rPr>
                <w:rFonts w:ascii="Cambria" w:eastAsia="MS Mincho" w:hAnsi="Cambria" w:cs="Times New Roman"/>
                <w:sz w:val="22"/>
                <w:szCs w:val="22"/>
              </w:rPr>
            </w:pPr>
            <w:r>
              <w:rPr>
                <w:rFonts w:ascii="Cambria" w:eastAsia="MS Mincho" w:hAnsi="Cambria" w:cs="Times New Roman"/>
                <w:sz w:val="22"/>
                <w:szCs w:val="22"/>
              </w:rPr>
              <w:t>Independent</w:t>
            </w:r>
          </w:p>
        </w:tc>
        <w:tc>
          <w:tcPr>
            <w:tcW w:w="7830" w:type="dxa"/>
          </w:tcPr>
          <w:p w14:paraId="32DA0939" w14:textId="77777777" w:rsidR="00D21F59" w:rsidRPr="002918C5" w:rsidRDefault="00D21F59" w:rsidP="00D21F59">
            <w:pPr>
              <w:rPr>
                <w:sz w:val="22"/>
                <w:szCs w:val="22"/>
              </w:rPr>
            </w:pPr>
            <w:bookmarkStart w:id="8" w:name="_GoBack"/>
            <w:bookmarkEnd w:id="8"/>
          </w:p>
        </w:tc>
      </w:tr>
      <w:tr w:rsidR="00D21F59" w:rsidRPr="002918C5" w14:paraId="727849FF" w14:textId="77777777" w:rsidTr="007860BB">
        <w:tc>
          <w:tcPr>
            <w:tcW w:w="1458" w:type="dxa"/>
          </w:tcPr>
          <w:p w14:paraId="6E7E5DFC" w14:textId="4624FED3" w:rsidR="00D21F59" w:rsidRDefault="0053205D" w:rsidP="00D21F59">
            <w:pPr>
              <w:jc w:val="right"/>
              <w:rPr>
                <w:rFonts w:ascii="Cambria" w:eastAsia="MS Mincho" w:hAnsi="Cambria"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00E87FB7" w14:textId="1450D041" w:rsidR="00D21F59" w:rsidRPr="002918C5" w:rsidRDefault="00D21F59" w:rsidP="00D21F59">
            <w:pPr>
              <w:rPr>
                <w:sz w:val="22"/>
                <w:szCs w:val="22"/>
              </w:rPr>
            </w:pPr>
            <w:r w:rsidRPr="002918C5">
              <w:rPr>
                <w:sz w:val="22"/>
                <w:szCs w:val="22"/>
              </w:rPr>
              <w:t>Random log-normal variation beyond Poisson expectation (also termed overdispersion or nugget)</w:t>
            </w:r>
          </w:p>
        </w:tc>
      </w:tr>
      <w:tr w:rsidR="00D21F59" w:rsidRPr="002918C5" w14:paraId="4D1C50D8" w14:textId="77777777" w:rsidTr="007860BB">
        <w:tc>
          <w:tcPr>
            <w:tcW w:w="1458" w:type="dxa"/>
          </w:tcPr>
          <w:p w14:paraId="52E9331D" w14:textId="3AE1A3DF" w:rsidR="00D21F59" w:rsidRDefault="00E1183A" w:rsidP="00D21F59">
            <w:pPr>
              <w:jc w:val="right"/>
              <w:rPr>
                <w:rFonts w:ascii="Cambria" w:eastAsia="MS Mincho" w:hAnsi="Cambria" w:cs="Times New Roman"/>
                <w:sz w:val="22"/>
                <w:szCs w:val="22"/>
              </w:rPr>
            </w:pPr>
            <m:oMathPara>
              <m:oMath>
                <m:sSubSup>
                  <m:sSubSupPr>
                    <m:ctrlPr>
                      <w:ins w:id="9" w:author="anon anon" w:date="2017-01-06T15:36:00Z">
                        <w:rPr>
                          <w:rFonts w:ascii="Cambria Math" w:hAnsi="Cambria Math" w:cs="Times New Roman"/>
                          <w:i/>
                          <w:sz w:val="22"/>
                          <w:szCs w:val="22"/>
                        </w:rPr>
                      </w:ins>
                    </m:ctrlPr>
                  </m:sSubSupPr>
                  <m:e>
                    <w:ins w:id="10" w:author="anon anon" w:date="2017-01-06T15:36:00Z">
                      <m:r>
                        <w:rPr>
                          <w:rFonts w:ascii="Cambria Math" w:hAnsi="Cambria Math" w:cs="Times New Roman"/>
                          <w:sz w:val="22"/>
                          <w:szCs w:val="22"/>
                        </w:rPr>
                        <m:t>σ</m:t>
                      </m:r>
                    </w:ins>
                  </m:e>
                  <m:sub>
                    <w:ins w:id="11" w:author="anon anon" w:date="2017-01-06T15:36:00Z">
                      <m:r>
                        <w:rPr>
                          <w:rFonts w:ascii="Cambria Math" w:hAnsi="Cambria Math" w:cs="Times New Roman"/>
                          <w:sz w:val="22"/>
                          <w:szCs w:val="22"/>
                        </w:rPr>
                        <m:t>iid</m:t>
                      </m:r>
                    </w:ins>
                  </m:sub>
                  <m:sup>
                    <w:ins w:id="12" w:author="anon anon" w:date="2017-01-06T15:36:00Z">
                      <m:r>
                        <w:rPr>
                          <w:rFonts w:ascii="Cambria Math" w:hAnsi="Cambria Math" w:cs="Times New Roman"/>
                          <w:sz w:val="22"/>
                          <w:szCs w:val="22"/>
                        </w:rPr>
                        <m:t>2</m:t>
                      </m:r>
                    </w:ins>
                  </m:sup>
                </m:sSubSup>
              </m:oMath>
            </m:oMathPara>
          </w:p>
        </w:tc>
        <w:tc>
          <w:tcPr>
            <w:tcW w:w="7830" w:type="dxa"/>
          </w:tcPr>
          <w:p w14:paraId="575AAFEF" w14:textId="3BFBDCB4" w:rsidR="00D21F59" w:rsidRPr="002918C5" w:rsidRDefault="00E1183A" w:rsidP="00D21F59">
            <w:pPr>
              <w:rPr>
                <w:sz w:val="22"/>
                <w:szCs w:val="22"/>
              </w:rPr>
            </w:pPr>
            <w:ins w:id="13" w:author="anon anon" w:date="2017-01-06T15:37:00Z">
              <w:r>
                <w:rPr>
                  <w:sz w:val="22"/>
                  <w:szCs w:val="22"/>
                </w:rPr>
                <w:t xml:space="preserve">Variance term for the Poisson log-normal </w:t>
              </w:r>
            </w:ins>
            <w:proofErr w:type="spellStart"/>
            <w:ins w:id="14" w:author="anon anon" w:date="2017-01-06T15:38:00Z">
              <w:r>
                <w:rPr>
                  <w:sz w:val="22"/>
                  <w:szCs w:val="22"/>
                </w:rPr>
                <w:t>overdispersion</w:t>
              </w:r>
              <w:proofErr w:type="spellEnd"/>
              <w:r>
                <w:rPr>
                  <w:sz w:val="22"/>
                  <w:szCs w:val="22"/>
                </w:rPr>
                <w:t xml:space="preserve"> </w:t>
              </w:r>
            </w:ins>
            <w:ins w:id="15" w:author="anon anon" w:date="2017-01-06T15:37:00Z">
              <w:r>
                <w:rPr>
                  <w:sz w:val="22"/>
                  <w:szCs w:val="22"/>
                </w:rPr>
                <w:t>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ins>
            <w:ins w:id="16" w:author="anon anon" w:date="2017-01-06T15:38:00Z">
              <w:r>
                <w:rPr>
                  <w:sz w:val="22"/>
                  <w:szCs w:val="22"/>
                </w:rPr>
                <w:t>]</w:t>
              </w:r>
            </w:ins>
          </w:p>
        </w:tc>
      </w:tr>
    </w:tbl>
    <w:p w14:paraId="7BAD2AA5" w14:textId="77777777" w:rsidR="007860BB" w:rsidRDefault="007860BB" w:rsidP="007860BB"/>
    <w:p w14:paraId="3D49FDF1" w14:textId="77777777" w:rsidR="007860BB" w:rsidRDefault="007860BB" w:rsidP="007860BB"/>
    <w:p w14:paraId="5A9FE615" w14:textId="65955DA7" w:rsidR="007860BB" w:rsidRDefault="00D21F59" w:rsidP="007860BB">
      <w:commentRangeStart w:id="17"/>
      <w:r>
        <w:t>Table 1b</w:t>
      </w:r>
      <w:commentRangeEnd w:id="17"/>
      <w:r>
        <w:rPr>
          <w:rStyle w:val="CommentReference"/>
        </w:rPr>
        <w:commentReference w:id="17"/>
      </w:r>
    </w:p>
    <w:p w14:paraId="434AA42C" w14:textId="77777777" w:rsidR="007860BB" w:rsidRDefault="007860BB" w:rsidP="007860BB">
      <w:pPr>
        <w:tabs>
          <w:tab w:val="left" w:pos="360"/>
          <w:tab w:val="left" w:pos="8640"/>
        </w:tabs>
        <w:rPr>
          <w:rFonts w:ascii="Times New Roman" w:hAnsi="Times New Roman" w:cs="Times New Roman"/>
        </w:rPr>
      </w:pPr>
    </w:p>
    <w:p w14:paraId="2188FF15" w14:textId="77777777" w:rsidR="007860BB" w:rsidRDefault="007860BB" w:rsidP="007860BB">
      <w:pPr>
        <w:tabs>
          <w:tab w:val="left" w:pos="360"/>
          <w:tab w:val="left" w:pos="8640"/>
        </w:tabs>
        <w:rPr>
          <w:rFonts w:ascii="Times New Roman" w:hAnsi="Times New Roman" w:cs="Times New Roman"/>
        </w:rPr>
      </w:pPr>
    </w:p>
    <w:p w14:paraId="1FAE8CF7" w14:textId="77777777" w:rsidR="007860BB" w:rsidRDefault="007860BB" w:rsidP="007860BB">
      <w:pPr>
        <w:tabs>
          <w:tab w:val="left" w:pos="360"/>
          <w:tab w:val="left" w:pos="8640"/>
        </w:tabs>
        <w:rPr>
          <w:rFonts w:ascii="Times New Roman" w:hAnsi="Times New Roman" w:cs="Times New Roman"/>
        </w:rPr>
      </w:pPr>
    </w:p>
    <w:p w14:paraId="0662AC63" w14:textId="25770919" w:rsidR="007860BB" w:rsidRPr="005049A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Table </w:t>
      </w:r>
      <w:r w:rsidR="00B109A7">
        <w:rPr>
          <w:rFonts w:ascii="Times New Roman" w:hAnsi="Times New Roman" w:cs="Times New Roman"/>
        </w:rPr>
        <w:t xml:space="preserve">2. </w:t>
      </w:r>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127BFE7A" w14:textId="77777777" w:rsidR="007860BB"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C4C88" w14:paraId="24D3AC52" w14:textId="77777777" w:rsidTr="007860BB">
        <w:tc>
          <w:tcPr>
            <w:tcW w:w="0" w:type="auto"/>
            <w:tcBorders>
              <w:bottom w:val="single" w:sz="0" w:space="0" w:color="auto"/>
            </w:tcBorders>
            <w:vAlign w:val="bottom"/>
          </w:tcPr>
          <w:p w14:paraId="39DE3DC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7860BB" w:rsidRPr="005C4C88" w14:paraId="6F1C73AF" w14:textId="77777777" w:rsidTr="007860BB">
        <w:tc>
          <w:tcPr>
            <w:tcW w:w="0" w:type="auto"/>
          </w:tcPr>
          <w:p w14:paraId="678691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3098ACD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6C2B0D4A"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4AA9CC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3D93F632" w14:textId="77777777" w:rsidTr="007860BB">
        <w:tc>
          <w:tcPr>
            <w:tcW w:w="0" w:type="auto"/>
          </w:tcPr>
          <w:p w14:paraId="318F050C"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56C17C9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57D5A7E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3A9693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0EB238BA" w14:textId="77777777" w:rsidTr="007860BB">
        <w:tc>
          <w:tcPr>
            <w:tcW w:w="0" w:type="auto"/>
          </w:tcPr>
          <w:p w14:paraId="7058B6E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166D947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04E627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C8613C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7860BB" w:rsidRPr="005C4C88" w14:paraId="05B7BAB8" w14:textId="77777777" w:rsidTr="007860BB">
        <w:tc>
          <w:tcPr>
            <w:tcW w:w="0" w:type="auto"/>
          </w:tcPr>
          <w:p w14:paraId="6636F33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51D4E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306A0B6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F4358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7860BB" w:rsidRPr="005C4C88" w14:paraId="62251D22" w14:textId="77777777" w:rsidTr="007860BB">
        <w:tc>
          <w:tcPr>
            <w:tcW w:w="0" w:type="auto"/>
          </w:tcPr>
          <w:p w14:paraId="7482DB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5B3B8D4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16A6CA2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17A64EAE"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7860BB" w:rsidRPr="005C4C88" w14:paraId="5CCE5561" w14:textId="77777777" w:rsidTr="007860BB">
        <w:tc>
          <w:tcPr>
            <w:tcW w:w="0" w:type="auto"/>
          </w:tcPr>
          <w:p w14:paraId="44DB9CD5"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381C7E6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382A2C4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44F0969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7860BB" w:rsidRPr="005C4C88" w14:paraId="785808D7" w14:textId="77777777" w:rsidTr="007860BB">
        <w:tc>
          <w:tcPr>
            <w:tcW w:w="0" w:type="auto"/>
          </w:tcPr>
          <w:p w14:paraId="72AE565B"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533E562"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52F3B2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A02613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7860BB" w:rsidRPr="005C4C88" w14:paraId="591BB049" w14:textId="77777777" w:rsidTr="007860BB">
        <w:tc>
          <w:tcPr>
            <w:tcW w:w="0" w:type="auto"/>
          </w:tcPr>
          <w:p w14:paraId="64581118"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2194C2A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62FB461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5CBCFBF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7860BB" w:rsidRPr="005C4C88" w14:paraId="46AEDEBE" w14:textId="77777777" w:rsidTr="007860BB">
        <w:tc>
          <w:tcPr>
            <w:tcW w:w="0" w:type="auto"/>
          </w:tcPr>
          <w:p w14:paraId="1646D423"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3645009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103515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5F868526"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7860BB" w:rsidRPr="005C4C88" w14:paraId="7F9CB723" w14:textId="77777777" w:rsidTr="007860BB">
        <w:tc>
          <w:tcPr>
            <w:tcW w:w="0" w:type="auto"/>
          </w:tcPr>
          <w:p w14:paraId="3DA3F3FE"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55D4305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485038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489462B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385825AC" w14:textId="77777777" w:rsidR="00C821D5" w:rsidRDefault="00C821D5" w:rsidP="007860BB"/>
    <w:p w14:paraId="32ED95C2" w14:textId="77777777" w:rsidR="007860BB" w:rsidRDefault="007860BB" w:rsidP="007860BB"/>
    <w:p w14:paraId="62A4BDA0" w14:textId="2566C4D2" w:rsidR="00B109A7" w:rsidRDefault="00B109A7" w:rsidP="007860BB">
      <w:r>
        <w:t xml:space="preserve">Table 3. </w:t>
      </w:r>
      <w:r w:rsidR="00FE7BBE">
        <w:t>Description of models compared with AIC for adult and YOY Brook Trout populations in the West Susquehanna watershed.</w:t>
      </w:r>
    </w:p>
    <w:p w14:paraId="650B9025" w14:textId="77777777" w:rsidR="00B109A7" w:rsidRDefault="00B109A7" w:rsidP="007860BB"/>
    <w:tbl>
      <w:tblPr>
        <w:tblStyle w:val="TableGrid"/>
        <w:tblW w:w="0" w:type="auto"/>
        <w:tblLook w:val="04A0" w:firstRow="1" w:lastRow="0" w:firstColumn="1" w:lastColumn="0" w:noHBand="0" w:noVBand="1"/>
      </w:tblPr>
      <w:tblGrid>
        <w:gridCol w:w="671"/>
        <w:gridCol w:w="2227"/>
        <w:gridCol w:w="6678"/>
      </w:tblGrid>
      <w:tr w:rsidR="00FE7BBE" w:rsidRPr="00FE7BBE" w14:paraId="49967AFC" w14:textId="77777777" w:rsidTr="00FE7BBE">
        <w:tc>
          <w:tcPr>
            <w:tcW w:w="671" w:type="dxa"/>
          </w:tcPr>
          <w:p w14:paraId="348E13E9" w14:textId="0AEB9C9D" w:rsidR="00B109A7" w:rsidRPr="00FE7BBE" w:rsidRDefault="00FE7BBE" w:rsidP="007860BB">
            <w:pPr>
              <w:rPr>
                <w:sz w:val="22"/>
                <w:szCs w:val="22"/>
              </w:rPr>
            </w:pPr>
            <w:proofErr w:type="spellStart"/>
            <w:r w:rsidRPr="00FE7BBE">
              <w:rPr>
                <w:sz w:val="22"/>
                <w:szCs w:val="22"/>
              </w:rPr>
              <w:t>Num</w:t>
            </w:r>
            <w:proofErr w:type="spellEnd"/>
          </w:p>
        </w:tc>
        <w:tc>
          <w:tcPr>
            <w:tcW w:w="2227" w:type="dxa"/>
          </w:tcPr>
          <w:p w14:paraId="499E92FB" w14:textId="0BE3ED1C" w:rsidR="00B109A7" w:rsidRPr="00FE7BBE" w:rsidRDefault="00FE7BBE" w:rsidP="007860BB">
            <w:pPr>
              <w:rPr>
                <w:sz w:val="22"/>
                <w:szCs w:val="22"/>
              </w:rPr>
            </w:pPr>
            <w:r w:rsidRPr="00FE7BBE">
              <w:rPr>
                <w:sz w:val="22"/>
                <w:szCs w:val="22"/>
              </w:rPr>
              <w:t>Model</w:t>
            </w:r>
          </w:p>
        </w:tc>
        <w:tc>
          <w:tcPr>
            <w:tcW w:w="6678" w:type="dxa"/>
          </w:tcPr>
          <w:p w14:paraId="63799002" w14:textId="420BF5E2" w:rsidR="00B109A7" w:rsidRPr="00FE7BBE" w:rsidRDefault="00FE7BBE" w:rsidP="007860BB">
            <w:pPr>
              <w:rPr>
                <w:sz w:val="22"/>
                <w:szCs w:val="22"/>
              </w:rPr>
            </w:pPr>
            <w:r w:rsidRPr="00FE7BBE">
              <w:rPr>
                <w:sz w:val="22"/>
                <w:szCs w:val="22"/>
              </w:rPr>
              <w:t>Model components</w:t>
            </w:r>
          </w:p>
        </w:tc>
      </w:tr>
      <w:tr w:rsidR="00FE7BBE" w:rsidRPr="00FE7BBE" w14:paraId="779114D8" w14:textId="77777777" w:rsidTr="00FE7BBE">
        <w:tc>
          <w:tcPr>
            <w:tcW w:w="671" w:type="dxa"/>
          </w:tcPr>
          <w:p w14:paraId="2CF902B8" w14:textId="5FE4A71B" w:rsidR="00B109A7" w:rsidRPr="00FE7BBE" w:rsidRDefault="00FE7BBE" w:rsidP="007860BB">
            <w:pPr>
              <w:rPr>
                <w:sz w:val="22"/>
                <w:szCs w:val="22"/>
              </w:rPr>
            </w:pPr>
            <w:r w:rsidRPr="00FE7BBE">
              <w:rPr>
                <w:sz w:val="22"/>
                <w:szCs w:val="22"/>
              </w:rPr>
              <w:t>1</w:t>
            </w:r>
          </w:p>
        </w:tc>
        <w:tc>
          <w:tcPr>
            <w:tcW w:w="2227" w:type="dxa"/>
          </w:tcPr>
          <w:p w14:paraId="67EA1945" w14:textId="37AFB574" w:rsidR="00B109A7" w:rsidRPr="00FE7BBE" w:rsidRDefault="00FE7BBE" w:rsidP="007860BB">
            <w:pPr>
              <w:rPr>
                <w:sz w:val="22"/>
                <w:szCs w:val="22"/>
              </w:rPr>
            </w:pPr>
            <w:r w:rsidRPr="00FE7BBE">
              <w:rPr>
                <w:sz w:val="22"/>
                <w:szCs w:val="22"/>
              </w:rPr>
              <w:t>Basic</w:t>
            </w:r>
          </w:p>
        </w:tc>
        <w:tc>
          <w:tcPr>
            <w:tcW w:w="6678" w:type="dxa"/>
          </w:tcPr>
          <w:p w14:paraId="1AD85066" w14:textId="1BD346EA" w:rsidR="00B109A7" w:rsidRPr="00FE7BBE" w:rsidRDefault="0053205D"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7CCE0D93" w14:textId="77777777" w:rsidTr="00FE7BBE">
        <w:tc>
          <w:tcPr>
            <w:tcW w:w="671" w:type="dxa"/>
          </w:tcPr>
          <w:p w14:paraId="13D9A0BA" w14:textId="61EBA600" w:rsidR="00B109A7" w:rsidRPr="00FE7BBE" w:rsidRDefault="00FE7BBE" w:rsidP="007860BB">
            <w:pPr>
              <w:rPr>
                <w:sz w:val="22"/>
                <w:szCs w:val="22"/>
              </w:rPr>
            </w:pPr>
            <w:r w:rsidRPr="00FE7BBE">
              <w:rPr>
                <w:sz w:val="22"/>
                <w:szCs w:val="22"/>
              </w:rPr>
              <w:t>2</w:t>
            </w:r>
          </w:p>
        </w:tc>
        <w:tc>
          <w:tcPr>
            <w:tcW w:w="2227" w:type="dxa"/>
          </w:tcPr>
          <w:p w14:paraId="1EF7B599" w14:textId="64B5802C" w:rsidR="00B109A7" w:rsidRPr="00FE7BBE" w:rsidRDefault="00FE7BBE" w:rsidP="007860BB">
            <w:pPr>
              <w:rPr>
                <w:sz w:val="22"/>
                <w:szCs w:val="22"/>
              </w:rPr>
            </w:pPr>
            <w:r w:rsidRPr="00FE7BBE">
              <w:rPr>
                <w:sz w:val="22"/>
                <w:szCs w:val="22"/>
              </w:rPr>
              <w:t>Spatial (S)</w:t>
            </w:r>
          </w:p>
        </w:tc>
        <w:tc>
          <w:tcPr>
            <w:tcW w:w="6678" w:type="dxa"/>
          </w:tcPr>
          <w:p w14:paraId="1FFE60A3" w14:textId="13543542" w:rsidR="00B109A7" w:rsidRPr="00FE7BBE" w:rsidRDefault="0053205D"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E079D9A" w14:textId="77777777" w:rsidTr="00FE7BBE">
        <w:tc>
          <w:tcPr>
            <w:tcW w:w="671" w:type="dxa"/>
          </w:tcPr>
          <w:p w14:paraId="07EBC1BB" w14:textId="284C3D1F" w:rsidR="00B109A7" w:rsidRPr="00FE7BBE" w:rsidRDefault="00FE7BBE" w:rsidP="007860BB">
            <w:pPr>
              <w:rPr>
                <w:sz w:val="22"/>
                <w:szCs w:val="22"/>
              </w:rPr>
            </w:pPr>
            <w:r w:rsidRPr="00FE7BBE">
              <w:rPr>
                <w:sz w:val="22"/>
                <w:szCs w:val="22"/>
              </w:rPr>
              <w:t>3</w:t>
            </w:r>
          </w:p>
        </w:tc>
        <w:tc>
          <w:tcPr>
            <w:tcW w:w="2227" w:type="dxa"/>
          </w:tcPr>
          <w:p w14:paraId="7A73EA30" w14:textId="6A4E9BA2" w:rsidR="00B109A7" w:rsidRPr="00FE7BBE" w:rsidRDefault="00FE7BBE" w:rsidP="007860BB">
            <w:pPr>
              <w:rPr>
                <w:sz w:val="22"/>
                <w:szCs w:val="22"/>
              </w:rPr>
            </w:pPr>
            <w:r w:rsidRPr="00FE7BBE">
              <w:rPr>
                <w:sz w:val="22"/>
                <w:szCs w:val="22"/>
              </w:rPr>
              <w:t>Temporal (T)</w:t>
            </w:r>
          </w:p>
        </w:tc>
        <w:tc>
          <w:tcPr>
            <w:tcW w:w="6678" w:type="dxa"/>
          </w:tcPr>
          <w:p w14:paraId="4BEC29AD" w14:textId="32E70A30" w:rsidR="00B109A7" w:rsidRPr="00FE7BBE" w:rsidRDefault="0053205D"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4A8D2004" w14:textId="77777777" w:rsidTr="00FE7BBE">
        <w:tc>
          <w:tcPr>
            <w:tcW w:w="671" w:type="dxa"/>
          </w:tcPr>
          <w:p w14:paraId="4535E8EC" w14:textId="0FD1900D" w:rsidR="00B109A7" w:rsidRPr="00FE7BBE" w:rsidRDefault="00FE7BBE" w:rsidP="007860BB">
            <w:pPr>
              <w:rPr>
                <w:sz w:val="22"/>
                <w:szCs w:val="22"/>
              </w:rPr>
            </w:pPr>
            <w:r w:rsidRPr="00FE7BBE">
              <w:rPr>
                <w:sz w:val="22"/>
                <w:szCs w:val="22"/>
              </w:rPr>
              <w:t>4</w:t>
            </w:r>
          </w:p>
        </w:tc>
        <w:tc>
          <w:tcPr>
            <w:tcW w:w="2227" w:type="dxa"/>
          </w:tcPr>
          <w:p w14:paraId="4035869E" w14:textId="3AD409E5" w:rsidR="00B109A7" w:rsidRPr="00FE7BBE" w:rsidRDefault="00FE7BBE" w:rsidP="007860BB">
            <w:pPr>
              <w:rPr>
                <w:sz w:val="22"/>
                <w:szCs w:val="22"/>
              </w:rPr>
            </w:pPr>
            <w:r w:rsidRPr="00FE7BBE">
              <w:rPr>
                <w:sz w:val="22"/>
                <w:szCs w:val="22"/>
              </w:rPr>
              <w:t>S + T</w:t>
            </w:r>
          </w:p>
        </w:tc>
        <w:tc>
          <w:tcPr>
            <w:tcW w:w="6678" w:type="dxa"/>
          </w:tcPr>
          <w:p w14:paraId="607A2FEA" w14:textId="647EAF86" w:rsidR="00B109A7" w:rsidRPr="00FE7BBE" w:rsidRDefault="0053205D"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05B17C20" w14:textId="77777777" w:rsidTr="00FE7BBE">
        <w:tc>
          <w:tcPr>
            <w:tcW w:w="671" w:type="dxa"/>
          </w:tcPr>
          <w:p w14:paraId="23120489" w14:textId="759008A1" w:rsidR="00B109A7" w:rsidRPr="00FE7BBE" w:rsidRDefault="00FE7BBE" w:rsidP="007860BB">
            <w:pPr>
              <w:rPr>
                <w:sz w:val="22"/>
                <w:szCs w:val="22"/>
              </w:rPr>
            </w:pPr>
            <w:r w:rsidRPr="00FE7BBE">
              <w:rPr>
                <w:sz w:val="22"/>
                <w:szCs w:val="22"/>
              </w:rPr>
              <w:t>5</w:t>
            </w:r>
          </w:p>
        </w:tc>
        <w:tc>
          <w:tcPr>
            <w:tcW w:w="2227" w:type="dxa"/>
          </w:tcPr>
          <w:p w14:paraId="0544AF66" w14:textId="22030E86" w:rsidR="00B109A7" w:rsidRPr="00FE7BBE" w:rsidRDefault="00FE7BBE" w:rsidP="007860BB">
            <w:pPr>
              <w:rPr>
                <w:sz w:val="22"/>
                <w:szCs w:val="22"/>
              </w:rPr>
            </w:pPr>
            <w:r w:rsidRPr="00FE7BBE">
              <w:rPr>
                <w:sz w:val="22"/>
                <w:szCs w:val="22"/>
              </w:rPr>
              <w:t>Spatio-temporal (ST)</w:t>
            </w:r>
          </w:p>
        </w:tc>
        <w:tc>
          <w:tcPr>
            <w:tcW w:w="6678" w:type="dxa"/>
          </w:tcPr>
          <w:p w14:paraId="3709954D" w14:textId="6B208A95" w:rsidR="00B109A7" w:rsidRPr="00FE7BBE" w:rsidRDefault="0053205D"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3CFD5B5" w14:textId="77777777" w:rsidTr="00FE7BBE">
        <w:tc>
          <w:tcPr>
            <w:tcW w:w="671" w:type="dxa"/>
          </w:tcPr>
          <w:p w14:paraId="04F3803D" w14:textId="31A7F463" w:rsidR="00B109A7" w:rsidRPr="00FE7BBE" w:rsidRDefault="00FE7BBE" w:rsidP="007860BB">
            <w:pPr>
              <w:rPr>
                <w:sz w:val="22"/>
                <w:szCs w:val="22"/>
              </w:rPr>
            </w:pPr>
            <w:r w:rsidRPr="00FE7BBE">
              <w:rPr>
                <w:sz w:val="22"/>
                <w:szCs w:val="22"/>
              </w:rPr>
              <w:t>6</w:t>
            </w:r>
          </w:p>
        </w:tc>
        <w:tc>
          <w:tcPr>
            <w:tcW w:w="2227" w:type="dxa"/>
          </w:tcPr>
          <w:p w14:paraId="0C8B68DF" w14:textId="6A50EBCA" w:rsidR="00B109A7" w:rsidRPr="00FE7BBE" w:rsidRDefault="00FE7BBE" w:rsidP="007860BB">
            <w:pPr>
              <w:rPr>
                <w:sz w:val="22"/>
                <w:szCs w:val="22"/>
              </w:rPr>
            </w:pPr>
            <w:r w:rsidRPr="00FE7BBE">
              <w:rPr>
                <w:sz w:val="22"/>
                <w:szCs w:val="22"/>
              </w:rPr>
              <w:t>S + ST</w:t>
            </w:r>
          </w:p>
        </w:tc>
        <w:tc>
          <w:tcPr>
            <w:tcW w:w="6678" w:type="dxa"/>
          </w:tcPr>
          <w:p w14:paraId="5B42FC24" w14:textId="5A716D57" w:rsidR="00B109A7" w:rsidRPr="00FE7BBE" w:rsidRDefault="0053205D"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A451046" w14:textId="77777777" w:rsidTr="00FE7BBE">
        <w:tc>
          <w:tcPr>
            <w:tcW w:w="671" w:type="dxa"/>
          </w:tcPr>
          <w:p w14:paraId="715B2938" w14:textId="668E0A0C" w:rsidR="00FE7BBE" w:rsidRPr="00FE7BBE" w:rsidRDefault="00FE7BBE" w:rsidP="007860BB">
            <w:pPr>
              <w:rPr>
                <w:sz w:val="22"/>
                <w:szCs w:val="22"/>
              </w:rPr>
            </w:pPr>
            <w:r w:rsidRPr="00FE7BBE">
              <w:rPr>
                <w:sz w:val="22"/>
                <w:szCs w:val="22"/>
              </w:rPr>
              <w:t>7</w:t>
            </w:r>
          </w:p>
        </w:tc>
        <w:tc>
          <w:tcPr>
            <w:tcW w:w="2227" w:type="dxa"/>
          </w:tcPr>
          <w:p w14:paraId="514947AC" w14:textId="3FE67913" w:rsidR="00FE7BBE" w:rsidRPr="00FE7BBE" w:rsidRDefault="00FE7BBE" w:rsidP="007860BB">
            <w:pPr>
              <w:rPr>
                <w:sz w:val="22"/>
                <w:szCs w:val="22"/>
              </w:rPr>
            </w:pPr>
            <w:r w:rsidRPr="00FE7BBE">
              <w:rPr>
                <w:sz w:val="22"/>
                <w:szCs w:val="22"/>
              </w:rPr>
              <w:t>T + ST</w:t>
            </w:r>
          </w:p>
        </w:tc>
        <w:tc>
          <w:tcPr>
            <w:tcW w:w="6678" w:type="dxa"/>
          </w:tcPr>
          <w:p w14:paraId="034F74EB" w14:textId="4C7C7C25" w:rsidR="00FE7BBE" w:rsidRPr="00FE7BBE" w:rsidRDefault="0053205D"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CF6AAB1" w14:textId="77777777" w:rsidTr="00FE7BBE">
        <w:tc>
          <w:tcPr>
            <w:tcW w:w="671" w:type="dxa"/>
          </w:tcPr>
          <w:p w14:paraId="4746586B" w14:textId="781779FC" w:rsidR="00B109A7" w:rsidRPr="00FE7BBE" w:rsidRDefault="00FE7BBE" w:rsidP="007860BB">
            <w:pPr>
              <w:rPr>
                <w:sz w:val="22"/>
                <w:szCs w:val="22"/>
              </w:rPr>
            </w:pPr>
            <w:r w:rsidRPr="00FE7BBE">
              <w:rPr>
                <w:sz w:val="22"/>
                <w:szCs w:val="22"/>
              </w:rPr>
              <w:t>8</w:t>
            </w:r>
          </w:p>
        </w:tc>
        <w:tc>
          <w:tcPr>
            <w:tcW w:w="2227" w:type="dxa"/>
          </w:tcPr>
          <w:p w14:paraId="70BAEEA3" w14:textId="07BFB096" w:rsidR="00B109A7" w:rsidRPr="00FE7BBE" w:rsidRDefault="00FE7BBE" w:rsidP="007860BB">
            <w:pPr>
              <w:rPr>
                <w:sz w:val="22"/>
                <w:szCs w:val="22"/>
              </w:rPr>
            </w:pPr>
            <w:r w:rsidRPr="00FE7BBE">
              <w:rPr>
                <w:sz w:val="22"/>
                <w:szCs w:val="22"/>
              </w:rPr>
              <w:t>S + T + ST</w:t>
            </w:r>
          </w:p>
        </w:tc>
        <w:tc>
          <w:tcPr>
            <w:tcW w:w="6678" w:type="dxa"/>
          </w:tcPr>
          <w:p w14:paraId="4E61E763" w14:textId="5FE6266F" w:rsidR="00B109A7" w:rsidRPr="00FE7BBE" w:rsidRDefault="0053205D" w:rsidP="007860BB">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bl>
    <w:p w14:paraId="7CCEE9D0" w14:textId="77777777" w:rsidR="00B109A7" w:rsidRDefault="00B109A7" w:rsidP="007860BB"/>
    <w:p w14:paraId="7A880587" w14:textId="77777777" w:rsidR="00FE7BBE" w:rsidRDefault="00FE7BBE" w:rsidP="007860BB"/>
    <w:p w14:paraId="5F9713D5" w14:textId="4F491529" w:rsidR="007860BB" w:rsidRDefault="00FE7BBE" w:rsidP="007860BB">
      <w:commentRangeStart w:id="18"/>
      <w:r>
        <w:t xml:space="preserve">Table 4. </w:t>
      </w:r>
      <w:proofErr w:type="gramStart"/>
      <w:r>
        <w:t>Comparison of adult Brook Trout models using AIC.</w:t>
      </w:r>
      <w:commentRangeEnd w:id="18"/>
      <w:proofErr w:type="gramEnd"/>
      <w:r w:rsidR="00824D26">
        <w:rPr>
          <w:rStyle w:val="CommentReference"/>
        </w:rPr>
        <w:commentReference w:id="18"/>
      </w:r>
    </w:p>
    <w:p w14:paraId="7195875A" w14:textId="5084323C"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696"/>
        <w:gridCol w:w="1216"/>
      </w:tblGrid>
      <w:tr w:rsidR="00FE7BBE" w:rsidRPr="00C856F1" w14:paraId="3300998F" w14:textId="77777777" w:rsidTr="00FE7BBE">
        <w:tc>
          <w:tcPr>
            <w:tcW w:w="0" w:type="auto"/>
            <w:tcBorders>
              <w:top w:val="single" w:sz="4" w:space="0" w:color="auto"/>
              <w:bottom w:val="single" w:sz="0" w:space="0" w:color="auto"/>
            </w:tcBorders>
            <w:vAlign w:val="bottom"/>
          </w:tcPr>
          <w:p w14:paraId="10768641"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2E09172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777777" w:rsidR="00FE7BBE" w:rsidRPr="00C856F1" w:rsidRDefault="00FE7BBE" w:rsidP="00FE7BBE">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delta</w:t>
            </w:r>
            <w:proofErr w:type="gramEnd"/>
            <w:r w:rsidRPr="00C856F1">
              <w:rPr>
                <w:rFonts w:ascii="Times New Roman" w:hAnsi="Times New Roman" w:cs="Times New Roman"/>
              </w:rPr>
              <w:t>_AIC</w:t>
            </w:r>
            <w:proofErr w:type="spellEnd"/>
          </w:p>
        </w:tc>
      </w:tr>
      <w:tr w:rsidR="00FE7BBE" w:rsidRPr="00C856F1" w14:paraId="158A9352" w14:textId="77777777" w:rsidTr="00FE7BBE">
        <w:tc>
          <w:tcPr>
            <w:tcW w:w="0" w:type="auto"/>
          </w:tcPr>
          <w:p w14:paraId="390FC45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2CECED3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185531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174A397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0.0</w:t>
            </w:r>
          </w:p>
        </w:tc>
      </w:tr>
      <w:tr w:rsidR="00FE7BBE" w:rsidRPr="00C856F1" w14:paraId="5C63DF86" w14:textId="77777777" w:rsidTr="00FE7BBE">
        <w:tc>
          <w:tcPr>
            <w:tcW w:w="0" w:type="auto"/>
          </w:tcPr>
          <w:p w14:paraId="0042808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249059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16696B0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653C7B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0.3</w:t>
            </w:r>
          </w:p>
        </w:tc>
      </w:tr>
      <w:tr w:rsidR="00FE7BBE" w:rsidRPr="00C856F1" w14:paraId="2120EC92" w14:textId="77777777" w:rsidTr="00FE7BBE">
        <w:tc>
          <w:tcPr>
            <w:tcW w:w="0" w:type="auto"/>
          </w:tcPr>
          <w:p w14:paraId="7E8310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0512D7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EF3F67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9583</w:t>
            </w:r>
          </w:p>
        </w:tc>
        <w:tc>
          <w:tcPr>
            <w:tcW w:w="0" w:type="auto"/>
          </w:tcPr>
          <w:p w14:paraId="30434E5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174.9</w:t>
            </w:r>
          </w:p>
        </w:tc>
      </w:tr>
      <w:tr w:rsidR="00FE7BBE" w:rsidRPr="00C856F1" w14:paraId="42F1C3EC" w14:textId="77777777" w:rsidTr="00FE7BBE">
        <w:tc>
          <w:tcPr>
            <w:tcW w:w="0" w:type="auto"/>
          </w:tcPr>
          <w:p w14:paraId="072060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002D6D9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69D0FAC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9588</w:t>
            </w:r>
          </w:p>
        </w:tc>
        <w:tc>
          <w:tcPr>
            <w:tcW w:w="0" w:type="auto"/>
          </w:tcPr>
          <w:p w14:paraId="1131EA2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180.2</w:t>
            </w:r>
          </w:p>
        </w:tc>
      </w:tr>
      <w:tr w:rsidR="00FE7BBE" w:rsidRPr="00C856F1" w14:paraId="47628654" w14:textId="77777777" w:rsidTr="00FE7BBE">
        <w:tc>
          <w:tcPr>
            <w:tcW w:w="0" w:type="auto"/>
          </w:tcPr>
          <w:p w14:paraId="4FF60D1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D6071A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67F53F7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9783</w:t>
            </w:r>
          </w:p>
        </w:tc>
        <w:tc>
          <w:tcPr>
            <w:tcW w:w="0" w:type="auto"/>
          </w:tcPr>
          <w:p w14:paraId="4691186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375.3</w:t>
            </w:r>
          </w:p>
        </w:tc>
      </w:tr>
      <w:tr w:rsidR="00FE7BBE" w:rsidRPr="00C856F1" w14:paraId="4E4FC0F2" w14:textId="77777777" w:rsidTr="00FE7BBE">
        <w:tc>
          <w:tcPr>
            <w:tcW w:w="0" w:type="auto"/>
            <w:tcBorders>
              <w:bottom w:val="single" w:sz="4" w:space="0" w:color="auto"/>
            </w:tcBorders>
          </w:tcPr>
          <w:p w14:paraId="29C82C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7F71E182"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4EE53A0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9794</w:t>
            </w:r>
          </w:p>
        </w:tc>
        <w:tc>
          <w:tcPr>
            <w:tcW w:w="0" w:type="auto"/>
            <w:tcBorders>
              <w:bottom w:val="single" w:sz="4" w:space="0" w:color="auto"/>
            </w:tcBorders>
          </w:tcPr>
          <w:p w14:paraId="4AEF02E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386.5</w:t>
            </w:r>
          </w:p>
        </w:tc>
      </w:tr>
    </w:tbl>
    <w:p w14:paraId="64A9DA01" w14:textId="77777777" w:rsidR="00FE7BBE" w:rsidRDefault="00FE7BBE" w:rsidP="00FE7BBE">
      <w:pPr>
        <w:tabs>
          <w:tab w:val="left" w:pos="360"/>
          <w:tab w:val="left" w:pos="8640"/>
        </w:tabs>
        <w:rPr>
          <w:rFonts w:ascii="Times New Roman" w:hAnsi="Times New Roman" w:cs="Times New Roman"/>
          <w:u w:val="single"/>
        </w:rPr>
      </w:pPr>
    </w:p>
    <w:p w14:paraId="651ECCBD" w14:textId="77777777" w:rsidR="00FE7BBE" w:rsidRDefault="00FE7BBE" w:rsidP="00FE7BBE"/>
    <w:p w14:paraId="24FBA612" w14:textId="398B8B93" w:rsidR="00FE7BBE" w:rsidRDefault="00FE7BBE" w:rsidP="00FE7BBE">
      <w:commentRangeStart w:id="19"/>
      <w:r>
        <w:t xml:space="preserve">Table 5. </w:t>
      </w:r>
      <w:proofErr w:type="gramStart"/>
      <w:r>
        <w:t>Comparison of YOY Brook Trout models using AIC.</w:t>
      </w:r>
      <w:commentRangeEnd w:id="19"/>
      <w:proofErr w:type="gramEnd"/>
      <w:r w:rsidR="00824D26">
        <w:rPr>
          <w:rStyle w:val="CommentReference"/>
        </w:rPr>
        <w:commentReference w:id="19"/>
      </w:r>
    </w:p>
    <w:p w14:paraId="762977DF" w14:textId="1C154298"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816"/>
        <w:gridCol w:w="1216"/>
      </w:tblGrid>
      <w:tr w:rsidR="00FE7BBE" w:rsidRPr="00C856F1" w14:paraId="2E56C77D" w14:textId="77777777" w:rsidTr="00FE7BBE">
        <w:tc>
          <w:tcPr>
            <w:tcW w:w="0" w:type="auto"/>
            <w:tcBorders>
              <w:top w:val="single" w:sz="4" w:space="0" w:color="auto"/>
              <w:bottom w:val="single" w:sz="0" w:space="0" w:color="auto"/>
            </w:tcBorders>
            <w:vAlign w:val="bottom"/>
          </w:tcPr>
          <w:p w14:paraId="2FE8AE3C"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0C70EF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63B2AB1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585ACC27" w14:textId="77777777" w:rsidR="00FE7BBE" w:rsidRPr="00C856F1" w:rsidRDefault="00FE7BBE" w:rsidP="00FE7BBE">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delta</w:t>
            </w:r>
            <w:proofErr w:type="gramEnd"/>
            <w:r w:rsidRPr="00C856F1">
              <w:rPr>
                <w:rFonts w:ascii="Times New Roman" w:hAnsi="Times New Roman" w:cs="Times New Roman"/>
              </w:rPr>
              <w:t>_AIC</w:t>
            </w:r>
            <w:proofErr w:type="spellEnd"/>
          </w:p>
        </w:tc>
      </w:tr>
      <w:tr w:rsidR="00FE7BBE" w:rsidRPr="00C856F1" w14:paraId="6F9D67FE" w14:textId="77777777" w:rsidTr="00FE7BBE">
        <w:tc>
          <w:tcPr>
            <w:tcW w:w="0" w:type="auto"/>
          </w:tcPr>
          <w:p w14:paraId="522FDFA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1A3C9F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53878FF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9592</w:t>
            </w:r>
          </w:p>
        </w:tc>
        <w:tc>
          <w:tcPr>
            <w:tcW w:w="0" w:type="auto"/>
          </w:tcPr>
          <w:p w14:paraId="12AC1B3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w:t>
            </w:r>
          </w:p>
        </w:tc>
      </w:tr>
      <w:tr w:rsidR="00FE7BBE" w:rsidRPr="00C856F1" w14:paraId="371F1087" w14:textId="77777777" w:rsidTr="00FE7BBE">
        <w:tc>
          <w:tcPr>
            <w:tcW w:w="0" w:type="auto"/>
          </w:tcPr>
          <w:p w14:paraId="04AB790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lastRenderedPageBreak/>
              <w:t>6</w:t>
            </w:r>
          </w:p>
        </w:tc>
        <w:tc>
          <w:tcPr>
            <w:tcW w:w="0" w:type="auto"/>
          </w:tcPr>
          <w:p w14:paraId="414DED6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S+T+ST</w:t>
            </w:r>
          </w:p>
        </w:tc>
        <w:tc>
          <w:tcPr>
            <w:tcW w:w="0" w:type="auto"/>
          </w:tcPr>
          <w:p w14:paraId="6599AB0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9596</w:t>
            </w:r>
          </w:p>
        </w:tc>
        <w:tc>
          <w:tcPr>
            <w:tcW w:w="0" w:type="auto"/>
          </w:tcPr>
          <w:p w14:paraId="5342721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r>
      <w:tr w:rsidR="00FE7BBE" w:rsidRPr="00C856F1" w14:paraId="6C4C7F27" w14:textId="77777777" w:rsidTr="00FE7BBE">
        <w:tc>
          <w:tcPr>
            <w:tcW w:w="0" w:type="auto"/>
          </w:tcPr>
          <w:p w14:paraId="3DC9EB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0666F7E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37402A4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9663</w:t>
            </w:r>
          </w:p>
        </w:tc>
        <w:tc>
          <w:tcPr>
            <w:tcW w:w="0" w:type="auto"/>
          </w:tcPr>
          <w:p w14:paraId="33A216A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71</w:t>
            </w:r>
          </w:p>
        </w:tc>
      </w:tr>
      <w:tr w:rsidR="00FE7BBE" w:rsidRPr="00C856F1" w14:paraId="746B22E9" w14:textId="77777777" w:rsidTr="00FE7BBE">
        <w:tc>
          <w:tcPr>
            <w:tcW w:w="0" w:type="auto"/>
          </w:tcPr>
          <w:p w14:paraId="4DB6DDA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8</w:t>
            </w:r>
          </w:p>
        </w:tc>
        <w:tc>
          <w:tcPr>
            <w:tcW w:w="0" w:type="auto"/>
          </w:tcPr>
          <w:p w14:paraId="7B6110A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ST</w:t>
            </w:r>
          </w:p>
        </w:tc>
        <w:tc>
          <w:tcPr>
            <w:tcW w:w="0" w:type="auto"/>
          </w:tcPr>
          <w:p w14:paraId="55C9969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9666</w:t>
            </w:r>
          </w:p>
        </w:tc>
        <w:tc>
          <w:tcPr>
            <w:tcW w:w="0" w:type="auto"/>
          </w:tcPr>
          <w:p w14:paraId="31A3CFE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74</w:t>
            </w:r>
          </w:p>
        </w:tc>
      </w:tr>
      <w:tr w:rsidR="00FE7BBE" w:rsidRPr="00C856F1" w14:paraId="4F5FFD6E" w14:textId="77777777" w:rsidTr="00FE7BBE">
        <w:tc>
          <w:tcPr>
            <w:tcW w:w="0" w:type="auto"/>
          </w:tcPr>
          <w:p w14:paraId="4D27309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7380ED7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42401A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9739</w:t>
            </w:r>
          </w:p>
        </w:tc>
        <w:tc>
          <w:tcPr>
            <w:tcW w:w="0" w:type="auto"/>
          </w:tcPr>
          <w:p w14:paraId="645FEEF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147</w:t>
            </w:r>
          </w:p>
        </w:tc>
      </w:tr>
      <w:tr w:rsidR="00FE7BBE" w:rsidRPr="00C856F1" w14:paraId="5ACA0812" w14:textId="77777777" w:rsidTr="00FE7BBE">
        <w:tc>
          <w:tcPr>
            <w:tcW w:w="0" w:type="auto"/>
          </w:tcPr>
          <w:p w14:paraId="308A548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45D9AAA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4A7429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9801</w:t>
            </w:r>
          </w:p>
        </w:tc>
        <w:tc>
          <w:tcPr>
            <w:tcW w:w="0" w:type="auto"/>
          </w:tcPr>
          <w:p w14:paraId="655A786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209</w:t>
            </w:r>
          </w:p>
        </w:tc>
      </w:tr>
      <w:tr w:rsidR="00FE7BBE" w:rsidRPr="00C856F1" w14:paraId="077558A5" w14:textId="77777777" w:rsidTr="00FE7BBE">
        <w:tc>
          <w:tcPr>
            <w:tcW w:w="0" w:type="auto"/>
          </w:tcPr>
          <w:p w14:paraId="13A46FA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65C670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41EA7AE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9925</w:t>
            </w:r>
          </w:p>
        </w:tc>
        <w:tc>
          <w:tcPr>
            <w:tcW w:w="0" w:type="auto"/>
          </w:tcPr>
          <w:p w14:paraId="5B7A8CB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333</w:t>
            </w:r>
          </w:p>
        </w:tc>
      </w:tr>
      <w:tr w:rsidR="00FE7BBE" w:rsidRPr="00C856F1" w14:paraId="79586E16" w14:textId="77777777" w:rsidTr="00FE7BBE">
        <w:tc>
          <w:tcPr>
            <w:tcW w:w="0" w:type="auto"/>
            <w:tcBorders>
              <w:bottom w:val="single" w:sz="4" w:space="0" w:color="auto"/>
            </w:tcBorders>
          </w:tcPr>
          <w:p w14:paraId="3BD677B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2DBAEBFD"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76FC1A3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10048</w:t>
            </w:r>
          </w:p>
        </w:tc>
        <w:tc>
          <w:tcPr>
            <w:tcW w:w="0" w:type="auto"/>
            <w:tcBorders>
              <w:bottom w:val="single" w:sz="4" w:space="0" w:color="auto"/>
            </w:tcBorders>
          </w:tcPr>
          <w:p w14:paraId="4086402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456</w:t>
            </w:r>
          </w:p>
        </w:tc>
      </w:tr>
    </w:tbl>
    <w:p w14:paraId="18338E82" w14:textId="77777777" w:rsidR="00FE7BBE" w:rsidRDefault="00FE7BBE" w:rsidP="007860BB"/>
    <w:p w14:paraId="41E0C2D9" w14:textId="77777777" w:rsidR="007860BB" w:rsidRDefault="007860BB" w:rsidP="007860BB"/>
    <w:p w14:paraId="028B0C1B" w14:textId="4FD86CDD" w:rsidR="00D80F43" w:rsidRDefault="00D80F43" w:rsidP="00D80F43">
      <w:pPr>
        <w:tabs>
          <w:tab w:val="left" w:pos="360"/>
          <w:tab w:val="left" w:pos="8640"/>
        </w:tabs>
        <w:rPr>
          <w:rFonts w:ascii="Times New Roman" w:hAnsi="Times New Roman" w:cs="Times New Roman"/>
        </w:rPr>
      </w:pPr>
      <w:commentRangeStart w:id="20"/>
      <w:r>
        <w:rPr>
          <w:rFonts w:ascii="Times New Roman" w:hAnsi="Times New Roman" w:cs="Times New Roman"/>
        </w:rPr>
        <w:t>Table 6</w:t>
      </w:r>
      <w:commentRangeEnd w:id="20"/>
      <w:r>
        <w:rPr>
          <w:rStyle w:val="CommentReference"/>
        </w:rPr>
        <w:commentReference w:id="20"/>
      </w:r>
      <w:r>
        <w:rPr>
          <w:rFonts w:ascii="Times New Roman" w:hAnsi="Times New Roman" w:cs="Times New Roman"/>
        </w:rPr>
        <w:t>. Summary of parameter estimates from the model including temporal and spatiotemporal components for adult Brook Trout in the West Susquehanna watershed.</w:t>
      </w:r>
    </w:p>
    <w:p w14:paraId="2B2DF5AC" w14:textId="77777777" w:rsidR="00D80F43" w:rsidRDefault="00D80F43" w:rsidP="00D80F43">
      <w:pPr>
        <w:tabs>
          <w:tab w:val="left" w:pos="360"/>
          <w:tab w:val="left" w:pos="8640"/>
        </w:tabs>
        <w:rPr>
          <w:rFonts w:ascii="Times New Roman" w:hAnsi="Times New Roman" w:cs="Times New Roman"/>
        </w:rPr>
      </w:pPr>
    </w:p>
    <w:tbl>
      <w:tblPr>
        <w:tblW w:w="4630" w:type="pct"/>
        <w:tblLook w:val="07E0" w:firstRow="1" w:lastRow="1" w:firstColumn="1" w:lastColumn="1" w:noHBand="1" w:noVBand="1"/>
      </w:tblPr>
      <w:tblGrid>
        <w:gridCol w:w="2538"/>
        <w:gridCol w:w="1826"/>
        <w:gridCol w:w="1537"/>
        <w:gridCol w:w="1193"/>
        <w:gridCol w:w="1773"/>
      </w:tblGrid>
      <w:tr w:rsidR="00D80F43" w:rsidRPr="00C856F1" w14:paraId="0313613A" w14:textId="77777777" w:rsidTr="00D80F43">
        <w:tc>
          <w:tcPr>
            <w:tcW w:w="1431" w:type="pct"/>
            <w:tcBorders>
              <w:bottom w:val="single" w:sz="0" w:space="0" w:color="auto"/>
            </w:tcBorders>
            <w:vAlign w:val="bottom"/>
          </w:tcPr>
          <w:p w14:paraId="2B5C2C9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A279353" w14:textId="77777777" w:rsidR="00D80F43" w:rsidRPr="00C856F1" w:rsidRDefault="00D80F43" w:rsidP="00D80F43">
            <w:pPr>
              <w:tabs>
                <w:tab w:val="left" w:pos="360"/>
                <w:tab w:val="left" w:pos="8640"/>
              </w:tabs>
              <w:rPr>
                <w:rFonts w:ascii="Times New Roman" w:hAnsi="Times New Roman" w:cs="Times New Roman"/>
              </w:rPr>
            </w:pPr>
            <w:commentRangeStart w:id="21"/>
            <w:r w:rsidRPr="00C856F1">
              <w:rPr>
                <w:rFonts w:ascii="Times New Roman" w:hAnsi="Times New Roman" w:cs="Times New Roman"/>
              </w:rPr>
              <w:t>Estimate</w:t>
            </w:r>
            <w:commentRangeEnd w:id="21"/>
            <w:r w:rsidR="004E338C">
              <w:rPr>
                <w:rStyle w:val="CommentReference"/>
              </w:rPr>
              <w:commentReference w:id="21"/>
            </w:r>
          </w:p>
        </w:tc>
        <w:tc>
          <w:tcPr>
            <w:tcW w:w="0" w:type="auto"/>
            <w:tcBorders>
              <w:bottom w:val="single" w:sz="0" w:space="0" w:color="auto"/>
            </w:tcBorders>
            <w:vAlign w:val="bottom"/>
          </w:tcPr>
          <w:p w14:paraId="2B4B81F0"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proofErr w:type="gramStart"/>
            <w:r w:rsidRPr="00C856F1">
              <w:rPr>
                <w:rFonts w:ascii="Times New Roman" w:hAnsi="Times New Roman" w:cs="Times New Roman"/>
              </w:rPr>
              <w:t>..</w:t>
            </w:r>
            <w:proofErr w:type="gramEnd"/>
            <w:r w:rsidRPr="00C856F1">
              <w:rPr>
                <w:rFonts w:ascii="Times New Roman" w:hAnsi="Times New Roman" w:cs="Times New Roman"/>
              </w:rPr>
              <w:t>Error</w:t>
            </w:r>
          </w:p>
        </w:tc>
        <w:tc>
          <w:tcPr>
            <w:tcW w:w="0" w:type="auto"/>
            <w:tcBorders>
              <w:bottom w:val="single" w:sz="0" w:space="0" w:color="auto"/>
            </w:tcBorders>
            <w:vAlign w:val="bottom"/>
          </w:tcPr>
          <w:p w14:paraId="0AC4A32A" w14:textId="77777777" w:rsidR="00D80F43" w:rsidRPr="00C856F1" w:rsidRDefault="00D80F43" w:rsidP="00D80F43">
            <w:pPr>
              <w:tabs>
                <w:tab w:val="left" w:pos="360"/>
                <w:tab w:val="left" w:pos="8640"/>
              </w:tabs>
              <w:rPr>
                <w:rFonts w:ascii="Times New Roman" w:hAnsi="Times New Roman" w:cs="Times New Roman"/>
              </w:rPr>
            </w:pPr>
            <w:commentRangeStart w:id="22"/>
            <w:proofErr w:type="spellStart"/>
            <w:proofErr w:type="gramStart"/>
            <w:r w:rsidRPr="00C856F1">
              <w:rPr>
                <w:rFonts w:ascii="Times New Roman" w:hAnsi="Times New Roman" w:cs="Times New Roman"/>
              </w:rPr>
              <w:t>z</w:t>
            </w:r>
            <w:proofErr w:type="gramEnd"/>
            <w:r w:rsidRPr="00C856F1">
              <w:rPr>
                <w:rFonts w:ascii="Times New Roman" w:hAnsi="Times New Roman" w:cs="Times New Roman"/>
              </w:rPr>
              <w:t>.value</w:t>
            </w:r>
            <w:proofErr w:type="spellEnd"/>
          </w:p>
        </w:tc>
        <w:tc>
          <w:tcPr>
            <w:tcW w:w="0" w:type="auto"/>
            <w:tcBorders>
              <w:bottom w:val="single" w:sz="0" w:space="0" w:color="auto"/>
            </w:tcBorders>
            <w:vAlign w:val="bottom"/>
          </w:tcPr>
          <w:p w14:paraId="34B446F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w:t>
            </w:r>
            <w:proofErr w:type="gramStart"/>
            <w:r w:rsidRPr="00C856F1">
              <w:rPr>
                <w:rFonts w:ascii="Times New Roman" w:hAnsi="Times New Roman" w:cs="Times New Roman"/>
              </w:rPr>
              <w:t>..</w:t>
            </w:r>
            <w:proofErr w:type="gramEnd"/>
            <w:r w:rsidRPr="00C856F1">
              <w:rPr>
                <w:rFonts w:ascii="Times New Roman" w:hAnsi="Times New Roman" w:cs="Times New Roman"/>
              </w:rPr>
              <w:t>z.2</w:t>
            </w:r>
            <w:proofErr w:type="gramStart"/>
            <w:r w:rsidRPr="00C856F1">
              <w:rPr>
                <w:rFonts w:ascii="Times New Roman" w:hAnsi="Times New Roman" w:cs="Times New Roman"/>
              </w:rPr>
              <w:t>..</w:t>
            </w:r>
            <w:commentRangeEnd w:id="22"/>
            <w:proofErr w:type="gramEnd"/>
            <w:r w:rsidR="00824D26">
              <w:rPr>
                <w:rStyle w:val="CommentReference"/>
              </w:rPr>
              <w:commentReference w:id="22"/>
            </w:r>
          </w:p>
        </w:tc>
      </w:tr>
      <w:tr w:rsidR="00D80F43" w:rsidRPr="00C856F1" w14:paraId="27E72464" w14:textId="77777777" w:rsidTr="00D80F43">
        <w:tc>
          <w:tcPr>
            <w:tcW w:w="1431" w:type="pct"/>
          </w:tcPr>
          <w:p w14:paraId="1985AC57" w14:textId="77777777" w:rsidR="00D80F43" w:rsidRPr="00C856F1" w:rsidRDefault="00D80F43" w:rsidP="00D80F43">
            <w:pPr>
              <w:tabs>
                <w:tab w:val="left" w:pos="360"/>
                <w:tab w:val="left" w:pos="8640"/>
              </w:tabs>
              <w:rPr>
                <w:rFonts w:ascii="Times New Roman" w:hAnsi="Times New Roman" w:cs="Times New Roman"/>
              </w:rPr>
            </w:pPr>
            <w:commentRangeStart w:id="23"/>
            <w:proofErr w:type="spellStart"/>
            <w:proofErr w:type="gramStart"/>
            <w:r w:rsidRPr="00C856F1">
              <w:rPr>
                <w:rFonts w:ascii="Times New Roman" w:hAnsi="Times New Roman" w:cs="Times New Roman"/>
              </w:rPr>
              <w:t>mean</w:t>
            </w:r>
            <w:proofErr w:type="gramEnd"/>
            <w:r w:rsidRPr="00C856F1">
              <w:rPr>
                <w:rFonts w:ascii="Times New Roman" w:hAnsi="Times New Roman" w:cs="Times New Roman"/>
              </w:rPr>
              <w:t>_N</w:t>
            </w:r>
            <w:commentRangeEnd w:id="23"/>
            <w:proofErr w:type="spellEnd"/>
            <w:r w:rsidR="004E338C">
              <w:rPr>
                <w:rStyle w:val="CommentReference"/>
              </w:rPr>
              <w:commentReference w:id="23"/>
            </w:r>
          </w:p>
        </w:tc>
        <w:tc>
          <w:tcPr>
            <w:tcW w:w="0" w:type="auto"/>
          </w:tcPr>
          <w:p w14:paraId="383136E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36.686</w:t>
            </w:r>
          </w:p>
        </w:tc>
        <w:tc>
          <w:tcPr>
            <w:tcW w:w="0" w:type="auto"/>
          </w:tcPr>
          <w:p w14:paraId="5314670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4.051</w:t>
            </w:r>
          </w:p>
        </w:tc>
        <w:tc>
          <w:tcPr>
            <w:tcW w:w="0" w:type="auto"/>
          </w:tcPr>
          <w:p w14:paraId="50C258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9.1</w:t>
            </w:r>
          </w:p>
        </w:tc>
        <w:tc>
          <w:tcPr>
            <w:tcW w:w="0" w:type="auto"/>
          </w:tcPr>
          <w:p w14:paraId="4AD6A79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1e-19</w:t>
            </w:r>
          </w:p>
        </w:tc>
      </w:tr>
      <w:tr w:rsidR="00D80F43" w:rsidRPr="00C856F1" w14:paraId="75CC9827" w14:textId="77777777" w:rsidTr="00D80F43">
        <w:tc>
          <w:tcPr>
            <w:tcW w:w="1431" w:type="pct"/>
          </w:tcPr>
          <w:p w14:paraId="696BEB70" w14:textId="20836DA2" w:rsidR="00D80F43" w:rsidRPr="00C856F1" w:rsidRDefault="00D80F43" w:rsidP="00D80F43">
            <w:pPr>
              <w:tabs>
                <w:tab w:val="left" w:pos="360"/>
                <w:tab w:val="left" w:pos="8640"/>
              </w:tabs>
              <w:rPr>
                <w:rFonts w:ascii="Times New Roman" w:hAnsi="Times New Roman" w:cs="Times New Roman"/>
              </w:rPr>
            </w:pPr>
            <w:proofErr w:type="gramStart"/>
            <w:r w:rsidRPr="00C856F1">
              <w:rPr>
                <w:rFonts w:ascii="Times New Roman" w:hAnsi="Times New Roman" w:cs="Times New Roman"/>
              </w:rPr>
              <w:t>mu</w:t>
            </w:r>
            <w:proofErr w:type="gramEnd"/>
            <w:r w:rsidR="004E338C">
              <w:rPr>
                <w:rFonts w:ascii="Times New Roman" w:hAnsi="Times New Roman" w:cs="Times New Roman"/>
              </w:rPr>
              <w:t xml:space="preserve"> (alpha/intercept)</w:t>
            </w:r>
          </w:p>
        </w:tc>
        <w:tc>
          <w:tcPr>
            <w:tcW w:w="0" w:type="auto"/>
          </w:tcPr>
          <w:p w14:paraId="6C342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0.086</w:t>
            </w:r>
          </w:p>
        </w:tc>
        <w:tc>
          <w:tcPr>
            <w:tcW w:w="0" w:type="auto"/>
          </w:tcPr>
          <w:p w14:paraId="27332FC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1BCBA0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7.5</w:t>
            </w:r>
          </w:p>
        </w:tc>
        <w:tc>
          <w:tcPr>
            <w:tcW w:w="0" w:type="auto"/>
          </w:tcPr>
          <w:p w14:paraId="7039D5D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5e-14</w:t>
            </w:r>
          </w:p>
        </w:tc>
      </w:tr>
      <w:tr w:rsidR="00D80F43" w:rsidRPr="00C856F1" w14:paraId="14593924" w14:textId="77777777" w:rsidTr="00D80F43">
        <w:tc>
          <w:tcPr>
            <w:tcW w:w="1431" w:type="pct"/>
          </w:tcPr>
          <w:p w14:paraId="44F5F94B"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sigmaIID</w:t>
            </w:r>
            <w:proofErr w:type="spellEnd"/>
            <w:proofErr w:type="gramEnd"/>
          </w:p>
        </w:tc>
        <w:tc>
          <w:tcPr>
            <w:tcW w:w="0" w:type="auto"/>
          </w:tcPr>
          <w:p w14:paraId="2B6986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0.360</w:t>
            </w:r>
          </w:p>
        </w:tc>
        <w:tc>
          <w:tcPr>
            <w:tcW w:w="0" w:type="auto"/>
          </w:tcPr>
          <w:p w14:paraId="0A4A040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0.036</w:t>
            </w:r>
          </w:p>
        </w:tc>
        <w:tc>
          <w:tcPr>
            <w:tcW w:w="0" w:type="auto"/>
          </w:tcPr>
          <w:p w14:paraId="5488B0E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F717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2e-23</w:t>
            </w:r>
          </w:p>
        </w:tc>
      </w:tr>
      <w:tr w:rsidR="00D80F43" w:rsidRPr="00C856F1" w14:paraId="01EAD15F" w14:textId="77777777" w:rsidTr="00D80F43">
        <w:tc>
          <w:tcPr>
            <w:tcW w:w="1431" w:type="pct"/>
          </w:tcPr>
          <w:p w14:paraId="3DF1E4DB"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rhot</w:t>
            </w:r>
            <w:proofErr w:type="spellEnd"/>
            <w:proofErr w:type="gramEnd"/>
          </w:p>
        </w:tc>
        <w:tc>
          <w:tcPr>
            <w:tcW w:w="0" w:type="auto"/>
          </w:tcPr>
          <w:p w14:paraId="03E58A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0.592</w:t>
            </w:r>
          </w:p>
        </w:tc>
        <w:tc>
          <w:tcPr>
            <w:tcW w:w="0" w:type="auto"/>
          </w:tcPr>
          <w:p w14:paraId="17ED6B5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0.255</w:t>
            </w:r>
          </w:p>
        </w:tc>
        <w:tc>
          <w:tcPr>
            <w:tcW w:w="0" w:type="auto"/>
          </w:tcPr>
          <w:p w14:paraId="0A3C9E7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2.3</w:t>
            </w:r>
          </w:p>
        </w:tc>
        <w:tc>
          <w:tcPr>
            <w:tcW w:w="0" w:type="auto"/>
          </w:tcPr>
          <w:p w14:paraId="5296E56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2e-02</w:t>
            </w:r>
          </w:p>
        </w:tc>
      </w:tr>
      <w:tr w:rsidR="00D80F43" w:rsidRPr="00C856F1" w14:paraId="0F41EACC" w14:textId="77777777" w:rsidTr="00D80F43">
        <w:tc>
          <w:tcPr>
            <w:tcW w:w="1431" w:type="pct"/>
          </w:tcPr>
          <w:p w14:paraId="286EEB27"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sigmat</w:t>
            </w:r>
            <w:proofErr w:type="spellEnd"/>
            <w:proofErr w:type="gramEnd"/>
          </w:p>
        </w:tc>
        <w:tc>
          <w:tcPr>
            <w:tcW w:w="0" w:type="auto"/>
          </w:tcPr>
          <w:p w14:paraId="423FEF2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29C61CD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304DE32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2.7</w:t>
            </w:r>
          </w:p>
        </w:tc>
        <w:tc>
          <w:tcPr>
            <w:tcW w:w="0" w:type="auto"/>
          </w:tcPr>
          <w:p w14:paraId="3710816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7e-03</w:t>
            </w:r>
          </w:p>
        </w:tc>
      </w:tr>
      <w:tr w:rsidR="00D80F43" w:rsidRPr="00C856F1" w14:paraId="7FD29453" w14:textId="77777777" w:rsidTr="00D80F43">
        <w:tc>
          <w:tcPr>
            <w:tcW w:w="1431" w:type="pct"/>
          </w:tcPr>
          <w:p w14:paraId="22808F31"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log</w:t>
            </w:r>
            <w:proofErr w:type="gramEnd"/>
            <w:r w:rsidRPr="00C856F1">
              <w:rPr>
                <w:rFonts w:ascii="Times New Roman" w:hAnsi="Times New Roman" w:cs="Times New Roman"/>
              </w:rPr>
              <w:t>_theta_vec</w:t>
            </w:r>
            <w:proofErr w:type="spellEnd"/>
          </w:p>
        </w:tc>
        <w:tc>
          <w:tcPr>
            <w:tcW w:w="0" w:type="auto"/>
          </w:tcPr>
          <w:p w14:paraId="39020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-1.845</w:t>
            </w:r>
          </w:p>
        </w:tc>
        <w:tc>
          <w:tcPr>
            <w:tcW w:w="0" w:type="auto"/>
          </w:tcPr>
          <w:p w14:paraId="1D25B43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0.199</w:t>
            </w:r>
          </w:p>
        </w:tc>
        <w:tc>
          <w:tcPr>
            <w:tcW w:w="0" w:type="auto"/>
          </w:tcPr>
          <w:p w14:paraId="4A7FC7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-9.3</w:t>
            </w:r>
          </w:p>
        </w:tc>
        <w:tc>
          <w:tcPr>
            <w:tcW w:w="0" w:type="auto"/>
          </w:tcPr>
          <w:p w14:paraId="2315365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2e-20</w:t>
            </w:r>
          </w:p>
        </w:tc>
      </w:tr>
      <w:tr w:rsidR="00D80F43" w:rsidRPr="00C856F1" w14:paraId="5B03F5D2" w14:textId="77777777" w:rsidTr="00D80F43">
        <w:tc>
          <w:tcPr>
            <w:tcW w:w="1431" w:type="pct"/>
          </w:tcPr>
          <w:p w14:paraId="4C91237F"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theta</w:t>
            </w:r>
            <w:proofErr w:type="gramEnd"/>
            <w:r w:rsidRPr="00C856F1">
              <w:rPr>
                <w:rFonts w:ascii="Times New Roman" w:hAnsi="Times New Roman" w:cs="Times New Roman"/>
              </w:rPr>
              <w:t>_st</w:t>
            </w:r>
            <w:proofErr w:type="spellEnd"/>
          </w:p>
        </w:tc>
        <w:tc>
          <w:tcPr>
            <w:tcW w:w="0" w:type="auto"/>
          </w:tcPr>
          <w:p w14:paraId="770B95F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128585A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2765AFB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5.0</w:t>
            </w:r>
          </w:p>
        </w:tc>
        <w:tc>
          <w:tcPr>
            <w:tcW w:w="0" w:type="auto"/>
          </w:tcPr>
          <w:p w14:paraId="0311C01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5e-07</w:t>
            </w:r>
          </w:p>
        </w:tc>
      </w:tr>
      <w:tr w:rsidR="00D80F43" w:rsidRPr="00C856F1" w14:paraId="40A08115" w14:textId="77777777" w:rsidTr="00D80F43">
        <w:tc>
          <w:tcPr>
            <w:tcW w:w="1431" w:type="pct"/>
          </w:tcPr>
          <w:p w14:paraId="41FA589A"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C25D8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0.588</w:t>
            </w:r>
          </w:p>
        </w:tc>
        <w:tc>
          <w:tcPr>
            <w:tcW w:w="0" w:type="auto"/>
          </w:tcPr>
          <w:p w14:paraId="12E4D9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70697E7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260B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636B3E52" w14:textId="77777777" w:rsidTr="00D80F43">
        <w:tc>
          <w:tcPr>
            <w:tcW w:w="1431" w:type="pct"/>
          </w:tcPr>
          <w:p w14:paraId="6884DDE4"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rho</w:t>
            </w:r>
            <w:proofErr w:type="gramEnd"/>
            <w:r w:rsidRPr="00C856F1">
              <w:rPr>
                <w:rFonts w:ascii="Times New Roman" w:hAnsi="Times New Roman" w:cs="Times New Roman"/>
              </w:rPr>
              <w:t>_st</w:t>
            </w:r>
            <w:proofErr w:type="spellEnd"/>
          </w:p>
        </w:tc>
        <w:tc>
          <w:tcPr>
            <w:tcW w:w="0" w:type="auto"/>
          </w:tcPr>
          <w:p w14:paraId="4C4156C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0.974</w:t>
            </w:r>
          </w:p>
        </w:tc>
        <w:tc>
          <w:tcPr>
            <w:tcW w:w="0" w:type="auto"/>
          </w:tcPr>
          <w:p w14:paraId="01AC1B0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0.008</w:t>
            </w:r>
          </w:p>
        </w:tc>
        <w:tc>
          <w:tcPr>
            <w:tcW w:w="0" w:type="auto"/>
          </w:tcPr>
          <w:p w14:paraId="42953DC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128.2</w:t>
            </w:r>
          </w:p>
        </w:tc>
        <w:tc>
          <w:tcPr>
            <w:tcW w:w="0" w:type="auto"/>
          </w:tcPr>
          <w:p w14:paraId="727090A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43085124" w14:textId="77777777" w:rsidTr="00D80F43">
        <w:tc>
          <w:tcPr>
            <w:tcW w:w="1431" w:type="pct"/>
          </w:tcPr>
          <w:p w14:paraId="2442CB33" w14:textId="77777777" w:rsidR="00D80F43" w:rsidRPr="00C856F1" w:rsidRDefault="00D80F43" w:rsidP="00D80F43">
            <w:pPr>
              <w:tabs>
                <w:tab w:val="left" w:pos="360"/>
                <w:tab w:val="left" w:pos="8640"/>
              </w:tabs>
              <w:rPr>
                <w:rFonts w:ascii="Times New Roman" w:hAnsi="Times New Roman" w:cs="Times New Roman"/>
              </w:rPr>
            </w:pPr>
            <w:proofErr w:type="gramStart"/>
            <w:r w:rsidRPr="00C856F1">
              <w:rPr>
                <w:rFonts w:ascii="Times New Roman" w:hAnsi="Times New Roman" w:cs="Times New Roman"/>
              </w:rPr>
              <w:t>forest</w:t>
            </w:r>
            <w:proofErr w:type="gramEnd"/>
          </w:p>
        </w:tc>
        <w:tc>
          <w:tcPr>
            <w:tcW w:w="0" w:type="auto"/>
          </w:tcPr>
          <w:p w14:paraId="317A1D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0.822</w:t>
            </w:r>
          </w:p>
        </w:tc>
        <w:tc>
          <w:tcPr>
            <w:tcW w:w="0" w:type="auto"/>
          </w:tcPr>
          <w:p w14:paraId="34BFE84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0.116</w:t>
            </w:r>
          </w:p>
        </w:tc>
        <w:tc>
          <w:tcPr>
            <w:tcW w:w="0" w:type="auto"/>
          </w:tcPr>
          <w:p w14:paraId="413FAE9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7.1</w:t>
            </w:r>
          </w:p>
        </w:tc>
        <w:tc>
          <w:tcPr>
            <w:tcW w:w="0" w:type="auto"/>
          </w:tcPr>
          <w:p w14:paraId="4319777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1e-12</w:t>
            </w:r>
          </w:p>
        </w:tc>
      </w:tr>
      <w:tr w:rsidR="00D80F43" w:rsidRPr="00C856F1" w14:paraId="20CA88C2" w14:textId="77777777" w:rsidTr="00D80F43">
        <w:tc>
          <w:tcPr>
            <w:tcW w:w="1431" w:type="pct"/>
          </w:tcPr>
          <w:p w14:paraId="311DAE2B"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surfcoarse</w:t>
            </w:r>
            <w:proofErr w:type="spellEnd"/>
            <w:proofErr w:type="gramEnd"/>
          </w:p>
        </w:tc>
        <w:tc>
          <w:tcPr>
            <w:tcW w:w="0" w:type="auto"/>
          </w:tcPr>
          <w:p w14:paraId="5AAF642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0.013</w:t>
            </w:r>
          </w:p>
        </w:tc>
        <w:tc>
          <w:tcPr>
            <w:tcW w:w="0" w:type="auto"/>
          </w:tcPr>
          <w:p w14:paraId="15A2701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0.064</w:t>
            </w:r>
          </w:p>
        </w:tc>
        <w:tc>
          <w:tcPr>
            <w:tcW w:w="0" w:type="auto"/>
          </w:tcPr>
          <w:p w14:paraId="13B3954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6B72739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6D6EBE98" w14:textId="77777777" w:rsidTr="00D80F43">
        <w:tc>
          <w:tcPr>
            <w:tcW w:w="1431" w:type="pct"/>
          </w:tcPr>
          <w:p w14:paraId="14ED46D5" w14:textId="77777777" w:rsidR="00D80F43" w:rsidRPr="00C856F1" w:rsidRDefault="00D80F43" w:rsidP="00D80F43">
            <w:pPr>
              <w:tabs>
                <w:tab w:val="left" w:pos="360"/>
                <w:tab w:val="left" w:pos="8640"/>
              </w:tabs>
              <w:rPr>
                <w:rFonts w:ascii="Times New Roman" w:hAnsi="Times New Roman" w:cs="Times New Roman"/>
              </w:rPr>
            </w:pPr>
            <w:proofErr w:type="gramStart"/>
            <w:r w:rsidRPr="00C856F1">
              <w:rPr>
                <w:rFonts w:ascii="Times New Roman" w:hAnsi="Times New Roman" w:cs="Times New Roman"/>
              </w:rPr>
              <w:t>temp</w:t>
            </w:r>
            <w:proofErr w:type="gramEnd"/>
            <w:r w:rsidRPr="00C856F1">
              <w:rPr>
                <w:rFonts w:ascii="Times New Roman" w:hAnsi="Times New Roman" w:cs="Times New Roman"/>
              </w:rPr>
              <w:t>_mean_summer_1</w:t>
            </w:r>
          </w:p>
        </w:tc>
        <w:tc>
          <w:tcPr>
            <w:tcW w:w="0" w:type="auto"/>
          </w:tcPr>
          <w:p w14:paraId="6DC3106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-0.263</w:t>
            </w:r>
          </w:p>
        </w:tc>
        <w:tc>
          <w:tcPr>
            <w:tcW w:w="0" w:type="auto"/>
          </w:tcPr>
          <w:p w14:paraId="6F58192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0.052</w:t>
            </w:r>
          </w:p>
        </w:tc>
        <w:tc>
          <w:tcPr>
            <w:tcW w:w="0" w:type="auto"/>
          </w:tcPr>
          <w:p w14:paraId="21C9C4C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-5.1</w:t>
            </w:r>
          </w:p>
        </w:tc>
        <w:tc>
          <w:tcPr>
            <w:tcW w:w="0" w:type="auto"/>
          </w:tcPr>
          <w:p w14:paraId="548E2D5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4e-07</w:t>
            </w:r>
          </w:p>
        </w:tc>
      </w:tr>
      <w:tr w:rsidR="00D80F43" w:rsidRPr="00C856F1" w14:paraId="525A330A" w14:textId="77777777" w:rsidTr="00D80F43">
        <w:tc>
          <w:tcPr>
            <w:tcW w:w="1431" w:type="pct"/>
          </w:tcPr>
          <w:p w14:paraId="4C92B272" w14:textId="77777777" w:rsidR="00D80F43" w:rsidRPr="00C856F1" w:rsidRDefault="00D80F43" w:rsidP="00D80F43">
            <w:pPr>
              <w:tabs>
                <w:tab w:val="left" w:pos="360"/>
                <w:tab w:val="left" w:pos="8640"/>
              </w:tabs>
              <w:rPr>
                <w:rFonts w:ascii="Times New Roman" w:hAnsi="Times New Roman" w:cs="Times New Roman"/>
              </w:rPr>
            </w:pPr>
            <w:proofErr w:type="gramStart"/>
            <w:r w:rsidRPr="00C856F1">
              <w:rPr>
                <w:rFonts w:ascii="Times New Roman" w:hAnsi="Times New Roman" w:cs="Times New Roman"/>
              </w:rPr>
              <w:t>temp</w:t>
            </w:r>
            <w:proofErr w:type="gramEnd"/>
            <w:r w:rsidRPr="00C856F1">
              <w:rPr>
                <w:rFonts w:ascii="Times New Roman" w:hAnsi="Times New Roman" w:cs="Times New Roman"/>
              </w:rPr>
              <w:t>_mean_fall_1</w:t>
            </w:r>
          </w:p>
        </w:tc>
        <w:tc>
          <w:tcPr>
            <w:tcW w:w="0" w:type="auto"/>
          </w:tcPr>
          <w:p w14:paraId="32D4A88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0.092</w:t>
            </w:r>
          </w:p>
        </w:tc>
        <w:tc>
          <w:tcPr>
            <w:tcW w:w="0" w:type="auto"/>
          </w:tcPr>
          <w:p w14:paraId="235289E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30813F9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2.9</w:t>
            </w:r>
          </w:p>
        </w:tc>
        <w:tc>
          <w:tcPr>
            <w:tcW w:w="0" w:type="auto"/>
          </w:tcPr>
          <w:p w14:paraId="6971EB3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4e-03</w:t>
            </w:r>
          </w:p>
        </w:tc>
      </w:tr>
      <w:tr w:rsidR="00D80F43" w:rsidRPr="00C856F1" w14:paraId="35D4A69F" w14:textId="77777777" w:rsidTr="00D80F43">
        <w:tc>
          <w:tcPr>
            <w:tcW w:w="1431" w:type="pct"/>
          </w:tcPr>
          <w:p w14:paraId="6964E318"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temp</w:t>
            </w:r>
            <w:proofErr w:type="gramEnd"/>
            <w:r w:rsidRPr="00C856F1">
              <w:rPr>
                <w:rFonts w:ascii="Times New Roman" w:hAnsi="Times New Roman" w:cs="Times New Roman"/>
              </w:rPr>
              <w:t>_mean_winter</w:t>
            </w:r>
            <w:proofErr w:type="spellEnd"/>
          </w:p>
        </w:tc>
        <w:tc>
          <w:tcPr>
            <w:tcW w:w="0" w:type="auto"/>
          </w:tcPr>
          <w:p w14:paraId="5E68EF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-0.009</w:t>
            </w:r>
          </w:p>
        </w:tc>
        <w:tc>
          <w:tcPr>
            <w:tcW w:w="0" w:type="auto"/>
          </w:tcPr>
          <w:p w14:paraId="7AA99B0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0.031</w:t>
            </w:r>
          </w:p>
        </w:tc>
        <w:tc>
          <w:tcPr>
            <w:tcW w:w="0" w:type="auto"/>
          </w:tcPr>
          <w:p w14:paraId="57AE1D0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4D9DB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312D3ADE" w14:textId="77777777" w:rsidTr="00D80F43">
        <w:tc>
          <w:tcPr>
            <w:tcW w:w="1431" w:type="pct"/>
          </w:tcPr>
          <w:p w14:paraId="3A08F35C"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temp</w:t>
            </w:r>
            <w:proofErr w:type="gramEnd"/>
            <w:r w:rsidRPr="00C856F1">
              <w:rPr>
                <w:rFonts w:ascii="Times New Roman" w:hAnsi="Times New Roman" w:cs="Times New Roman"/>
              </w:rPr>
              <w:t>_mean_spring</w:t>
            </w:r>
            <w:proofErr w:type="spellEnd"/>
          </w:p>
        </w:tc>
        <w:tc>
          <w:tcPr>
            <w:tcW w:w="0" w:type="auto"/>
          </w:tcPr>
          <w:p w14:paraId="046CE2D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-0.159</w:t>
            </w:r>
          </w:p>
        </w:tc>
        <w:tc>
          <w:tcPr>
            <w:tcW w:w="0" w:type="auto"/>
          </w:tcPr>
          <w:p w14:paraId="60474A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0.051</w:t>
            </w:r>
          </w:p>
        </w:tc>
        <w:tc>
          <w:tcPr>
            <w:tcW w:w="0" w:type="auto"/>
          </w:tcPr>
          <w:p w14:paraId="2A0DFF4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760822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3998DB5" w14:textId="77777777" w:rsidTr="00D80F43">
        <w:tc>
          <w:tcPr>
            <w:tcW w:w="1431" w:type="pct"/>
          </w:tcPr>
          <w:p w14:paraId="2F38294C" w14:textId="77777777" w:rsidR="00D80F43" w:rsidRPr="00C856F1" w:rsidRDefault="00D80F43" w:rsidP="00D80F43">
            <w:pPr>
              <w:tabs>
                <w:tab w:val="left" w:pos="360"/>
                <w:tab w:val="left" w:pos="8640"/>
              </w:tabs>
              <w:rPr>
                <w:rFonts w:ascii="Times New Roman" w:hAnsi="Times New Roman" w:cs="Times New Roman"/>
              </w:rPr>
            </w:pPr>
            <w:proofErr w:type="gramStart"/>
            <w:r w:rsidRPr="00C856F1">
              <w:rPr>
                <w:rFonts w:ascii="Times New Roman" w:hAnsi="Times New Roman" w:cs="Times New Roman"/>
              </w:rPr>
              <w:t>prcp</w:t>
            </w:r>
            <w:proofErr w:type="gramEnd"/>
            <w:r w:rsidRPr="00C856F1">
              <w:rPr>
                <w:rFonts w:ascii="Times New Roman" w:hAnsi="Times New Roman" w:cs="Times New Roman"/>
              </w:rPr>
              <w:t>_mean_summer_1</w:t>
            </w:r>
          </w:p>
        </w:tc>
        <w:tc>
          <w:tcPr>
            <w:tcW w:w="0" w:type="auto"/>
          </w:tcPr>
          <w:p w14:paraId="1895098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-0.018</w:t>
            </w:r>
          </w:p>
        </w:tc>
        <w:tc>
          <w:tcPr>
            <w:tcW w:w="0" w:type="auto"/>
          </w:tcPr>
          <w:p w14:paraId="289A328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0.014</w:t>
            </w:r>
          </w:p>
        </w:tc>
        <w:tc>
          <w:tcPr>
            <w:tcW w:w="0" w:type="auto"/>
          </w:tcPr>
          <w:p w14:paraId="3E90C29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-1.3</w:t>
            </w:r>
          </w:p>
        </w:tc>
        <w:tc>
          <w:tcPr>
            <w:tcW w:w="0" w:type="auto"/>
          </w:tcPr>
          <w:p w14:paraId="52856C5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2e-01</w:t>
            </w:r>
          </w:p>
        </w:tc>
      </w:tr>
      <w:tr w:rsidR="00D80F43" w:rsidRPr="00C856F1" w14:paraId="2CFECE09" w14:textId="77777777" w:rsidTr="00D80F43">
        <w:tc>
          <w:tcPr>
            <w:tcW w:w="1431" w:type="pct"/>
          </w:tcPr>
          <w:p w14:paraId="14DE45A1" w14:textId="77777777" w:rsidR="00D80F43" w:rsidRPr="00C856F1" w:rsidRDefault="00D80F43" w:rsidP="00D80F43">
            <w:pPr>
              <w:tabs>
                <w:tab w:val="left" w:pos="360"/>
                <w:tab w:val="left" w:pos="8640"/>
              </w:tabs>
              <w:rPr>
                <w:rFonts w:ascii="Times New Roman" w:hAnsi="Times New Roman" w:cs="Times New Roman"/>
              </w:rPr>
            </w:pPr>
            <w:proofErr w:type="gramStart"/>
            <w:r w:rsidRPr="00C856F1">
              <w:rPr>
                <w:rFonts w:ascii="Times New Roman" w:hAnsi="Times New Roman" w:cs="Times New Roman"/>
              </w:rPr>
              <w:t>prcp</w:t>
            </w:r>
            <w:proofErr w:type="gramEnd"/>
            <w:r w:rsidRPr="00C856F1">
              <w:rPr>
                <w:rFonts w:ascii="Times New Roman" w:hAnsi="Times New Roman" w:cs="Times New Roman"/>
              </w:rPr>
              <w:t>_mean_fall_1</w:t>
            </w:r>
          </w:p>
        </w:tc>
        <w:tc>
          <w:tcPr>
            <w:tcW w:w="0" w:type="auto"/>
          </w:tcPr>
          <w:p w14:paraId="2E21E2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0.049</w:t>
            </w:r>
          </w:p>
        </w:tc>
        <w:tc>
          <w:tcPr>
            <w:tcW w:w="0" w:type="auto"/>
          </w:tcPr>
          <w:p w14:paraId="64E98E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0.016</w:t>
            </w:r>
          </w:p>
        </w:tc>
        <w:tc>
          <w:tcPr>
            <w:tcW w:w="0" w:type="auto"/>
          </w:tcPr>
          <w:p w14:paraId="6F0A8C1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02AC748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DAD2057" w14:textId="77777777" w:rsidTr="00D80F43">
        <w:tc>
          <w:tcPr>
            <w:tcW w:w="1431" w:type="pct"/>
          </w:tcPr>
          <w:p w14:paraId="46330032"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prcp</w:t>
            </w:r>
            <w:proofErr w:type="gramEnd"/>
            <w:r w:rsidRPr="00C856F1">
              <w:rPr>
                <w:rFonts w:ascii="Times New Roman" w:hAnsi="Times New Roman" w:cs="Times New Roman"/>
              </w:rPr>
              <w:t>_mean_winter</w:t>
            </w:r>
            <w:proofErr w:type="spellEnd"/>
          </w:p>
        </w:tc>
        <w:tc>
          <w:tcPr>
            <w:tcW w:w="0" w:type="auto"/>
          </w:tcPr>
          <w:p w14:paraId="2D9B4F3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0.043</w:t>
            </w:r>
          </w:p>
        </w:tc>
        <w:tc>
          <w:tcPr>
            <w:tcW w:w="0" w:type="auto"/>
          </w:tcPr>
          <w:p w14:paraId="3A3B9F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0.020</w:t>
            </w:r>
          </w:p>
        </w:tc>
        <w:tc>
          <w:tcPr>
            <w:tcW w:w="0" w:type="auto"/>
          </w:tcPr>
          <w:p w14:paraId="1C55FD7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29E913E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r w:rsidR="00D80F43" w:rsidRPr="00C856F1" w14:paraId="19A47FE6" w14:textId="77777777" w:rsidTr="00D80F43">
        <w:tc>
          <w:tcPr>
            <w:tcW w:w="1431" w:type="pct"/>
          </w:tcPr>
          <w:p w14:paraId="25BE95E1" w14:textId="77777777" w:rsidR="00D80F43" w:rsidRPr="00C856F1" w:rsidRDefault="00D80F43" w:rsidP="00D80F43">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prcp</w:t>
            </w:r>
            <w:proofErr w:type="gramEnd"/>
            <w:r w:rsidRPr="00C856F1">
              <w:rPr>
                <w:rFonts w:ascii="Times New Roman" w:hAnsi="Times New Roman" w:cs="Times New Roman"/>
              </w:rPr>
              <w:t>_mean_spring</w:t>
            </w:r>
            <w:proofErr w:type="spellEnd"/>
          </w:p>
        </w:tc>
        <w:tc>
          <w:tcPr>
            <w:tcW w:w="0" w:type="auto"/>
          </w:tcPr>
          <w:p w14:paraId="1B889E5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0.045</w:t>
            </w:r>
          </w:p>
        </w:tc>
        <w:tc>
          <w:tcPr>
            <w:tcW w:w="0" w:type="auto"/>
          </w:tcPr>
          <w:p w14:paraId="632F8C5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3228589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50DBC1B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bl>
    <w:p w14:paraId="56CB6748" w14:textId="77777777" w:rsidR="00D80F43" w:rsidRPr="00C856F1" w:rsidRDefault="00D80F43" w:rsidP="00D80F43">
      <w:pPr>
        <w:tabs>
          <w:tab w:val="left" w:pos="360"/>
          <w:tab w:val="left" w:pos="8640"/>
        </w:tabs>
        <w:rPr>
          <w:rFonts w:ascii="Times New Roman" w:hAnsi="Times New Roman" w:cs="Times New Roman"/>
        </w:rPr>
      </w:pPr>
    </w:p>
    <w:p w14:paraId="54460EFF" w14:textId="77777777" w:rsidR="00D80F43" w:rsidRDefault="00D80F43" w:rsidP="00D80F43">
      <w:pPr>
        <w:tabs>
          <w:tab w:val="left" w:pos="360"/>
          <w:tab w:val="left" w:pos="8640"/>
        </w:tabs>
        <w:rPr>
          <w:rFonts w:ascii="Times New Roman" w:hAnsi="Times New Roman" w:cs="Times New Roman"/>
        </w:rPr>
      </w:pPr>
    </w:p>
    <w:p w14:paraId="7537C687" w14:textId="0DAAE63D" w:rsidR="00D80F43" w:rsidRDefault="00D80F43" w:rsidP="00D80F43">
      <w:pPr>
        <w:tabs>
          <w:tab w:val="left" w:pos="360"/>
          <w:tab w:val="left" w:pos="8640"/>
        </w:tabs>
        <w:rPr>
          <w:rFonts w:ascii="Times New Roman" w:hAnsi="Times New Roman" w:cs="Times New Roman"/>
        </w:rPr>
      </w:pPr>
      <w:r>
        <w:rPr>
          <w:rFonts w:ascii="Times New Roman" w:hAnsi="Times New Roman" w:cs="Times New Roman"/>
        </w:rPr>
        <w:t>Table 7. Summary of parameter estimates from the model including temporal and spatiotemporal components for YOY Brook Trout in the West Susquehanna watershed.</w:t>
      </w:r>
    </w:p>
    <w:p w14:paraId="1EBA1E50" w14:textId="01FD8083" w:rsidR="00D80F43" w:rsidRDefault="00D80F43" w:rsidP="00D80F43">
      <w:pPr>
        <w:tabs>
          <w:tab w:val="left" w:pos="360"/>
          <w:tab w:val="left" w:pos="8640"/>
        </w:tabs>
        <w:rPr>
          <w:rFonts w:ascii="Times New Roman" w:hAnsi="Times New Roman" w:cs="Times New Roman"/>
        </w:rPr>
      </w:pPr>
    </w:p>
    <w:tbl>
      <w:tblPr>
        <w:tblW w:w="4842" w:type="pct"/>
        <w:tblLook w:val="07E0" w:firstRow="1" w:lastRow="1" w:firstColumn="1" w:lastColumn="1" w:noHBand="1" w:noVBand="1"/>
      </w:tblPr>
      <w:tblGrid>
        <w:gridCol w:w="2537"/>
        <w:gridCol w:w="1719"/>
        <w:gridCol w:w="1893"/>
        <w:gridCol w:w="1470"/>
        <w:gridCol w:w="1654"/>
      </w:tblGrid>
      <w:tr w:rsidR="00D80F43" w:rsidRPr="00C856F1" w14:paraId="38D01953" w14:textId="77777777" w:rsidTr="004E338C">
        <w:tc>
          <w:tcPr>
            <w:tcW w:w="1368" w:type="pct"/>
            <w:tcBorders>
              <w:bottom w:val="single" w:sz="0" w:space="0" w:color="auto"/>
            </w:tcBorders>
            <w:vAlign w:val="bottom"/>
          </w:tcPr>
          <w:p w14:paraId="65299616" w14:textId="77777777" w:rsidR="00D80F43" w:rsidRPr="00C856F1" w:rsidRDefault="00D80F43" w:rsidP="004E338C">
            <w:pPr>
              <w:tabs>
                <w:tab w:val="left" w:pos="360"/>
                <w:tab w:val="left" w:pos="8640"/>
              </w:tabs>
              <w:ind w:right="723"/>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76FBE9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Estimate</w:t>
            </w:r>
          </w:p>
        </w:tc>
        <w:tc>
          <w:tcPr>
            <w:tcW w:w="0" w:type="auto"/>
            <w:tcBorders>
              <w:bottom w:val="single" w:sz="0" w:space="0" w:color="auto"/>
            </w:tcBorders>
            <w:vAlign w:val="bottom"/>
          </w:tcPr>
          <w:p w14:paraId="64EF25E1"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proofErr w:type="gramStart"/>
            <w:r w:rsidRPr="00C856F1">
              <w:rPr>
                <w:rFonts w:ascii="Times New Roman" w:hAnsi="Times New Roman" w:cs="Times New Roman"/>
              </w:rPr>
              <w:t>..</w:t>
            </w:r>
            <w:proofErr w:type="gramEnd"/>
            <w:r w:rsidRPr="00C856F1">
              <w:rPr>
                <w:rFonts w:ascii="Times New Roman" w:hAnsi="Times New Roman" w:cs="Times New Roman"/>
              </w:rPr>
              <w:t>Error</w:t>
            </w:r>
          </w:p>
        </w:tc>
        <w:tc>
          <w:tcPr>
            <w:tcW w:w="0" w:type="auto"/>
            <w:tcBorders>
              <w:bottom w:val="single" w:sz="0" w:space="0" w:color="auto"/>
            </w:tcBorders>
            <w:vAlign w:val="bottom"/>
          </w:tcPr>
          <w:p w14:paraId="458D1B14"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z</w:t>
            </w:r>
            <w:proofErr w:type="gramEnd"/>
            <w:r w:rsidRPr="00C856F1">
              <w:rPr>
                <w:rFonts w:ascii="Times New Roman" w:hAnsi="Times New Roman" w:cs="Times New Roman"/>
              </w:rPr>
              <w:t>.value</w:t>
            </w:r>
            <w:proofErr w:type="spellEnd"/>
          </w:p>
        </w:tc>
        <w:tc>
          <w:tcPr>
            <w:tcW w:w="0" w:type="auto"/>
            <w:tcBorders>
              <w:bottom w:val="single" w:sz="0" w:space="0" w:color="auto"/>
            </w:tcBorders>
            <w:vAlign w:val="bottom"/>
          </w:tcPr>
          <w:p w14:paraId="5154AF2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w:t>
            </w:r>
            <w:proofErr w:type="gramStart"/>
            <w:r w:rsidRPr="00C856F1">
              <w:rPr>
                <w:rFonts w:ascii="Times New Roman" w:hAnsi="Times New Roman" w:cs="Times New Roman"/>
              </w:rPr>
              <w:t>..</w:t>
            </w:r>
            <w:proofErr w:type="gramEnd"/>
            <w:r w:rsidRPr="00C856F1">
              <w:rPr>
                <w:rFonts w:ascii="Times New Roman" w:hAnsi="Times New Roman" w:cs="Times New Roman"/>
              </w:rPr>
              <w:t>z.2</w:t>
            </w:r>
            <w:proofErr w:type="gramStart"/>
            <w:r w:rsidRPr="00C856F1">
              <w:rPr>
                <w:rFonts w:ascii="Times New Roman" w:hAnsi="Times New Roman" w:cs="Times New Roman"/>
              </w:rPr>
              <w:t>..</w:t>
            </w:r>
            <w:proofErr w:type="gramEnd"/>
          </w:p>
        </w:tc>
      </w:tr>
      <w:tr w:rsidR="00D80F43" w:rsidRPr="00C856F1" w14:paraId="1603CB65" w14:textId="77777777" w:rsidTr="004E338C">
        <w:tc>
          <w:tcPr>
            <w:tcW w:w="1368" w:type="pct"/>
          </w:tcPr>
          <w:p w14:paraId="22685ACC"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mean</w:t>
            </w:r>
            <w:proofErr w:type="gramEnd"/>
            <w:r w:rsidRPr="00C856F1">
              <w:rPr>
                <w:rFonts w:ascii="Times New Roman" w:hAnsi="Times New Roman" w:cs="Times New Roman"/>
              </w:rPr>
              <w:t>_N</w:t>
            </w:r>
            <w:proofErr w:type="spellEnd"/>
          </w:p>
        </w:tc>
        <w:tc>
          <w:tcPr>
            <w:tcW w:w="0" w:type="auto"/>
          </w:tcPr>
          <w:p w14:paraId="18700F3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44.398</w:t>
            </w:r>
          </w:p>
        </w:tc>
        <w:tc>
          <w:tcPr>
            <w:tcW w:w="0" w:type="auto"/>
          </w:tcPr>
          <w:p w14:paraId="1E037E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7.786</w:t>
            </w:r>
          </w:p>
        </w:tc>
        <w:tc>
          <w:tcPr>
            <w:tcW w:w="0" w:type="auto"/>
          </w:tcPr>
          <w:p w14:paraId="0715FB3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5.7</w:t>
            </w:r>
          </w:p>
        </w:tc>
        <w:tc>
          <w:tcPr>
            <w:tcW w:w="0" w:type="auto"/>
          </w:tcPr>
          <w:p w14:paraId="7152F16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1e-08</w:t>
            </w:r>
          </w:p>
        </w:tc>
      </w:tr>
      <w:tr w:rsidR="00D80F43" w:rsidRPr="00C856F1" w14:paraId="329E441C" w14:textId="77777777" w:rsidTr="004E338C">
        <w:tc>
          <w:tcPr>
            <w:tcW w:w="1368" w:type="pct"/>
          </w:tcPr>
          <w:p w14:paraId="2A9EA68D" w14:textId="77777777" w:rsidR="00D80F43" w:rsidRPr="00C856F1" w:rsidRDefault="00D80F43" w:rsidP="00121837">
            <w:pPr>
              <w:tabs>
                <w:tab w:val="left" w:pos="360"/>
                <w:tab w:val="left" w:pos="8640"/>
              </w:tabs>
              <w:rPr>
                <w:rFonts w:ascii="Times New Roman" w:hAnsi="Times New Roman" w:cs="Times New Roman"/>
              </w:rPr>
            </w:pPr>
            <w:proofErr w:type="gramStart"/>
            <w:r w:rsidRPr="00C856F1">
              <w:rPr>
                <w:rFonts w:ascii="Times New Roman" w:hAnsi="Times New Roman" w:cs="Times New Roman"/>
              </w:rPr>
              <w:t>mu</w:t>
            </w:r>
            <w:proofErr w:type="gramEnd"/>
          </w:p>
        </w:tc>
        <w:tc>
          <w:tcPr>
            <w:tcW w:w="0" w:type="auto"/>
          </w:tcPr>
          <w:p w14:paraId="2368464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0.033</w:t>
            </w:r>
          </w:p>
        </w:tc>
        <w:tc>
          <w:tcPr>
            <w:tcW w:w="0" w:type="auto"/>
          </w:tcPr>
          <w:p w14:paraId="725D6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0.010</w:t>
            </w:r>
          </w:p>
        </w:tc>
        <w:tc>
          <w:tcPr>
            <w:tcW w:w="0" w:type="auto"/>
          </w:tcPr>
          <w:p w14:paraId="03696C7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3.3</w:t>
            </w:r>
          </w:p>
        </w:tc>
        <w:tc>
          <w:tcPr>
            <w:tcW w:w="0" w:type="auto"/>
          </w:tcPr>
          <w:p w14:paraId="7E73916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9e-04</w:t>
            </w:r>
          </w:p>
        </w:tc>
      </w:tr>
      <w:tr w:rsidR="00D80F43" w:rsidRPr="00C856F1" w14:paraId="1E3CBB65" w14:textId="77777777" w:rsidTr="004E338C">
        <w:tc>
          <w:tcPr>
            <w:tcW w:w="1368" w:type="pct"/>
          </w:tcPr>
          <w:p w14:paraId="7CA7AD6D"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sigmaIID</w:t>
            </w:r>
            <w:proofErr w:type="spellEnd"/>
            <w:proofErr w:type="gramEnd"/>
          </w:p>
        </w:tc>
        <w:tc>
          <w:tcPr>
            <w:tcW w:w="0" w:type="auto"/>
          </w:tcPr>
          <w:p w14:paraId="47B524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0.527</w:t>
            </w:r>
          </w:p>
        </w:tc>
        <w:tc>
          <w:tcPr>
            <w:tcW w:w="0" w:type="auto"/>
          </w:tcPr>
          <w:p w14:paraId="0B52F18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080761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12.7</w:t>
            </w:r>
          </w:p>
        </w:tc>
        <w:tc>
          <w:tcPr>
            <w:tcW w:w="0" w:type="auto"/>
          </w:tcPr>
          <w:p w14:paraId="1E25766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6e-37</w:t>
            </w:r>
          </w:p>
        </w:tc>
      </w:tr>
      <w:tr w:rsidR="00D80F43" w:rsidRPr="00C856F1" w14:paraId="00226F22" w14:textId="77777777" w:rsidTr="004E338C">
        <w:tc>
          <w:tcPr>
            <w:tcW w:w="1368" w:type="pct"/>
          </w:tcPr>
          <w:p w14:paraId="1AEDC0F9"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rhot</w:t>
            </w:r>
            <w:proofErr w:type="spellEnd"/>
            <w:proofErr w:type="gramEnd"/>
          </w:p>
        </w:tc>
        <w:tc>
          <w:tcPr>
            <w:tcW w:w="0" w:type="auto"/>
          </w:tcPr>
          <w:p w14:paraId="2E10DB8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-0.053</w:t>
            </w:r>
          </w:p>
        </w:tc>
        <w:tc>
          <w:tcPr>
            <w:tcW w:w="0" w:type="auto"/>
          </w:tcPr>
          <w:p w14:paraId="57C2F0C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0.208</w:t>
            </w:r>
          </w:p>
        </w:tc>
        <w:tc>
          <w:tcPr>
            <w:tcW w:w="0" w:type="auto"/>
          </w:tcPr>
          <w:p w14:paraId="6C9B221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1677772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0AE9D0C2" w14:textId="77777777" w:rsidTr="004E338C">
        <w:tc>
          <w:tcPr>
            <w:tcW w:w="1368" w:type="pct"/>
          </w:tcPr>
          <w:p w14:paraId="440E10AA"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sigmat</w:t>
            </w:r>
            <w:proofErr w:type="spellEnd"/>
            <w:proofErr w:type="gramEnd"/>
          </w:p>
        </w:tc>
        <w:tc>
          <w:tcPr>
            <w:tcW w:w="0" w:type="auto"/>
          </w:tcPr>
          <w:p w14:paraId="6AA235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0.763</w:t>
            </w:r>
          </w:p>
        </w:tc>
        <w:tc>
          <w:tcPr>
            <w:tcW w:w="0" w:type="auto"/>
          </w:tcPr>
          <w:p w14:paraId="6BDD266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0.132</w:t>
            </w:r>
          </w:p>
        </w:tc>
        <w:tc>
          <w:tcPr>
            <w:tcW w:w="0" w:type="auto"/>
          </w:tcPr>
          <w:p w14:paraId="1E1626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5.8</w:t>
            </w:r>
          </w:p>
        </w:tc>
        <w:tc>
          <w:tcPr>
            <w:tcW w:w="0" w:type="auto"/>
          </w:tcPr>
          <w:p w14:paraId="52D330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7e-09</w:t>
            </w:r>
          </w:p>
        </w:tc>
      </w:tr>
      <w:tr w:rsidR="00D80F43" w:rsidRPr="00C856F1" w14:paraId="105E7C0B" w14:textId="77777777" w:rsidTr="004E338C">
        <w:tc>
          <w:tcPr>
            <w:tcW w:w="1368" w:type="pct"/>
          </w:tcPr>
          <w:p w14:paraId="5268C32F"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log</w:t>
            </w:r>
            <w:proofErr w:type="gramEnd"/>
            <w:r w:rsidRPr="00C856F1">
              <w:rPr>
                <w:rFonts w:ascii="Times New Roman" w:hAnsi="Times New Roman" w:cs="Times New Roman"/>
              </w:rPr>
              <w:t>_theta_vec</w:t>
            </w:r>
            <w:proofErr w:type="spellEnd"/>
          </w:p>
        </w:tc>
        <w:tc>
          <w:tcPr>
            <w:tcW w:w="0" w:type="auto"/>
          </w:tcPr>
          <w:p w14:paraId="1814BF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-2.052</w:t>
            </w:r>
          </w:p>
        </w:tc>
        <w:tc>
          <w:tcPr>
            <w:tcW w:w="0" w:type="auto"/>
          </w:tcPr>
          <w:p w14:paraId="6F11CED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0.188</w:t>
            </w:r>
          </w:p>
        </w:tc>
        <w:tc>
          <w:tcPr>
            <w:tcW w:w="0" w:type="auto"/>
          </w:tcPr>
          <w:p w14:paraId="1937E49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-10.9</w:t>
            </w:r>
          </w:p>
        </w:tc>
        <w:tc>
          <w:tcPr>
            <w:tcW w:w="0" w:type="auto"/>
          </w:tcPr>
          <w:p w14:paraId="104A60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9e-28</w:t>
            </w:r>
          </w:p>
        </w:tc>
      </w:tr>
      <w:tr w:rsidR="00D80F43" w:rsidRPr="00C856F1" w14:paraId="75DB6B2E" w14:textId="77777777" w:rsidTr="004E338C">
        <w:tc>
          <w:tcPr>
            <w:tcW w:w="1368" w:type="pct"/>
          </w:tcPr>
          <w:p w14:paraId="13C95956"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theta</w:t>
            </w:r>
            <w:proofErr w:type="gramEnd"/>
            <w:r w:rsidRPr="00C856F1">
              <w:rPr>
                <w:rFonts w:ascii="Times New Roman" w:hAnsi="Times New Roman" w:cs="Times New Roman"/>
              </w:rPr>
              <w:t>_st</w:t>
            </w:r>
            <w:proofErr w:type="spellEnd"/>
          </w:p>
        </w:tc>
        <w:tc>
          <w:tcPr>
            <w:tcW w:w="0" w:type="auto"/>
          </w:tcPr>
          <w:p w14:paraId="2E74F99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0.129</w:t>
            </w:r>
          </w:p>
        </w:tc>
        <w:tc>
          <w:tcPr>
            <w:tcW w:w="0" w:type="auto"/>
          </w:tcPr>
          <w:p w14:paraId="58978B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0.024</w:t>
            </w:r>
          </w:p>
        </w:tc>
        <w:tc>
          <w:tcPr>
            <w:tcW w:w="0" w:type="auto"/>
          </w:tcPr>
          <w:p w14:paraId="48D2FE1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5.3</w:t>
            </w:r>
          </w:p>
        </w:tc>
        <w:tc>
          <w:tcPr>
            <w:tcW w:w="0" w:type="auto"/>
          </w:tcPr>
          <w:p w14:paraId="616B8BB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1e-07</w:t>
            </w:r>
          </w:p>
        </w:tc>
      </w:tr>
      <w:tr w:rsidR="00D80F43" w:rsidRPr="00C856F1" w14:paraId="41A01B03" w14:textId="77777777" w:rsidTr="004E338C">
        <w:tc>
          <w:tcPr>
            <w:tcW w:w="1368" w:type="pct"/>
          </w:tcPr>
          <w:p w14:paraId="7DABA809"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D5A69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0.653</w:t>
            </w:r>
          </w:p>
        </w:tc>
        <w:tc>
          <w:tcPr>
            <w:tcW w:w="0" w:type="auto"/>
          </w:tcPr>
          <w:p w14:paraId="509C223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0.065</w:t>
            </w:r>
          </w:p>
        </w:tc>
        <w:tc>
          <w:tcPr>
            <w:tcW w:w="0" w:type="auto"/>
          </w:tcPr>
          <w:p w14:paraId="10D99D8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077C2B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7A65DDA0" w14:textId="77777777" w:rsidTr="004E338C">
        <w:tc>
          <w:tcPr>
            <w:tcW w:w="1368" w:type="pct"/>
          </w:tcPr>
          <w:p w14:paraId="36392AEA"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lastRenderedPageBreak/>
              <w:t>rho</w:t>
            </w:r>
            <w:proofErr w:type="gramEnd"/>
            <w:r w:rsidRPr="00C856F1">
              <w:rPr>
                <w:rFonts w:ascii="Times New Roman" w:hAnsi="Times New Roman" w:cs="Times New Roman"/>
              </w:rPr>
              <w:t>_st</w:t>
            </w:r>
            <w:proofErr w:type="spellEnd"/>
          </w:p>
        </w:tc>
        <w:tc>
          <w:tcPr>
            <w:tcW w:w="0" w:type="auto"/>
          </w:tcPr>
          <w:p w14:paraId="4A303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0.981</w:t>
            </w:r>
          </w:p>
        </w:tc>
        <w:tc>
          <w:tcPr>
            <w:tcW w:w="0" w:type="auto"/>
          </w:tcPr>
          <w:p w14:paraId="35DEEAE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0.006</w:t>
            </w:r>
          </w:p>
        </w:tc>
        <w:tc>
          <w:tcPr>
            <w:tcW w:w="0" w:type="auto"/>
          </w:tcPr>
          <w:p w14:paraId="43E55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168.8</w:t>
            </w:r>
          </w:p>
        </w:tc>
        <w:tc>
          <w:tcPr>
            <w:tcW w:w="0" w:type="auto"/>
          </w:tcPr>
          <w:p w14:paraId="51991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54460592" w14:textId="77777777" w:rsidTr="004E338C">
        <w:tc>
          <w:tcPr>
            <w:tcW w:w="1368" w:type="pct"/>
          </w:tcPr>
          <w:p w14:paraId="30F44161" w14:textId="77777777" w:rsidR="00D80F43" w:rsidRPr="00C856F1" w:rsidRDefault="00D80F43" w:rsidP="00121837">
            <w:pPr>
              <w:tabs>
                <w:tab w:val="left" w:pos="360"/>
                <w:tab w:val="left" w:pos="8640"/>
              </w:tabs>
              <w:rPr>
                <w:rFonts w:ascii="Times New Roman" w:hAnsi="Times New Roman" w:cs="Times New Roman"/>
              </w:rPr>
            </w:pPr>
            <w:proofErr w:type="gramStart"/>
            <w:r w:rsidRPr="00C856F1">
              <w:rPr>
                <w:rFonts w:ascii="Times New Roman" w:hAnsi="Times New Roman" w:cs="Times New Roman"/>
              </w:rPr>
              <w:t>forest</w:t>
            </w:r>
            <w:proofErr w:type="gramEnd"/>
          </w:p>
        </w:tc>
        <w:tc>
          <w:tcPr>
            <w:tcW w:w="0" w:type="auto"/>
          </w:tcPr>
          <w:p w14:paraId="257D02A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1.120</w:t>
            </w:r>
          </w:p>
        </w:tc>
        <w:tc>
          <w:tcPr>
            <w:tcW w:w="0" w:type="auto"/>
          </w:tcPr>
          <w:p w14:paraId="47DA8C8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0.155</w:t>
            </w:r>
          </w:p>
        </w:tc>
        <w:tc>
          <w:tcPr>
            <w:tcW w:w="0" w:type="auto"/>
          </w:tcPr>
          <w:p w14:paraId="264E70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7.2</w:t>
            </w:r>
          </w:p>
        </w:tc>
        <w:tc>
          <w:tcPr>
            <w:tcW w:w="0" w:type="auto"/>
          </w:tcPr>
          <w:p w14:paraId="2A4C82E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5e-13</w:t>
            </w:r>
          </w:p>
        </w:tc>
      </w:tr>
      <w:tr w:rsidR="00D80F43" w:rsidRPr="00C856F1" w14:paraId="70AD213F" w14:textId="77777777" w:rsidTr="004E338C">
        <w:tc>
          <w:tcPr>
            <w:tcW w:w="1368" w:type="pct"/>
          </w:tcPr>
          <w:p w14:paraId="1D509A57"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surfcoarse</w:t>
            </w:r>
            <w:proofErr w:type="spellEnd"/>
            <w:proofErr w:type="gramEnd"/>
          </w:p>
        </w:tc>
        <w:tc>
          <w:tcPr>
            <w:tcW w:w="0" w:type="auto"/>
          </w:tcPr>
          <w:p w14:paraId="383DCF7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364C526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0.083</w:t>
            </w:r>
          </w:p>
        </w:tc>
        <w:tc>
          <w:tcPr>
            <w:tcW w:w="0" w:type="auto"/>
          </w:tcPr>
          <w:p w14:paraId="290336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7B40669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684664C3" w14:textId="77777777" w:rsidTr="004E338C">
        <w:tc>
          <w:tcPr>
            <w:tcW w:w="1368" w:type="pct"/>
          </w:tcPr>
          <w:p w14:paraId="3CE15F1B" w14:textId="77777777" w:rsidR="00D80F43" w:rsidRPr="00C856F1" w:rsidRDefault="00D80F43" w:rsidP="00121837">
            <w:pPr>
              <w:tabs>
                <w:tab w:val="left" w:pos="360"/>
                <w:tab w:val="left" w:pos="8640"/>
              </w:tabs>
              <w:rPr>
                <w:rFonts w:ascii="Times New Roman" w:hAnsi="Times New Roman" w:cs="Times New Roman"/>
              </w:rPr>
            </w:pPr>
            <w:proofErr w:type="gramStart"/>
            <w:r w:rsidRPr="00C856F1">
              <w:rPr>
                <w:rFonts w:ascii="Times New Roman" w:hAnsi="Times New Roman" w:cs="Times New Roman"/>
              </w:rPr>
              <w:t>temp</w:t>
            </w:r>
            <w:proofErr w:type="gramEnd"/>
            <w:r w:rsidRPr="00C856F1">
              <w:rPr>
                <w:rFonts w:ascii="Times New Roman" w:hAnsi="Times New Roman" w:cs="Times New Roman"/>
              </w:rPr>
              <w:t>_mean_fall_1</w:t>
            </w:r>
          </w:p>
        </w:tc>
        <w:tc>
          <w:tcPr>
            <w:tcW w:w="0" w:type="auto"/>
          </w:tcPr>
          <w:p w14:paraId="2D0A53F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00441DA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0.113</w:t>
            </w:r>
          </w:p>
        </w:tc>
        <w:tc>
          <w:tcPr>
            <w:tcW w:w="0" w:type="auto"/>
          </w:tcPr>
          <w:p w14:paraId="50331B6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53AE7E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134E4117" w14:textId="77777777" w:rsidTr="004E338C">
        <w:tc>
          <w:tcPr>
            <w:tcW w:w="1368" w:type="pct"/>
          </w:tcPr>
          <w:p w14:paraId="6F9483AC"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temp</w:t>
            </w:r>
            <w:proofErr w:type="gramEnd"/>
            <w:r w:rsidRPr="00C856F1">
              <w:rPr>
                <w:rFonts w:ascii="Times New Roman" w:hAnsi="Times New Roman" w:cs="Times New Roman"/>
              </w:rPr>
              <w:t>_mean_winter</w:t>
            </w:r>
            <w:proofErr w:type="spellEnd"/>
          </w:p>
        </w:tc>
        <w:tc>
          <w:tcPr>
            <w:tcW w:w="0" w:type="auto"/>
          </w:tcPr>
          <w:p w14:paraId="2F8C60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0.054</w:t>
            </w:r>
          </w:p>
        </w:tc>
        <w:tc>
          <w:tcPr>
            <w:tcW w:w="0" w:type="auto"/>
          </w:tcPr>
          <w:p w14:paraId="376BB54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0.106</w:t>
            </w:r>
          </w:p>
        </w:tc>
        <w:tc>
          <w:tcPr>
            <w:tcW w:w="0" w:type="auto"/>
          </w:tcPr>
          <w:p w14:paraId="3A154B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5DF8227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1CEC2ED6" w14:textId="77777777" w:rsidTr="004E338C">
        <w:tc>
          <w:tcPr>
            <w:tcW w:w="1368" w:type="pct"/>
          </w:tcPr>
          <w:p w14:paraId="3C23C262"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temp</w:t>
            </w:r>
            <w:proofErr w:type="gramEnd"/>
            <w:r w:rsidRPr="00C856F1">
              <w:rPr>
                <w:rFonts w:ascii="Times New Roman" w:hAnsi="Times New Roman" w:cs="Times New Roman"/>
              </w:rPr>
              <w:t>_mean_spring</w:t>
            </w:r>
            <w:proofErr w:type="spellEnd"/>
          </w:p>
        </w:tc>
        <w:tc>
          <w:tcPr>
            <w:tcW w:w="0" w:type="auto"/>
          </w:tcPr>
          <w:p w14:paraId="42E4F7D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-0.679</w:t>
            </w:r>
          </w:p>
        </w:tc>
        <w:tc>
          <w:tcPr>
            <w:tcW w:w="0" w:type="auto"/>
          </w:tcPr>
          <w:p w14:paraId="65044BC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0.161</w:t>
            </w:r>
          </w:p>
        </w:tc>
        <w:tc>
          <w:tcPr>
            <w:tcW w:w="0" w:type="auto"/>
          </w:tcPr>
          <w:p w14:paraId="70DB908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-4.2</w:t>
            </w:r>
          </w:p>
        </w:tc>
        <w:tc>
          <w:tcPr>
            <w:tcW w:w="0" w:type="auto"/>
          </w:tcPr>
          <w:p w14:paraId="324505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2e-05</w:t>
            </w:r>
          </w:p>
        </w:tc>
      </w:tr>
      <w:tr w:rsidR="00D80F43" w:rsidRPr="00C856F1" w14:paraId="3FEBD363" w14:textId="77777777" w:rsidTr="004E338C">
        <w:tc>
          <w:tcPr>
            <w:tcW w:w="1368" w:type="pct"/>
          </w:tcPr>
          <w:p w14:paraId="2BCD7DFE" w14:textId="77777777" w:rsidR="00D80F43" w:rsidRPr="00C856F1" w:rsidRDefault="00D80F43" w:rsidP="00121837">
            <w:pPr>
              <w:tabs>
                <w:tab w:val="left" w:pos="360"/>
                <w:tab w:val="left" w:pos="8640"/>
              </w:tabs>
              <w:rPr>
                <w:rFonts w:ascii="Times New Roman" w:hAnsi="Times New Roman" w:cs="Times New Roman"/>
              </w:rPr>
            </w:pPr>
            <w:proofErr w:type="gramStart"/>
            <w:r w:rsidRPr="00C856F1">
              <w:rPr>
                <w:rFonts w:ascii="Times New Roman" w:hAnsi="Times New Roman" w:cs="Times New Roman"/>
              </w:rPr>
              <w:t>prcp</w:t>
            </w:r>
            <w:proofErr w:type="gramEnd"/>
            <w:r w:rsidRPr="00C856F1">
              <w:rPr>
                <w:rFonts w:ascii="Times New Roman" w:hAnsi="Times New Roman" w:cs="Times New Roman"/>
              </w:rPr>
              <w:t>_mean_fall_1</w:t>
            </w:r>
          </w:p>
        </w:tc>
        <w:tc>
          <w:tcPr>
            <w:tcW w:w="0" w:type="auto"/>
          </w:tcPr>
          <w:p w14:paraId="0567403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0.005</w:t>
            </w:r>
          </w:p>
        </w:tc>
        <w:tc>
          <w:tcPr>
            <w:tcW w:w="0" w:type="auto"/>
          </w:tcPr>
          <w:p w14:paraId="6517F1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0.041</w:t>
            </w:r>
          </w:p>
        </w:tc>
        <w:tc>
          <w:tcPr>
            <w:tcW w:w="0" w:type="auto"/>
          </w:tcPr>
          <w:p w14:paraId="62A3FB3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w:t>
            </w:r>
          </w:p>
        </w:tc>
        <w:tc>
          <w:tcPr>
            <w:tcW w:w="0" w:type="auto"/>
          </w:tcPr>
          <w:p w14:paraId="47E8901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9e-01</w:t>
            </w:r>
          </w:p>
        </w:tc>
      </w:tr>
      <w:tr w:rsidR="00D80F43" w:rsidRPr="00C856F1" w14:paraId="25982B22" w14:textId="77777777" w:rsidTr="004E338C">
        <w:tc>
          <w:tcPr>
            <w:tcW w:w="1368" w:type="pct"/>
          </w:tcPr>
          <w:p w14:paraId="5519566E"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prcp</w:t>
            </w:r>
            <w:proofErr w:type="gramEnd"/>
            <w:r w:rsidRPr="00C856F1">
              <w:rPr>
                <w:rFonts w:ascii="Times New Roman" w:hAnsi="Times New Roman" w:cs="Times New Roman"/>
              </w:rPr>
              <w:t>_mean_winter</w:t>
            </w:r>
            <w:proofErr w:type="spellEnd"/>
          </w:p>
        </w:tc>
        <w:tc>
          <w:tcPr>
            <w:tcW w:w="0" w:type="auto"/>
          </w:tcPr>
          <w:p w14:paraId="48158F2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E21B92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0.046</w:t>
            </w:r>
          </w:p>
        </w:tc>
        <w:tc>
          <w:tcPr>
            <w:tcW w:w="0" w:type="auto"/>
          </w:tcPr>
          <w:p w14:paraId="6EC94C9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3B8CDA1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7D355F9D" w14:textId="77777777" w:rsidTr="004E338C">
        <w:tc>
          <w:tcPr>
            <w:tcW w:w="1368" w:type="pct"/>
          </w:tcPr>
          <w:p w14:paraId="59BB6B5A" w14:textId="77777777" w:rsidR="00D80F43" w:rsidRPr="00C856F1" w:rsidRDefault="00D80F43" w:rsidP="00121837">
            <w:pPr>
              <w:tabs>
                <w:tab w:val="left" w:pos="360"/>
                <w:tab w:val="left" w:pos="8640"/>
              </w:tabs>
              <w:rPr>
                <w:rFonts w:ascii="Times New Roman" w:hAnsi="Times New Roman" w:cs="Times New Roman"/>
              </w:rPr>
            </w:pPr>
            <w:proofErr w:type="spellStart"/>
            <w:proofErr w:type="gramStart"/>
            <w:r w:rsidRPr="00C856F1">
              <w:rPr>
                <w:rFonts w:ascii="Times New Roman" w:hAnsi="Times New Roman" w:cs="Times New Roman"/>
              </w:rPr>
              <w:t>prcp</w:t>
            </w:r>
            <w:proofErr w:type="gramEnd"/>
            <w:r w:rsidRPr="00C856F1">
              <w:rPr>
                <w:rFonts w:ascii="Times New Roman" w:hAnsi="Times New Roman" w:cs="Times New Roman"/>
              </w:rPr>
              <w:t>_mean_spring</w:t>
            </w:r>
            <w:proofErr w:type="spellEnd"/>
          </w:p>
        </w:tc>
        <w:tc>
          <w:tcPr>
            <w:tcW w:w="0" w:type="auto"/>
          </w:tcPr>
          <w:p w14:paraId="061237C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-0.060</w:t>
            </w:r>
          </w:p>
        </w:tc>
        <w:tc>
          <w:tcPr>
            <w:tcW w:w="0" w:type="auto"/>
          </w:tcPr>
          <w:p w14:paraId="03F2D6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0.058</w:t>
            </w:r>
          </w:p>
        </w:tc>
        <w:tc>
          <w:tcPr>
            <w:tcW w:w="0" w:type="auto"/>
          </w:tcPr>
          <w:p w14:paraId="161E232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w:t>
            </w:r>
          </w:p>
        </w:tc>
        <w:tc>
          <w:tcPr>
            <w:tcW w:w="0" w:type="auto"/>
          </w:tcPr>
          <w:p w14:paraId="1D37B55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3e-01</w:t>
            </w:r>
          </w:p>
        </w:tc>
      </w:tr>
    </w:tbl>
    <w:p w14:paraId="03A1F809" w14:textId="77777777" w:rsidR="00D80F43" w:rsidRDefault="00D80F43" w:rsidP="00D80F43">
      <w:pPr>
        <w:tabs>
          <w:tab w:val="left" w:pos="360"/>
          <w:tab w:val="left" w:pos="8640"/>
        </w:tabs>
        <w:rPr>
          <w:rFonts w:ascii="Times New Roman" w:hAnsi="Times New Roman" w:cs="Times New Roman"/>
        </w:rPr>
      </w:pPr>
    </w:p>
    <w:p w14:paraId="16C0EE84" w14:textId="77777777" w:rsidR="00D80F43" w:rsidRDefault="00D80F43" w:rsidP="007860BB"/>
    <w:p w14:paraId="77B51741" w14:textId="77777777" w:rsidR="00D80F43" w:rsidRDefault="00D80F43" w:rsidP="007860BB"/>
    <w:p w14:paraId="462E93F0" w14:textId="77777777" w:rsidR="00121837" w:rsidRDefault="00121837">
      <w:pPr>
        <w:rPr>
          <w:rFonts w:ascii="Times New Roman" w:hAnsi="Times New Roman" w:cs="Times New Roman"/>
          <w:b/>
          <w:sz w:val="28"/>
          <w:szCs w:val="28"/>
        </w:rPr>
      </w:pPr>
      <w:r>
        <w:rPr>
          <w:rFonts w:ascii="Times New Roman" w:hAnsi="Times New Roman" w:cs="Times New Roman"/>
          <w:b/>
          <w:sz w:val="28"/>
          <w:szCs w:val="28"/>
        </w:rPr>
        <w:br w:type="page"/>
      </w:r>
    </w:p>
    <w:p w14:paraId="1B3A07D3" w14:textId="3CD4AE46" w:rsidR="007860BB" w:rsidRPr="007C1E88" w:rsidRDefault="007860BB" w:rsidP="007860BB">
      <w:pPr>
        <w:tabs>
          <w:tab w:val="left" w:pos="360"/>
          <w:tab w:val="left" w:pos="8640"/>
        </w:tabs>
        <w:rPr>
          <w:rFonts w:ascii="Times New Roman" w:hAnsi="Times New Roman" w:cs="Times New Roman"/>
          <w:b/>
          <w:sz w:val="28"/>
          <w:szCs w:val="28"/>
        </w:rPr>
      </w:pPr>
      <w:commentRangeStart w:id="24"/>
      <w:r w:rsidRPr="007C1E88">
        <w:rPr>
          <w:rFonts w:ascii="Times New Roman" w:hAnsi="Times New Roman" w:cs="Times New Roman"/>
          <w:b/>
          <w:sz w:val="28"/>
          <w:szCs w:val="28"/>
        </w:rPr>
        <w:lastRenderedPageBreak/>
        <w:t>Figures</w:t>
      </w:r>
      <w:commentRangeEnd w:id="24"/>
      <w:r w:rsidR="00824D26">
        <w:rPr>
          <w:rStyle w:val="CommentReference"/>
        </w:rPr>
        <w:commentReference w:id="24"/>
      </w:r>
    </w:p>
    <w:p w14:paraId="1C4AF5EF" w14:textId="77777777" w:rsidR="007860BB" w:rsidRDefault="007860BB" w:rsidP="007860BB">
      <w:pPr>
        <w:tabs>
          <w:tab w:val="left" w:pos="360"/>
          <w:tab w:val="left" w:pos="8640"/>
        </w:tabs>
        <w:rPr>
          <w:rFonts w:ascii="Times New Roman" w:hAnsi="Times New Roman" w:cs="Times New Roman"/>
          <w:b/>
        </w:rPr>
      </w:pPr>
    </w:p>
    <w:p w14:paraId="02C981DB" w14:textId="77777777" w:rsidR="007860BB" w:rsidRDefault="007860BB" w:rsidP="007860BB">
      <w:pPr>
        <w:tabs>
          <w:tab w:val="left" w:pos="360"/>
          <w:tab w:val="left" w:pos="8640"/>
        </w:tabs>
        <w:rPr>
          <w:rFonts w:ascii="Times New Roman" w:hAnsi="Times New Roman" w:cs="Times New Roman"/>
          <w:b/>
        </w:rPr>
      </w:pPr>
    </w:p>
    <w:p w14:paraId="702C40AA" w14:textId="6CB99D09" w:rsidR="004E338C" w:rsidRPr="004E338C" w:rsidRDefault="004E338C" w:rsidP="007860BB">
      <w:pPr>
        <w:tabs>
          <w:tab w:val="left" w:pos="360"/>
          <w:tab w:val="left" w:pos="8640"/>
        </w:tabs>
        <w:rPr>
          <w:rFonts w:ascii="Times New Roman" w:hAnsi="Times New Roman" w:cs="Times New Roman"/>
        </w:rPr>
      </w:pPr>
      <w:commentRangeStart w:id="25"/>
      <w:r>
        <w:rPr>
          <w:rFonts w:ascii="Times New Roman" w:hAnsi="Times New Roman" w:cs="Times New Roman"/>
        </w:rPr>
        <w:t xml:space="preserve">Figure 1. </w:t>
      </w:r>
      <w:commentRangeEnd w:id="25"/>
      <w:r>
        <w:rPr>
          <w:rStyle w:val="CommentReference"/>
        </w:rPr>
        <w:commentReference w:id="25"/>
      </w:r>
      <w:r>
        <w:rPr>
          <w:rFonts w:ascii="Times New Roman" w:hAnsi="Times New Roman" w:cs="Times New Roman"/>
        </w:rPr>
        <w:t>Diagram of network structure with parent-child relationships</w:t>
      </w:r>
    </w:p>
    <w:p w14:paraId="07877299" w14:textId="77777777" w:rsidR="007860BB"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7244085C" w14:textId="67B83064"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Figure 2. </w:t>
      </w:r>
      <w:r w:rsidR="00121837">
        <w:rPr>
          <w:rFonts w:ascii="Times New Roman" w:hAnsi="Times New Roman" w:cs="Times New Roman"/>
        </w:rPr>
        <w:t xml:space="preserve">Parameter estimates </w:t>
      </w:r>
      <w:r w:rsidR="00D93836">
        <w:rPr>
          <w:rFonts w:ascii="Times New Roman" w:hAnsi="Times New Roman" w:cs="Times New Roman"/>
        </w:rPr>
        <w:t xml:space="preserve">across different values of theta </w:t>
      </w:r>
      <w:r w:rsidR="00121837">
        <w:rPr>
          <w:rFonts w:ascii="Times New Roman" w:hAnsi="Times New Roman" w:cs="Times New Roman"/>
        </w:rPr>
        <w:t xml:space="preserve">from </w:t>
      </w:r>
      <w:r w:rsidR="00D93836">
        <w:rPr>
          <w:rFonts w:ascii="Times New Roman" w:hAnsi="Times New Roman" w:cs="Times New Roman"/>
        </w:rPr>
        <w:t xml:space="preserve">the </w:t>
      </w:r>
      <w:r w:rsidR="00121837">
        <w:rPr>
          <w:rFonts w:ascii="Times New Roman" w:hAnsi="Times New Roman" w:cs="Times New Roman"/>
        </w:rPr>
        <w:t>spatial simulation study varying theta</w:t>
      </w:r>
      <w:r w:rsidR="00D93836">
        <w:rPr>
          <w:rFonts w:ascii="Times New Roman" w:hAnsi="Times New Roman" w:cs="Times New Roman"/>
        </w:rPr>
        <w:t xml:space="preserve"> and sigma. Parameter estimates, abundance estimates, and abundance accuracy (RMSE) were compared</w:t>
      </w:r>
      <w:r w:rsidR="00121837">
        <w:rPr>
          <w:rFonts w:ascii="Times New Roman" w:hAnsi="Times New Roman" w:cs="Times New Roman"/>
        </w:rPr>
        <w:t xml:space="preserve"> for </w:t>
      </w:r>
      <w:r w:rsidR="00D93836">
        <w:rPr>
          <w:rFonts w:ascii="Times New Roman" w:hAnsi="Times New Roman" w:cs="Times New Roman"/>
        </w:rPr>
        <w:t xml:space="preserve">the </w:t>
      </w:r>
      <w:commentRangeStart w:id="26"/>
      <w:r w:rsidR="00D93836">
        <w:rPr>
          <w:rFonts w:ascii="Times New Roman" w:hAnsi="Times New Roman" w:cs="Times New Roman"/>
        </w:rPr>
        <w:t>spatial model and a non-spatial model</w:t>
      </w:r>
      <w:commentRangeEnd w:id="26"/>
      <w:r w:rsidR="00824D26">
        <w:rPr>
          <w:rStyle w:val="CommentReference"/>
        </w:rPr>
        <w:commentReference w:id="26"/>
      </w:r>
      <w:r w:rsidR="00D93836">
        <w:rPr>
          <w:rFonts w:ascii="Times New Roman" w:hAnsi="Times New Roman" w:cs="Times New Roman"/>
        </w:rPr>
        <w:t>. Variation in the boxplots represents the combined uncertainty from 200 simulations and variation in simulated levels of sigma.</w:t>
      </w:r>
    </w:p>
    <w:p w14:paraId="3701ABC5" w14:textId="77777777" w:rsidR="007860BB" w:rsidRDefault="007860BB" w:rsidP="007860BB">
      <w:pPr>
        <w:tabs>
          <w:tab w:val="left" w:pos="360"/>
          <w:tab w:val="left" w:pos="8640"/>
        </w:tabs>
        <w:rPr>
          <w:rFonts w:ascii="Times New Roman" w:hAnsi="Times New Roman" w:cs="Times New Roman"/>
        </w:rPr>
      </w:pPr>
    </w:p>
    <w:p w14:paraId="562786F2" w14:textId="77777777" w:rsidR="007860BB" w:rsidRDefault="007860BB" w:rsidP="007860BB">
      <w:pPr>
        <w:tabs>
          <w:tab w:val="left" w:pos="360"/>
          <w:tab w:val="left" w:pos="8640"/>
        </w:tabs>
        <w:rPr>
          <w:rFonts w:ascii="Times New Roman" w:hAnsi="Times New Roman" w:cs="Times New Roman"/>
        </w:rPr>
      </w:pPr>
      <w:commentRangeStart w:id="27"/>
      <w:r>
        <w:rPr>
          <w:rFonts w:ascii="Times New Roman" w:hAnsi="Times New Roman" w:cs="Times New Roman"/>
          <w:noProof/>
        </w:rPr>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27"/>
      <w:r>
        <w:rPr>
          <w:rStyle w:val="CommentReference"/>
        </w:rPr>
        <w:commentReference w:id="27"/>
      </w:r>
    </w:p>
    <w:p w14:paraId="4570DEB6" w14:textId="77777777" w:rsidR="007860BB" w:rsidRDefault="007860BB" w:rsidP="007860BB">
      <w:pPr>
        <w:tabs>
          <w:tab w:val="left" w:pos="360"/>
          <w:tab w:val="left" w:pos="8640"/>
        </w:tabs>
        <w:rPr>
          <w:rFonts w:ascii="Times New Roman" w:hAnsi="Times New Roman" w:cs="Times New Roman"/>
        </w:rPr>
      </w:pPr>
    </w:p>
    <w:p w14:paraId="54D5E531" w14:textId="72078AB5" w:rsidR="00D93836" w:rsidRDefault="00D93836" w:rsidP="00D93836">
      <w:pPr>
        <w:tabs>
          <w:tab w:val="left" w:pos="360"/>
          <w:tab w:val="left" w:pos="8640"/>
        </w:tabs>
        <w:rPr>
          <w:rFonts w:ascii="Times New Roman" w:hAnsi="Times New Roman" w:cs="Times New Roman"/>
        </w:rPr>
      </w:pPr>
      <w:r>
        <w:rPr>
          <w:rFonts w:ascii="Times New Roman" w:hAnsi="Times New Roman" w:cs="Times New Roman"/>
        </w:rPr>
        <w:t>Figure 3. Parameter estimates across different values of sigma from the spatial simulation study varying theta and sigma. Parameter estimates, abundance estimates, and abundance accuracy (RMSE) were compared for the spatial model and a non-spatial model. Variation in the boxplots represents the combined uncertainty from 200 simulations and variation in simulated levels of theta.</w:t>
      </w:r>
    </w:p>
    <w:p w14:paraId="6767AABF" w14:textId="77777777" w:rsidR="007860BB" w:rsidRDefault="007860BB" w:rsidP="007860BB">
      <w:pPr>
        <w:tabs>
          <w:tab w:val="left" w:pos="360"/>
          <w:tab w:val="left" w:pos="8640"/>
        </w:tabs>
        <w:rPr>
          <w:rFonts w:ascii="Times New Roman" w:hAnsi="Times New Roman" w:cs="Times New Roman"/>
        </w:rPr>
      </w:pPr>
    </w:p>
    <w:p w14:paraId="0F0E41AC"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Default="007860BB" w:rsidP="007860BB">
      <w:pPr>
        <w:tabs>
          <w:tab w:val="left" w:pos="360"/>
          <w:tab w:val="left" w:pos="8640"/>
        </w:tabs>
        <w:rPr>
          <w:rFonts w:ascii="Times New Roman" w:hAnsi="Times New Roman" w:cs="Times New Roman"/>
          <w:b/>
        </w:rPr>
      </w:pPr>
    </w:p>
    <w:p w14:paraId="07A87204" w14:textId="77777777" w:rsidR="007860BB" w:rsidRDefault="007860BB" w:rsidP="007860BB">
      <w:pPr>
        <w:tabs>
          <w:tab w:val="left" w:pos="360"/>
          <w:tab w:val="left" w:pos="8640"/>
        </w:tabs>
        <w:rPr>
          <w:rFonts w:ascii="Times New Roman" w:hAnsi="Times New Roman" w:cs="Times New Roman"/>
          <w:b/>
        </w:rPr>
      </w:pPr>
    </w:p>
    <w:p w14:paraId="642AA52B" w14:textId="77777777" w:rsidR="007860BB" w:rsidRDefault="007860BB" w:rsidP="007860BB">
      <w:pPr>
        <w:tabs>
          <w:tab w:val="left" w:pos="360"/>
          <w:tab w:val="left" w:pos="8640"/>
        </w:tabs>
        <w:rPr>
          <w:rFonts w:ascii="Times New Roman" w:hAnsi="Times New Roman" w:cs="Times New Roman"/>
          <w:b/>
        </w:rPr>
      </w:pPr>
    </w:p>
    <w:p w14:paraId="530F58C8" w14:textId="77777777" w:rsidR="007860BB" w:rsidRDefault="007860BB" w:rsidP="007860BB">
      <w:pPr>
        <w:tabs>
          <w:tab w:val="left" w:pos="360"/>
          <w:tab w:val="left" w:pos="8640"/>
        </w:tabs>
        <w:rPr>
          <w:rFonts w:ascii="Times New Roman" w:hAnsi="Times New Roman" w:cs="Times New Roman"/>
          <w:b/>
        </w:rPr>
      </w:pPr>
    </w:p>
    <w:p w14:paraId="0ECDDBA8" w14:textId="77777777" w:rsidR="007860BB" w:rsidRDefault="007860BB" w:rsidP="007860BB">
      <w:pPr>
        <w:tabs>
          <w:tab w:val="left" w:pos="360"/>
          <w:tab w:val="left" w:pos="8640"/>
        </w:tabs>
        <w:rPr>
          <w:rFonts w:ascii="Times New Roman" w:hAnsi="Times New Roman" w:cs="Times New Roman"/>
        </w:rPr>
      </w:pPr>
    </w:p>
    <w:p w14:paraId="26614687" w14:textId="77777777" w:rsidR="00D93836" w:rsidRDefault="00D93836" w:rsidP="007860BB">
      <w:pPr>
        <w:tabs>
          <w:tab w:val="left" w:pos="360"/>
          <w:tab w:val="left" w:pos="8640"/>
        </w:tabs>
        <w:rPr>
          <w:rFonts w:ascii="Times New Roman" w:hAnsi="Times New Roman" w:cs="Times New Roman"/>
        </w:rPr>
      </w:pPr>
    </w:p>
    <w:p w14:paraId="0A707E32" w14:textId="6C7E2A2D"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lastRenderedPageBreak/>
        <w:t>Figure</w:t>
      </w:r>
      <w:r w:rsidR="00F67B2D">
        <w:rPr>
          <w:rFonts w:ascii="Times New Roman" w:hAnsi="Times New Roman" w:cs="Times New Roman"/>
        </w:rPr>
        <w:t xml:space="preserve"> 4.</w:t>
      </w:r>
      <w:r>
        <w:rPr>
          <w:rFonts w:ascii="Times New Roman" w:hAnsi="Times New Roman" w:cs="Times New Roman"/>
        </w:rPr>
        <w:t xml:space="preserve"> </w:t>
      </w:r>
      <w:r w:rsidR="00F67B2D">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p>
    <w:p w14:paraId="18A6068E" w14:textId="77777777" w:rsidR="007860BB" w:rsidRDefault="007860BB" w:rsidP="007860BB">
      <w:pPr>
        <w:tabs>
          <w:tab w:val="left" w:pos="360"/>
          <w:tab w:val="left" w:pos="8640"/>
        </w:tabs>
        <w:rPr>
          <w:rFonts w:ascii="Times New Roman" w:hAnsi="Times New Roman" w:cs="Times New Roman"/>
        </w:rPr>
      </w:pPr>
    </w:p>
    <w:p w14:paraId="34562684" w14:textId="77777777" w:rsidR="007860BB" w:rsidRDefault="007860BB" w:rsidP="007860BB">
      <w:pPr>
        <w:tabs>
          <w:tab w:val="left" w:pos="360"/>
          <w:tab w:val="left" w:pos="8640"/>
        </w:tabs>
        <w:rPr>
          <w:rFonts w:ascii="Times New Roman" w:hAnsi="Times New Roman" w:cs="Times New Roman"/>
        </w:rPr>
      </w:pPr>
    </w:p>
    <w:p w14:paraId="681060E1"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Default="007860BB" w:rsidP="007860BB">
      <w:pPr>
        <w:tabs>
          <w:tab w:val="left" w:pos="360"/>
          <w:tab w:val="left" w:pos="8640"/>
        </w:tabs>
        <w:rPr>
          <w:rFonts w:ascii="Times New Roman" w:hAnsi="Times New Roman" w:cs="Times New Roman"/>
        </w:rPr>
      </w:pPr>
    </w:p>
    <w:p w14:paraId="04BC0AA3" w14:textId="77777777" w:rsidR="00F67B2D" w:rsidRDefault="00F67B2D" w:rsidP="007860BB">
      <w:pPr>
        <w:tabs>
          <w:tab w:val="left" w:pos="360"/>
          <w:tab w:val="left" w:pos="8640"/>
        </w:tabs>
        <w:rPr>
          <w:rFonts w:ascii="Times New Roman" w:hAnsi="Times New Roman" w:cs="Times New Roman"/>
        </w:rPr>
      </w:pPr>
    </w:p>
    <w:p w14:paraId="7D105EF5" w14:textId="77777777" w:rsidR="00F67B2D" w:rsidRDefault="00F67B2D">
      <w:pPr>
        <w:rPr>
          <w:rFonts w:ascii="Times New Roman" w:hAnsi="Times New Roman" w:cs="Times New Roman"/>
        </w:rPr>
      </w:pPr>
      <w:r>
        <w:rPr>
          <w:rFonts w:ascii="Times New Roman" w:hAnsi="Times New Roman" w:cs="Times New Roman"/>
        </w:rPr>
        <w:br w:type="page"/>
      </w:r>
    </w:p>
    <w:p w14:paraId="7817E4C5" w14:textId="3D8D015B" w:rsidR="00F67B2D" w:rsidRDefault="00E82E46" w:rsidP="00F67B2D">
      <w:pPr>
        <w:tabs>
          <w:tab w:val="left" w:pos="360"/>
          <w:tab w:val="left" w:pos="8640"/>
        </w:tabs>
        <w:rPr>
          <w:rFonts w:ascii="Times New Roman" w:hAnsi="Times New Roman" w:cs="Times New Roman"/>
        </w:rPr>
      </w:pPr>
      <w:r>
        <w:rPr>
          <w:rFonts w:ascii="Times New Roman" w:hAnsi="Times New Roman" w:cs="Times New Roman"/>
        </w:rPr>
        <w:lastRenderedPageBreak/>
        <w:t>Figure 5</w:t>
      </w:r>
      <w:r w:rsidR="00F67B2D">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p>
    <w:p w14:paraId="4DD4AA37"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7292D5FF"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Default="007860BB" w:rsidP="007860BB">
      <w:pPr>
        <w:tabs>
          <w:tab w:val="left" w:pos="360"/>
          <w:tab w:val="left" w:pos="8640"/>
        </w:tabs>
        <w:rPr>
          <w:rFonts w:ascii="Times New Roman" w:hAnsi="Times New Roman" w:cs="Times New Roman"/>
        </w:rPr>
      </w:pPr>
    </w:p>
    <w:p w14:paraId="5B988468" w14:textId="77777777" w:rsidR="007860BB" w:rsidRDefault="007860BB" w:rsidP="007860BB">
      <w:pPr>
        <w:tabs>
          <w:tab w:val="left" w:pos="360"/>
          <w:tab w:val="left" w:pos="8640"/>
        </w:tabs>
        <w:rPr>
          <w:rFonts w:ascii="Times New Roman" w:hAnsi="Times New Roman" w:cs="Times New Roman"/>
          <w:b/>
        </w:rPr>
      </w:pPr>
    </w:p>
    <w:p w14:paraId="051C723C" w14:textId="77777777" w:rsidR="007860BB" w:rsidRDefault="007860BB" w:rsidP="007860BB">
      <w:pPr>
        <w:tabs>
          <w:tab w:val="left" w:pos="360"/>
          <w:tab w:val="left" w:pos="8640"/>
        </w:tabs>
        <w:rPr>
          <w:rFonts w:ascii="Times New Roman" w:hAnsi="Times New Roman" w:cs="Times New Roman"/>
        </w:rPr>
      </w:pPr>
    </w:p>
    <w:p w14:paraId="2F572337" w14:textId="0DB7A918" w:rsidR="007860BB" w:rsidRDefault="007860BB" w:rsidP="007860BB">
      <w:pPr>
        <w:tabs>
          <w:tab w:val="left" w:pos="360"/>
          <w:tab w:val="left" w:pos="8640"/>
        </w:tabs>
        <w:rPr>
          <w:rFonts w:ascii="Times New Roman" w:hAnsi="Times New Roman" w:cs="Times New Roman"/>
        </w:rPr>
      </w:pPr>
      <w:commentRangeStart w:id="28"/>
      <w:proofErr w:type="gramStart"/>
      <w:r>
        <w:rPr>
          <w:rFonts w:ascii="Times New Roman" w:hAnsi="Times New Roman" w:cs="Times New Roman"/>
        </w:rPr>
        <w:t xml:space="preserve">Figure </w:t>
      </w:r>
      <w:r w:rsidR="00E82E46">
        <w:rPr>
          <w:rFonts w:ascii="Times New Roman" w:hAnsi="Times New Roman" w:cs="Times New Roman"/>
        </w:rPr>
        <w:t>6</w:t>
      </w:r>
      <w:r>
        <w:rPr>
          <w:rFonts w:ascii="Times New Roman" w:hAnsi="Times New Roman" w:cs="Times New Roman"/>
        </w:rPr>
        <w:t xml:space="preserve"> (low res).</w:t>
      </w:r>
      <w:proofErr w:type="gramEnd"/>
      <w:r>
        <w:rPr>
          <w:rFonts w:ascii="Times New Roman" w:hAnsi="Times New Roman" w:cs="Times New Roman"/>
        </w:rPr>
        <w:t xml:space="preserve"> </w:t>
      </w:r>
      <w:commentRangeEnd w:id="28"/>
      <w:r w:rsidR="00824D26">
        <w:rPr>
          <w:rStyle w:val="CommentReference"/>
        </w:rPr>
        <w:commentReference w:id="28"/>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29"/>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29"/>
      <w:proofErr w:type="spellEnd"/>
      <w:r>
        <w:rPr>
          <w:rStyle w:val="CommentReference"/>
        </w:rPr>
        <w:commentReference w:id="29"/>
      </w:r>
      <w:r>
        <w:rPr>
          <w:rFonts w:ascii="Times New Roman" w:hAnsi="Times New Roman" w:cs="Times New Roman"/>
        </w:rPr>
        <w:t xml:space="preserve"> = 8.</w:t>
      </w:r>
    </w:p>
    <w:p w14:paraId="3CEED065"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Default="007860BB" w:rsidP="007860BB">
      <w:pPr>
        <w:tabs>
          <w:tab w:val="left" w:pos="360"/>
          <w:tab w:val="left" w:pos="8640"/>
        </w:tabs>
        <w:rPr>
          <w:rFonts w:ascii="Times New Roman" w:hAnsi="Times New Roman" w:cs="Times New Roman"/>
        </w:rPr>
      </w:pPr>
    </w:p>
    <w:p w14:paraId="2CC3E9F6" w14:textId="77777777" w:rsidR="007860BB" w:rsidRDefault="007860BB" w:rsidP="007860BB">
      <w:pPr>
        <w:tabs>
          <w:tab w:val="left" w:pos="360"/>
          <w:tab w:val="left" w:pos="8640"/>
        </w:tabs>
        <w:rPr>
          <w:rFonts w:ascii="Times New Roman" w:hAnsi="Times New Roman" w:cs="Times New Roman"/>
          <w:b/>
        </w:rPr>
      </w:pPr>
    </w:p>
    <w:p w14:paraId="72F350F7" w14:textId="77777777" w:rsidR="007860BB" w:rsidRDefault="007860BB" w:rsidP="007860BB">
      <w:pPr>
        <w:tabs>
          <w:tab w:val="left" w:pos="360"/>
          <w:tab w:val="left" w:pos="8640"/>
        </w:tabs>
        <w:rPr>
          <w:rFonts w:ascii="Times New Roman" w:hAnsi="Times New Roman" w:cs="Times New Roman"/>
          <w:b/>
        </w:rPr>
      </w:pPr>
    </w:p>
    <w:p w14:paraId="204B7C0F" w14:textId="19DABC6D" w:rsidR="00E82E46" w:rsidRDefault="00E82E46" w:rsidP="00E82E46">
      <w:pPr>
        <w:tabs>
          <w:tab w:val="left" w:pos="360"/>
          <w:tab w:val="left" w:pos="8640"/>
        </w:tabs>
        <w:rPr>
          <w:rFonts w:ascii="Times New Roman" w:hAnsi="Times New Roman" w:cs="Times New Roman"/>
        </w:rPr>
      </w:pPr>
      <w:commentRangeStart w:id="30"/>
      <w:r>
        <w:t>Figure 7</w:t>
      </w:r>
      <w:commentRangeEnd w:id="30"/>
      <w:r w:rsidR="00824D26">
        <w:rPr>
          <w:rStyle w:val="CommentReference"/>
        </w:rPr>
        <w:commentReference w:id="30"/>
      </w:r>
      <w:r>
        <w:t xml:space="preserve">. </w:t>
      </w:r>
      <w:proofErr w:type="gramStart"/>
      <w:r>
        <w:rPr>
          <w:rFonts w:ascii="Times New Roman" w:hAnsi="Times New Roman" w:cs="Times New Roman"/>
        </w:rPr>
        <w:t>Decay curves with distance for adult and YOY Brook Trout in the West Susquehanna watershed for the model including temporal and spatiotemporal components.</w:t>
      </w:r>
      <w:proofErr w:type="gramEnd"/>
      <w:r>
        <w:rPr>
          <w:rFonts w:ascii="Times New Roman" w:hAnsi="Times New Roman" w:cs="Times New Roman"/>
        </w:rPr>
        <w:t xml:space="preserve"> </w:t>
      </w:r>
      <w:proofErr w:type="spellStart"/>
      <w:proofErr w:type="gramStart"/>
      <w:r>
        <w:rPr>
          <w:rFonts w:ascii="Times New Roman" w:hAnsi="Times New Roman" w:cs="Times New Roman"/>
        </w:rPr>
        <w:t>rho</w:t>
      </w:r>
      <w:proofErr w:type="gramEnd"/>
      <w:r>
        <w:rPr>
          <w:rFonts w:ascii="Times New Roman" w:hAnsi="Times New Roman" w:cs="Times New Roman"/>
        </w:rPr>
        <w:t>_nu</w:t>
      </w:r>
      <w:proofErr w:type="spellEnd"/>
      <w:r>
        <w:rPr>
          <w:rFonts w:ascii="Times New Roman" w:hAnsi="Times New Roman" w:cs="Times New Roman"/>
        </w:rPr>
        <w:t>(s) is the expected correlation between parent and child nodes for a given distance.</w:t>
      </w:r>
    </w:p>
    <w:p w14:paraId="34A2ACD5" w14:textId="77777777" w:rsidR="00E82E46" w:rsidRDefault="00E82E46" w:rsidP="00E82E46">
      <w:pPr>
        <w:tabs>
          <w:tab w:val="left" w:pos="360"/>
          <w:tab w:val="left" w:pos="8640"/>
        </w:tabs>
        <w:rPr>
          <w:rFonts w:ascii="Times New Roman" w:hAnsi="Times New Roman" w:cs="Times New Roman"/>
        </w:rPr>
      </w:pPr>
    </w:p>
    <w:p w14:paraId="0AE3182E" w14:textId="77777777" w:rsidR="00E82E46" w:rsidRDefault="00E82E46" w:rsidP="00E82E46">
      <w:pPr>
        <w:tabs>
          <w:tab w:val="left" w:pos="360"/>
          <w:tab w:val="left" w:pos="8640"/>
        </w:tabs>
        <w:rPr>
          <w:rFonts w:ascii="Times New Roman" w:hAnsi="Times New Roman" w:cs="Times New Roman"/>
        </w:rPr>
      </w:pPr>
      <w:r>
        <w:rPr>
          <w:noProof/>
        </w:rPr>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Default="00E82E46" w:rsidP="00E82E46">
      <w:pPr>
        <w:tabs>
          <w:tab w:val="left" w:pos="360"/>
          <w:tab w:val="left" w:pos="8640"/>
        </w:tabs>
        <w:rPr>
          <w:rFonts w:ascii="Times New Roman" w:hAnsi="Times New Roman" w:cs="Times New Roman"/>
        </w:rPr>
      </w:pPr>
    </w:p>
    <w:p w14:paraId="76C8131B" w14:textId="77777777" w:rsidR="00E82E46" w:rsidRDefault="00E82E46" w:rsidP="00E82E46">
      <w:pPr>
        <w:tabs>
          <w:tab w:val="left" w:pos="360"/>
          <w:tab w:val="left" w:pos="8640"/>
        </w:tabs>
        <w:rPr>
          <w:rFonts w:ascii="Times New Roman" w:hAnsi="Times New Roman" w:cs="Times New Roman"/>
        </w:rPr>
      </w:pPr>
    </w:p>
    <w:p w14:paraId="669FCAF5" w14:textId="59DEB1A5" w:rsidR="007860BB" w:rsidRPr="007860BB" w:rsidRDefault="007860BB" w:rsidP="007860BB"/>
    <w:sectPr w:rsidR="007860BB" w:rsidRPr="007860BB"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orson, James" w:date="2016-08-05T18:34:00Z" w:initials="TJ">
    <w:p w14:paraId="6ECA51C7" w14:textId="3E0A1694" w:rsidR="0053205D" w:rsidRDefault="0053205D">
      <w:pPr>
        <w:pStyle w:val="CommentText"/>
      </w:pPr>
      <w:r>
        <w:rPr>
          <w:rStyle w:val="CommentReference"/>
        </w:rPr>
        <w:annotationRef/>
      </w:r>
      <w:r>
        <w:t>Please fix this up based on my edits in the main text.</w:t>
      </w:r>
    </w:p>
  </w:comment>
  <w:comment w:id="1" w:author="Thorson, James" w:date="2017-01-06T15:33:00Z" w:initials="TJ">
    <w:p w14:paraId="50D7BD31" w14:textId="7F81E247" w:rsidR="00E1183A" w:rsidRDefault="0053205D">
      <w:pPr>
        <w:pStyle w:val="CommentText"/>
      </w:pPr>
      <w:r>
        <w:rPr>
          <w:rStyle w:val="CommentReference"/>
        </w:rPr>
        <w:annotationRef/>
      </w:r>
      <w:r>
        <w:t>Add third column, “Name”, giving plain-English name for parameter for use elsewhere (in main text and figures when referencing a parameter)</w:t>
      </w:r>
    </w:p>
  </w:comment>
  <w:comment w:id="2" w:author="anon anon" w:date="2017-01-06T15:35:00Z" w:initials="anon">
    <w:p w14:paraId="34D2CA0F" w14:textId="4DF1C786" w:rsidR="00E1183A" w:rsidRDefault="00E1183A">
      <w:pPr>
        <w:pStyle w:val="CommentText"/>
      </w:pPr>
      <w:r>
        <w:rPr>
          <w:rStyle w:val="CommentReference"/>
        </w:rPr>
        <w:annotationRef/>
      </w:r>
      <w:r>
        <w:t>I’m not sure a 3</w:t>
      </w:r>
      <w:r w:rsidRPr="00E1183A">
        <w:rPr>
          <w:vertAlign w:val="superscript"/>
        </w:rPr>
        <w:t>rd</w:t>
      </w:r>
      <w:r>
        <w:t xml:space="preserve"> column is necessary since it would just be the first couple words of the description in most cases but would take up considerable space. I’ll hold off for now but could add in later.</w:t>
      </w:r>
    </w:p>
  </w:comment>
  <w:comment w:id="3" w:author="Daniel Hocking" w:date="2016-08-05T13:38:00Z" w:initials="DJH">
    <w:p w14:paraId="1AED6274" w14:textId="77777777" w:rsidR="0053205D" w:rsidRDefault="0053205D" w:rsidP="007860BB">
      <w:pPr>
        <w:pStyle w:val="CommentText"/>
      </w:pPr>
      <w:r>
        <w:rPr>
          <w:rStyle w:val="CommentReference"/>
        </w:rPr>
        <w:annotationRef/>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t>(</w:t>
      </w:r>
      <w:proofErr w:type="gramStart"/>
      <w:r>
        <w:t>s</w:t>
      </w:r>
      <w:proofErr w:type="gramEnd"/>
      <w:r>
        <w:t xml:space="preserve">)? </w:t>
      </w:r>
      <w:proofErr w:type="gramStart"/>
      <w:r>
        <w:t>because</w:t>
      </w:r>
      <w:proofErr w:type="gramEnd"/>
      <w:r>
        <w:t xml:space="preserve"> varies spatially</w:t>
      </w:r>
    </w:p>
  </w:comment>
  <w:comment w:id="4" w:author="Daniel Hocking" w:date="2016-08-05T13:38:00Z" w:initials="DJH">
    <w:p w14:paraId="1FE6BF94" w14:textId="77777777" w:rsidR="0053205D" w:rsidRDefault="0053205D" w:rsidP="007860BB">
      <w:pPr>
        <w:pStyle w:val="CommentText"/>
      </w:pPr>
      <w:r>
        <w:rPr>
          <w:rStyle w:val="CommentReference"/>
        </w:rPr>
        <w:annotationRef/>
      </w:r>
      <w:proofErr w:type="gramStart"/>
      <w:r>
        <w:t>should</w:t>
      </w:r>
      <w:proofErr w:type="gramEnd"/>
      <w:r>
        <w:t xml:space="preserve"> it be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t>(s) since varies spatially? It would help differentiate it from the other rho that do not vary (scalars)</w:t>
      </w:r>
    </w:p>
  </w:comment>
  <w:comment w:id="5" w:author="Daniel Hocking" w:date="2016-08-05T13:38:00Z" w:initials="DJH">
    <w:p w14:paraId="72505685" w14:textId="77777777" w:rsidR="0053205D" w:rsidRDefault="0053205D" w:rsidP="007860BB">
      <w:pPr>
        <w:pStyle w:val="CommentText"/>
      </w:pPr>
      <w:r>
        <w:rPr>
          <w:rStyle w:val="CommentReference"/>
        </w:rPr>
        <w:annotationRef/>
      </w:r>
      <w:r>
        <w:t>(</w:t>
      </w:r>
      <w:proofErr w:type="gramStart"/>
      <w:r>
        <w:t>s</w:t>
      </w:r>
      <w:proofErr w:type="gramEnd"/>
      <w:r>
        <w:t>)?</w:t>
      </w:r>
    </w:p>
  </w:comment>
  <w:comment w:id="6" w:author="Daniel Hocking" w:date="2016-08-05T13:38:00Z" w:initials="DJH">
    <w:p w14:paraId="0F1430A5" w14:textId="77777777" w:rsidR="0053205D" w:rsidRDefault="0053205D" w:rsidP="007860BB">
      <w:pPr>
        <w:pStyle w:val="CommentText"/>
      </w:pPr>
      <w:r>
        <w:rPr>
          <w:rStyle w:val="CommentReference"/>
        </w:rPr>
        <w:annotationRef/>
      </w:r>
      <w:r>
        <w:t xml:space="preserve">I messed this up and I think it would take me a couple hours to figure it out and even then I might get it wrong, so I’d appreciate your help in describing this.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t xml:space="preserve"> </w:t>
      </w:r>
      <w:proofErr w:type="gramStart"/>
      <w:r>
        <w:t>seems</w:t>
      </w:r>
      <w:proofErr w:type="gramEnd"/>
      <w:r>
        <w:t xml:space="preserve"> like it would actually be an array or maybe a matrix with continuous space. If I understand it correctly,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oMath>
      <w:r>
        <w:t xml:space="preserve"> is multiplied by a temporal covariance matrix (Corr_tt in simulation code, I don’t think it’s saved explicitly in the TMB code) that is n_years x n_years in size. </w:t>
      </w:r>
    </w:p>
  </w:comment>
  <w:comment w:id="7" w:author="Daniel Hocking" w:date="2016-08-05T13:38:00Z" w:initials="DJH">
    <w:p w14:paraId="149AD507" w14:textId="77777777" w:rsidR="0053205D" w:rsidRDefault="0053205D" w:rsidP="007860BB">
      <w:pPr>
        <w:pStyle w:val="CommentText"/>
      </w:pPr>
      <w:r>
        <w:rPr>
          <w:rStyle w:val="CommentReference"/>
        </w:rPr>
        <w:annotationRef/>
      </w:r>
      <w:r>
        <w:t>(</w:t>
      </w:r>
      <w:proofErr w:type="gramStart"/>
      <w:r>
        <w:t>s</w:t>
      </w:r>
      <w:proofErr w:type="gramEnd"/>
      <w:r>
        <w:t>)?</w:t>
      </w:r>
    </w:p>
  </w:comment>
  <w:comment w:id="17" w:author="Thorson, James" w:date="2016-08-05T18:35:00Z" w:initials="TJ">
    <w:p w14:paraId="05B7E7DF" w14:textId="520CD424" w:rsidR="0053205D" w:rsidRDefault="0053205D">
      <w:pPr>
        <w:pStyle w:val="CommentText"/>
      </w:pPr>
      <w:r>
        <w:rPr>
          <w:rStyle w:val="CommentReference"/>
        </w:rPr>
        <w:annotationRef/>
      </w:r>
      <w:r>
        <w:t>Add table 1b, similar to 1a but listing data, and include c, x, etc.</w:t>
      </w:r>
    </w:p>
  </w:comment>
  <w:comment w:id="18" w:author="Thorson, James" w:date="2016-08-05T17:38:00Z" w:initials="TJ">
    <w:p w14:paraId="4241DE33" w14:textId="37EF68AC" w:rsidR="0053205D" w:rsidRDefault="0053205D">
      <w:pPr>
        <w:pStyle w:val="CommentText"/>
      </w:pPr>
      <w:r>
        <w:rPr>
          <w:rStyle w:val="CommentReference"/>
        </w:rPr>
        <w:annotationRef/>
      </w:r>
      <w:r>
        <w:t xml:space="preserve">Did you run a spatial + spatiotemporal, or </w:t>
      </w:r>
      <w:proofErr w:type="spellStart"/>
      <w:r>
        <w:t>spatial+spatiotemporal+temporal</w:t>
      </w:r>
      <w:proofErr w:type="spellEnd"/>
      <w:r>
        <w:t>?  It seems like a 2x2x2 factorial experiment should have 8 possible models.</w:t>
      </w:r>
    </w:p>
  </w:comment>
  <w:comment w:id="19" w:author="Thorson, James" w:date="2016-08-05T17:39:00Z" w:initials="TJ">
    <w:p w14:paraId="768F56DD" w14:textId="4978EAAB" w:rsidR="0053205D" w:rsidRDefault="0053205D">
      <w:pPr>
        <w:pStyle w:val="CommentText"/>
      </w:pPr>
      <w:r>
        <w:rPr>
          <w:rStyle w:val="CommentReference"/>
        </w:rPr>
        <w:annotationRef/>
      </w:r>
      <w:r>
        <w:t>Ditto here.</w:t>
      </w:r>
    </w:p>
  </w:comment>
  <w:comment w:id="20" w:author="Daniel Hocking" w:date="2016-08-05T15:20:00Z" w:initials="DJH">
    <w:p w14:paraId="3CD53CF7" w14:textId="4E0D78B1" w:rsidR="0053205D" w:rsidRDefault="0053205D">
      <w:pPr>
        <w:pStyle w:val="CommentText"/>
      </w:pPr>
      <w:r>
        <w:rPr>
          <w:rStyle w:val="CommentReference"/>
        </w:rPr>
        <w:annotationRef/>
      </w:r>
      <w:r>
        <w:t>I’ll format and put proper notation in next version once that’s set</w:t>
      </w:r>
    </w:p>
  </w:comment>
  <w:comment w:id="21" w:author="Daniel Hocking" w:date="2016-08-05T15:24:00Z" w:initials="DJH">
    <w:p w14:paraId="6D11B292" w14:textId="22C4BA4F" w:rsidR="0053205D" w:rsidRDefault="0053205D">
      <w:pPr>
        <w:pStyle w:val="CommentText"/>
      </w:pPr>
      <w:r>
        <w:rPr>
          <w:rStyle w:val="CommentReference"/>
        </w:rPr>
        <w:annotationRef/>
      </w:r>
      <w:r>
        <w:t>These values make sense given what we know about YOY and adult brook trout.</w:t>
      </w:r>
    </w:p>
  </w:comment>
  <w:comment w:id="22" w:author="Thorson, James" w:date="2016-08-05T17:40:00Z" w:initials="TJ">
    <w:p w14:paraId="51061A42" w14:textId="08813FA2" w:rsidR="0053205D" w:rsidRDefault="0053205D">
      <w:pPr>
        <w:pStyle w:val="CommentText"/>
      </w:pPr>
      <w:r>
        <w:rPr>
          <w:rStyle w:val="CommentReference"/>
        </w:rPr>
        <w:annotationRef/>
      </w:r>
      <w:r>
        <w:t>Drop these columns – we’re not doing any testing right?</w:t>
      </w:r>
    </w:p>
  </w:comment>
  <w:comment w:id="23" w:author="Daniel Hocking" w:date="2016-08-05T15:22:00Z" w:initials="DJH">
    <w:p w14:paraId="51C7CC74" w14:textId="3AC7DD59" w:rsidR="0053205D" w:rsidRDefault="0053205D">
      <w:pPr>
        <w:pStyle w:val="CommentText"/>
      </w:pPr>
      <w:r>
        <w:rPr>
          <w:rStyle w:val="CommentReference"/>
        </w:rPr>
        <w:annotationRef/>
      </w:r>
      <w:proofErr w:type="gramStart"/>
      <w:r>
        <w:t>mean</w:t>
      </w:r>
      <w:proofErr w:type="gramEnd"/>
      <w:r>
        <w:t xml:space="preserve"> across all nodes and years – not sure I’ll include it in the final table</w:t>
      </w:r>
    </w:p>
  </w:comment>
  <w:comment w:id="24" w:author="Thorson, James" w:date="2016-08-05T17:43:00Z" w:initials="TJ">
    <w:p w14:paraId="6C1171AC" w14:textId="4EFD9286" w:rsidR="0053205D" w:rsidRDefault="0053205D">
      <w:pPr>
        <w:pStyle w:val="CommentText"/>
      </w:pPr>
      <w:r>
        <w:rPr>
          <w:rStyle w:val="CommentReference"/>
        </w:rPr>
        <w:annotationRef/>
      </w:r>
      <w:r>
        <w:t xml:space="preserve">Label all panels with the “Plain-English name” for each parameter, and reference Table 1 in caption. </w:t>
      </w:r>
    </w:p>
  </w:comment>
  <w:comment w:id="25" w:author="Daniel Hocking" w:date="2016-08-05T15:26:00Z" w:initials="DJH">
    <w:p w14:paraId="27CA5609" w14:textId="521068E6" w:rsidR="0053205D" w:rsidRDefault="0053205D">
      <w:pPr>
        <w:pStyle w:val="CommentText"/>
      </w:pPr>
      <w:r>
        <w:rPr>
          <w:rStyle w:val="CommentReference"/>
        </w:rPr>
        <w:annotationRef/>
      </w:r>
      <w:r>
        <w:t>Not 100% sure if this is necessary</w:t>
      </w:r>
    </w:p>
  </w:comment>
  <w:comment w:id="26" w:author="Thorson, James" w:date="2016-08-05T17:41:00Z" w:initials="TJ">
    <w:p w14:paraId="6172F035" w14:textId="4FB4B4BD" w:rsidR="0053205D" w:rsidRDefault="0053205D">
      <w:pPr>
        <w:pStyle w:val="CommentText"/>
      </w:pPr>
      <w:r>
        <w:rPr>
          <w:rStyle w:val="CommentReference"/>
        </w:rPr>
        <w:annotationRef/>
      </w:r>
      <w:r>
        <w:t>Define these models via reference to an equation, plus a definition of the restrictions is non-spatial is some restricted form of an equation.</w:t>
      </w:r>
    </w:p>
  </w:comment>
  <w:comment w:id="27" w:author="Daniel Hocking" w:date="2016-08-05T15:37:00Z" w:initials="DJH">
    <w:p w14:paraId="635154CD" w14:textId="3BA17A11" w:rsidR="0053205D" w:rsidRDefault="0053205D" w:rsidP="007860BB">
      <w:pPr>
        <w:pStyle w:val="CommentText"/>
      </w:pPr>
      <w:r>
        <w:rPr>
          <w:rStyle w:val="CommentReference"/>
        </w:rPr>
        <w:annotationRef/>
      </w:r>
      <w:r>
        <w:t>Remake figure using updated notation and check by bars so narrow.</w:t>
      </w:r>
    </w:p>
  </w:comment>
  <w:comment w:id="28" w:author="Thorson, James" w:date="2016-08-05T17:44:00Z" w:initials="TJ">
    <w:p w14:paraId="70EB05B4" w14:textId="5C0DD3C0" w:rsidR="0053205D" w:rsidRDefault="0053205D">
      <w:pPr>
        <w:pStyle w:val="CommentText"/>
      </w:pPr>
      <w:r>
        <w:rPr>
          <w:rStyle w:val="CommentReference"/>
        </w:rPr>
        <w:annotationRef/>
      </w:r>
      <w:r>
        <w:t xml:space="preserve">Shrink columns to eliminate white-space.  </w:t>
      </w:r>
    </w:p>
  </w:comment>
  <w:comment w:id="29" w:author="Daniel Hocking" w:date="2016-08-05T13:38:00Z" w:initials="DJH">
    <w:p w14:paraId="422F26CC" w14:textId="77777777" w:rsidR="0053205D" w:rsidRDefault="0053205D" w:rsidP="007860BB">
      <w:pPr>
        <w:pStyle w:val="CommentText"/>
      </w:pPr>
      <w:r>
        <w:rPr>
          <w:rStyle w:val="CommentReference"/>
        </w:rPr>
        <w:annotationRef/>
      </w:r>
      <w:r>
        <w:t>Fill in values and convert to symbols once decide on the best simulation to show.</w:t>
      </w:r>
    </w:p>
  </w:comment>
  <w:comment w:id="30" w:author="Thorson, James" w:date="2016-08-05T17:46:00Z" w:initials="TJ">
    <w:p w14:paraId="004998F3" w14:textId="77777777" w:rsidR="0053205D" w:rsidRDefault="0053205D">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53205D" w:rsidRDefault="0053205D">
      <w:pPr>
        <w:pStyle w:val="CommentText"/>
      </w:pPr>
    </w:p>
    <w:p w14:paraId="19815C9F" w14:textId="41A8C5B3" w:rsidR="0053205D" w:rsidRDefault="0053205D">
      <w:pPr>
        <w:pStyle w:val="CommentText"/>
      </w:pPr>
      <w:r>
        <w:t xml:space="preserve">OK, now I see that YOY is basically </w:t>
      </w:r>
      <w:proofErr w:type="spellStart"/>
      <w:r>
        <w:t>rhot</w:t>
      </w:r>
      <w:proofErr w:type="spellEnd"/>
      <w:r>
        <w:t>=0.  But still, might be worth showing as a plot.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A51C7" w15:done="0"/>
  <w15:commentEx w15:paraId="10F3D9D0" w15:done="0"/>
  <w15:commentEx w15:paraId="7DB6DFD2" w15:done="0"/>
  <w15:commentEx w15:paraId="7B9804AC" w15:done="0"/>
  <w15:commentEx w15:paraId="1AED6274" w15:done="0"/>
  <w15:commentEx w15:paraId="1FE6BF94" w15:done="0"/>
  <w15:commentEx w15:paraId="72505685" w15:done="0"/>
  <w15:commentEx w15:paraId="0F1430A5" w15:done="0"/>
  <w15:commentEx w15:paraId="149AD507" w15:done="0"/>
  <w15:commentEx w15:paraId="549049CC" w15:done="0"/>
  <w15:commentEx w15:paraId="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121837"/>
    <w:rsid w:val="00243A71"/>
    <w:rsid w:val="002C2429"/>
    <w:rsid w:val="0039056C"/>
    <w:rsid w:val="003C3D09"/>
    <w:rsid w:val="003D7251"/>
    <w:rsid w:val="004677CE"/>
    <w:rsid w:val="004E338C"/>
    <w:rsid w:val="004F4D1D"/>
    <w:rsid w:val="0053205D"/>
    <w:rsid w:val="005740E2"/>
    <w:rsid w:val="00755713"/>
    <w:rsid w:val="007860BB"/>
    <w:rsid w:val="00824D26"/>
    <w:rsid w:val="008465BB"/>
    <w:rsid w:val="00896D62"/>
    <w:rsid w:val="008A0FF9"/>
    <w:rsid w:val="008F4817"/>
    <w:rsid w:val="00A867F0"/>
    <w:rsid w:val="00B109A7"/>
    <w:rsid w:val="00C13C74"/>
    <w:rsid w:val="00C821D5"/>
    <w:rsid w:val="00CA7F86"/>
    <w:rsid w:val="00D21F59"/>
    <w:rsid w:val="00D72D84"/>
    <w:rsid w:val="00D80F43"/>
    <w:rsid w:val="00D81325"/>
    <w:rsid w:val="00D93836"/>
    <w:rsid w:val="00DA61A2"/>
    <w:rsid w:val="00DB02EF"/>
    <w:rsid w:val="00DE5FF5"/>
    <w:rsid w:val="00E1183A"/>
    <w:rsid w:val="00E1654F"/>
    <w:rsid w:val="00E82E46"/>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1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4" Type="http://schemas.microsoft.com/office/2011/relationships/people" Target="people.xml"/><Relationship Id="rId15" Type="http://schemas.microsoft.com/office/2011/relationships/commentsExtended" Target="commentsExtended.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1202</Words>
  <Characters>6854</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anon anon</cp:lastModifiedBy>
  <cp:revision>4</cp:revision>
  <dcterms:created xsi:type="dcterms:W3CDTF">2016-08-10T14:48:00Z</dcterms:created>
  <dcterms:modified xsi:type="dcterms:W3CDTF">2017-01-06T20:39:00Z</dcterms:modified>
</cp:coreProperties>
</file>