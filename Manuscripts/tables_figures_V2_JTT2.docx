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6149E24" w14:textId="77777777" w:rsidR="007860BB" w:rsidRDefault="007860BB" w:rsidP="007860BB">
      <w:pPr>
        <w:tabs>
          <w:tab w:val="left" w:pos="360"/>
          <w:tab w:val="left" w:pos="8640"/>
        </w:tabs>
        <w:rPr>
          <w:rFonts w:ascii="Times New Roman" w:hAnsi="Times New Roman" w:cs="Times New Roman"/>
          <w:b/>
        </w:rPr>
      </w:pPr>
    </w:p>
    <w:p w14:paraId="00038F1E" w14:textId="2E36C1DC" w:rsidR="007860BB" w:rsidRDefault="007860BB" w:rsidP="007860BB">
      <w:commentRangeStart w:id="0"/>
      <w:r>
        <w:t>Table 1</w:t>
      </w:r>
      <w:r w:rsidR="00D21F59">
        <w:t>a</w:t>
      </w:r>
      <w:r>
        <w:t xml:space="preserve">. </w:t>
      </w:r>
      <w:commentRangeEnd w:id="0"/>
      <w:r w:rsidR="00D21F59">
        <w:rPr>
          <w:rStyle w:val="CommentReference"/>
        </w:rPr>
        <w:commentReference w:id="0"/>
      </w:r>
      <w:r>
        <w:t>Description of parameters used in the model. See Materials and Methods for relevant equations and detailed descriptions.</w:t>
      </w:r>
    </w:p>
    <w:p w14:paraId="239622AE" w14:textId="77777777" w:rsidR="007860BB" w:rsidRDefault="007860BB" w:rsidP="007860BB"/>
    <w:tbl>
      <w:tblPr>
        <w:tblStyle w:val="TableGrid"/>
        <w:tblW w:w="10098"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88"/>
        <w:gridCol w:w="180"/>
        <w:gridCol w:w="1890"/>
        <w:gridCol w:w="6840"/>
      </w:tblGrid>
      <w:tr w:rsidR="00127745" w:rsidRPr="002918C5" w14:paraId="2EC60747" w14:textId="77777777" w:rsidTr="00141CB0">
        <w:tc>
          <w:tcPr>
            <w:tcW w:w="1368" w:type="dxa"/>
            <w:gridSpan w:val="2"/>
            <w:tcBorders>
              <w:top w:val="single" w:sz="4" w:space="0" w:color="auto"/>
              <w:bottom w:val="single" w:sz="4" w:space="0" w:color="auto"/>
            </w:tcBorders>
          </w:tcPr>
          <w:p w14:paraId="4E2D78EE" w14:textId="77777777" w:rsidR="00127745" w:rsidRPr="002918C5" w:rsidRDefault="00127745" w:rsidP="007860BB">
            <w:pPr>
              <w:rPr>
                <w:b/>
                <w:sz w:val="22"/>
                <w:szCs w:val="22"/>
              </w:rPr>
            </w:pPr>
            <w:r w:rsidRPr="002918C5">
              <w:rPr>
                <w:b/>
                <w:sz w:val="22"/>
                <w:szCs w:val="22"/>
              </w:rPr>
              <w:t>Parameter</w:t>
            </w:r>
          </w:p>
        </w:tc>
        <w:tc>
          <w:tcPr>
            <w:tcW w:w="1890" w:type="dxa"/>
            <w:tcBorders>
              <w:top w:val="single" w:sz="4" w:space="0" w:color="auto"/>
              <w:bottom w:val="single" w:sz="4" w:space="0" w:color="auto"/>
            </w:tcBorders>
          </w:tcPr>
          <w:p w14:paraId="4DD8CAD0" w14:textId="42EF4121" w:rsidR="00127745" w:rsidRPr="002918C5" w:rsidRDefault="00127745" w:rsidP="007860BB">
            <w:pPr>
              <w:rPr>
                <w:b/>
                <w:sz w:val="22"/>
                <w:szCs w:val="22"/>
              </w:rPr>
            </w:pPr>
            <w:r>
              <w:rPr>
                <w:b/>
                <w:sz w:val="22"/>
                <w:szCs w:val="22"/>
              </w:rPr>
              <w:t>Name</w:t>
            </w:r>
          </w:p>
        </w:tc>
        <w:tc>
          <w:tcPr>
            <w:tcW w:w="6840" w:type="dxa"/>
            <w:tcBorders>
              <w:top w:val="single" w:sz="4" w:space="0" w:color="auto"/>
              <w:bottom w:val="single" w:sz="4" w:space="0" w:color="auto"/>
            </w:tcBorders>
          </w:tcPr>
          <w:p w14:paraId="6108EF02" w14:textId="6FE20B4F" w:rsidR="00127745" w:rsidRPr="002918C5" w:rsidRDefault="00127745" w:rsidP="007860BB">
            <w:pPr>
              <w:rPr>
                <w:b/>
                <w:sz w:val="22"/>
                <w:szCs w:val="22"/>
              </w:rPr>
            </w:pPr>
            <w:r w:rsidRPr="002918C5">
              <w:rPr>
                <w:b/>
                <w:sz w:val="22"/>
                <w:szCs w:val="22"/>
              </w:rPr>
              <w:t>Description</w:t>
            </w:r>
          </w:p>
        </w:tc>
      </w:tr>
      <w:tr w:rsidR="00127745" w:rsidRPr="002918C5" w14:paraId="4514B88A" w14:textId="77777777" w:rsidTr="00141CB0">
        <w:trPr>
          <w:trHeight w:val="278"/>
        </w:trPr>
        <w:tc>
          <w:tcPr>
            <w:tcW w:w="1188" w:type="dxa"/>
            <w:tcBorders>
              <w:top w:val="single" w:sz="4" w:space="0" w:color="auto"/>
            </w:tcBorders>
          </w:tcPr>
          <w:p w14:paraId="7E1209AD" w14:textId="77777777" w:rsidR="00127745" w:rsidRPr="00127745" w:rsidRDefault="00127745" w:rsidP="007860BB">
            <w:pPr>
              <w:rPr>
                <w:rFonts w:ascii="Cambria" w:eastAsia="MS Mincho" w:hAnsi="Cambria" w:cs="Times New Roman"/>
                <w:i/>
                <w:sz w:val="22"/>
                <w:szCs w:val="22"/>
              </w:rPr>
            </w:pPr>
            <w:r w:rsidRPr="00127745">
              <w:rPr>
                <w:rFonts w:ascii="Cambria" w:eastAsia="MS Mincho" w:hAnsi="Cambria" w:cs="Times New Roman"/>
                <w:i/>
                <w:sz w:val="22"/>
                <w:szCs w:val="22"/>
              </w:rPr>
              <w:t>Overall</w:t>
            </w:r>
          </w:p>
        </w:tc>
        <w:tc>
          <w:tcPr>
            <w:tcW w:w="2070" w:type="dxa"/>
            <w:gridSpan w:val="2"/>
            <w:tcBorders>
              <w:top w:val="single" w:sz="4" w:space="0" w:color="auto"/>
            </w:tcBorders>
          </w:tcPr>
          <w:p w14:paraId="64A6B24C" w14:textId="77777777" w:rsidR="00127745" w:rsidRPr="002918C5" w:rsidRDefault="00127745" w:rsidP="007860BB">
            <w:pPr>
              <w:rPr>
                <w:sz w:val="22"/>
                <w:szCs w:val="22"/>
              </w:rPr>
            </w:pPr>
          </w:p>
        </w:tc>
        <w:tc>
          <w:tcPr>
            <w:tcW w:w="6840" w:type="dxa"/>
            <w:tcBorders>
              <w:top w:val="single" w:sz="4" w:space="0" w:color="auto"/>
            </w:tcBorders>
          </w:tcPr>
          <w:p w14:paraId="150A3EB7" w14:textId="10E963CF" w:rsidR="00127745" w:rsidRPr="002918C5" w:rsidRDefault="00127745" w:rsidP="007860BB">
            <w:pPr>
              <w:rPr>
                <w:sz w:val="22"/>
                <w:szCs w:val="22"/>
              </w:rPr>
            </w:pPr>
          </w:p>
        </w:tc>
      </w:tr>
      <w:tr w:rsidR="004C06BA" w:rsidRPr="002918C5" w14:paraId="521B920F" w14:textId="77777777" w:rsidTr="00141CB0">
        <w:trPr>
          <w:trHeight w:val="288"/>
        </w:trPr>
        <w:tc>
          <w:tcPr>
            <w:tcW w:w="1188" w:type="dxa"/>
          </w:tcPr>
          <w:p w14:paraId="6D0F2525" w14:textId="777D5034" w:rsidR="004C06BA" w:rsidRDefault="004C06BA" w:rsidP="007860BB">
            <w:pPr>
              <w:jc w:val="right"/>
              <w:rPr>
                <w:rFonts w:ascii="Cambria" w:eastAsia="ＭＳ 明朝" w:hAnsi="Cambria" w:cs="Times New Roman"/>
                <w:sz w:val="22"/>
                <w:szCs w:val="22"/>
              </w:rPr>
            </w:pPr>
            <m:oMathPara>
              <m:oMath>
                <m:sSub>
                  <m:sSubPr>
                    <m:ctrlPr>
                      <w:ins w:id="1" w:author="Thorson, James" w:date="2016-08-10T07:51:00Z">
                        <w:rPr>
                          <w:rFonts w:ascii="Cambria Math" w:hAnsi="Cambria Math" w:cs="Times New Roman"/>
                          <w:i/>
                        </w:rPr>
                      </w:ins>
                    </m:ctrlPr>
                  </m:sSubPr>
                  <m:e>
                    <w:ins w:id="2" w:author="Thorson, James" w:date="2016-08-10T07:51:00Z">
                      <m:r>
                        <w:rPr>
                          <w:rFonts w:ascii="Cambria Math" w:hAnsi="Cambria Math" w:cs="Times New Roman"/>
                        </w:rPr>
                        <m:t>c</m:t>
                      </m:r>
                    </w:ins>
                  </m:e>
                  <m:sub>
                    <w:ins w:id="3" w:author="Thorson, James" w:date="2016-08-10T07:51:00Z">
                      <m:r>
                        <w:rPr>
                          <w:rFonts w:ascii="Cambria Math" w:hAnsi="Cambria Math" w:cs="Times New Roman"/>
                        </w:rPr>
                        <m:t>d,t</m:t>
                      </m:r>
                    </w:ins>
                  </m:sub>
                </m:sSub>
                <m:d>
                  <m:dPr>
                    <m:ctrlPr>
                      <w:ins w:id="4" w:author="Thorson, James" w:date="2016-08-10T07:51:00Z">
                        <w:rPr>
                          <w:rFonts w:ascii="Cambria Math" w:hAnsi="Cambria Math" w:cs="Times New Roman"/>
                          <w:i/>
                        </w:rPr>
                      </w:ins>
                    </m:ctrlPr>
                  </m:dPr>
                  <m:e>
                    <w:ins w:id="5" w:author="Thorson, James" w:date="2016-08-10T07:51:00Z">
                      <m:r>
                        <w:rPr>
                          <w:rFonts w:ascii="Cambria Math" w:hAnsi="Cambria Math" w:cs="Times New Roman"/>
                        </w:rPr>
                        <m:t>s</m:t>
                      </m:r>
                    </w:ins>
                  </m:e>
                </m:d>
              </m:oMath>
            </m:oMathPara>
          </w:p>
        </w:tc>
        <w:tc>
          <w:tcPr>
            <w:tcW w:w="2070" w:type="dxa"/>
            <w:gridSpan w:val="2"/>
          </w:tcPr>
          <w:p w14:paraId="7910FD8A" w14:textId="1A7352EA" w:rsidR="004C06BA" w:rsidRDefault="004C06BA" w:rsidP="007860BB">
            <w:pPr>
              <w:rPr>
                <w:sz w:val="22"/>
                <w:szCs w:val="22"/>
              </w:rPr>
            </w:pPr>
            <w:r>
              <w:rPr>
                <w:sz w:val="22"/>
                <w:szCs w:val="22"/>
              </w:rPr>
              <w:t>Counts</w:t>
            </w:r>
          </w:p>
        </w:tc>
        <w:tc>
          <w:tcPr>
            <w:tcW w:w="6840" w:type="dxa"/>
          </w:tcPr>
          <w:p w14:paraId="1BDB9624" w14:textId="31E3A6EB" w:rsidR="004C06BA" w:rsidRPr="004C06BA" w:rsidRDefault="004C06BA" w:rsidP="001A5826">
            <w:pPr>
              <w:rPr>
                <w:sz w:val="22"/>
                <w:szCs w:val="22"/>
              </w:rPr>
            </w:pPr>
            <w:r>
              <w:rPr>
                <w:sz w:val="22"/>
                <w:szCs w:val="22"/>
              </w:rPr>
              <w:t xml:space="preserve">Observed counts for depletion pass </w:t>
            </w:r>
            <w:r>
              <w:rPr>
                <w:i/>
                <w:sz w:val="22"/>
                <w:szCs w:val="22"/>
              </w:rPr>
              <w:t xml:space="preserve">d </w:t>
            </w:r>
            <w:r>
              <w:rPr>
                <w:sz w:val="22"/>
                <w:szCs w:val="22"/>
              </w:rPr>
              <w:t xml:space="preserve">in each year </w:t>
            </w:r>
            <w:r>
              <w:rPr>
                <w:i/>
                <w:sz w:val="22"/>
                <w:szCs w:val="22"/>
              </w:rPr>
              <w:t>t</w:t>
            </w:r>
            <w:r>
              <w:rPr>
                <w:sz w:val="22"/>
                <w:szCs w:val="22"/>
              </w:rPr>
              <w:t xml:space="preserve"> at each site s</w:t>
            </w:r>
          </w:p>
        </w:tc>
      </w:tr>
      <w:tr w:rsidR="00127745" w:rsidRPr="002918C5" w14:paraId="481893AC" w14:textId="77777777" w:rsidTr="00141CB0">
        <w:trPr>
          <w:trHeight w:val="288"/>
        </w:trPr>
        <w:tc>
          <w:tcPr>
            <w:tcW w:w="1188" w:type="dxa"/>
          </w:tcPr>
          <w:p w14:paraId="46F8599A" w14:textId="77777777" w:rsidR="00127745" w:rsidRPr="002918C5" w:rsidRDefault="00127745"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oMath>
            </m:oMathPara>
          </w:p>
        </w:tc>
        <w:tc>
          <w:tcPr>
            <w:tcW w:w="2070" w:type="dxa"/>
            <w:gridSpan w:val="2"/>
          </w:tcPr>
          <w:p w14:paraId="731AAEE0" w14:textId="33FE9138" w:rsidR="00127745" w:rsidRPr="002918C5" w:rsidRDefault="004C06BA" w:rsidP="007860BB">
            <w:pPr>
              <w:rPr>
                <w:sz w:val="22"/>
                <w:szCs w:val="22"/>
              </w:rPr>
            </w:pPr>
            <w:r>
              <w:rPr>
                <w:sz w:val="22"/>
                <w:szCs w:val="22"/>
              </w:rPr>
              <w:t>Density</w:t>
            </w:r>
          </w:p>
        </w:tc>
        <w:tc>
          <w:tcPr>
            <w:tcW w:w="6840" w:type="dxa"/>
          </w:tcPr>
          <w:p w14:paraId="4092501F" w14:textId="4AA0F334" w:rsidR="00127745" w:rsidRPr="002918C5" w:rsidRDefault="00127745" w:rsidP="001A5826">
            <w:pPr>
              <w:rPr>
                <w:sz w:val="22"/>
                <w:szCs w:val="22"/>
              </w:rPr>
            </w:pPr>
            <w:r w:rsidRPr="002918C5">
              <w:rPr>
                <w:sz w:val="22"/>
                <w:szCs w:val="22"/>
              </w:rPr>
              <w:t xml:space="preserve">Mean </w:t>
            </w:r>
            <w:r w:rsidR="001A5826">
              <w:rPr>
                <w:sz w:val="22"/>
                <w:szCs w:val="22"/>
              </w:rPr>
              <w:t>density</w:t>
            </w:r>
            <w:r w:rsidRPr="002918C5">
              <w:rPr>
                <w:sz w:val="22"/>
                <w:szCs w:val="22"/>
              </w:rPr>
              <w:t xml:space="preserve"> at time </w:t>
            </w:r>
            <w:r w:rsidRPr="002918C5">
              <w:rPr>
                <w:i/>
                <w:sz w:val="22"/>
                <w:szCs w:val="22"/>
              </w:rPr>
              <w:t>t</w:t>
            </w:r>
            <w:r w:rsidRPr="002918C5">
              <w:rPr>
                <w:sz w:val="22"/>
                <w:szCs w:val="22"/>
              </w:rPr>
              <w:t xml:space="preserve"> and site </w:t>
            </w:r>
            <w:r w:rsidRPr="002918C5">
              <w:rPr>
                <w:i/>
                <w:sz w:val="22"/>
                <w:szCs w:val="22"/>
              </w:rPr>
              <w:t>s</w:t>
            </w:r>
          </w:p>
        </w:tc>
      </w:tr>
      <w:tr w:rsidR="00127745" w:rsidRPr="002918C5" w14:paraId="3C3ADDD5" w14:textId="77777777" w:rsidTr="00141CB0">
        <w:tc>
          <w:tcPr>
            <w:tcW w:w="1188" w:type="dxa"/>
          </w:tcPr>
          <w:p w14:paraId="7F1AD395" w14:textId="77777777" w:rsidR="00127745" w:rsidRPr="002918C5" w:rsidRDefault="00127745"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oMath>
            </m:oMathPara>
          </w:p>
        </w:tc>
        <w:tc>
          <w:tcPr>
            <w:tcW w:w="2070" w:type="dxa"/>
            <w:gridSpan w:val="2"/>
          </w:tcPr>
          <w:p w14:paraId="40927A85" w14:textId="4815E2F1" w:rsidR="00127745" w:rsidRPr="002918C5" w:rsidRDefault="004C06BA" w:rsidP="007860BB">
            <w:pPr>
              <w:rPr>
                <w:sz w:val="22"/>
                <w:szCs w:val="22"/>
              </w:rPr>
            </w:pPr>
            <w:r>
              <w:rPr>
                <w:sz w:val="22"/>
                <w:szCs w:val="22"/>
              </w:rPr>
              <w:t>Offset</w:t>
            </w:r>
          </w:p>
        </w:tc>
        <w:tc>
          <w:tcPr>
            <w:tcW w:w="6840" w:type="dxa"/>
          </w:tcPr>
          <w:p w14:paraId="4333FB42" w14:textId="5DC3EE1B" w:rsidR="00127745" w:rsidRPr="002918C5" w:rsidRDefault="00127745" w:rsidP="007860BB">
            <w:pPr>
              <w:rPr>
                <w:sz w:val="22"/>
                <w:szCs w:val="22"/>
              </w:rPr>
            </w:pPr>
            <w:r w:rsidRPr="002918C5">
              <w:rPr>
                <w:sz w:val="22"/>
                <w:szCs w:val="22"/>
              </w:rPr>
              <w:t>Offset: relative length of stream sampled to standardize abundance to fish per 100 m</w:t>
            </w:r>
          </w:p>
        </w:tc>
      </w:tr>
      <w:tr w:rsidR="00127745" w:rsidRPr="002918C5" w14:paraId="74FB7B20" w14:textId="77777777" w:rsidTr="00141CB0">
        <w:tc>
          <w:tcPr>
            <w:tcW w:w="1188" w:type="dxa"/>
          </w:tcPr>
          <w:p w14:paraId="395CF977" w14:textId="77777777" w:rsidR="00127745" w:rsidRPr="002918C5" w:rsidRDefault="00127745" w:rsidP="007860BB">
            <w:pPr>
              <w:jc w:val="right"/>
              <w:rPr>
                <w:sz w:val="22"/>
                <w:szCs w:val="22"/>
              </w:rPr>
            </w:pPr>
            <m:oMathPara>
              <m:oMath>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oMath>
            </m:oMathPara>
          </w:p>
        </w:tc>
        <w:tc>
          <w:tcPr>
            <w:tcW w:w="2070" w:type="dxa"/>
            <w:gridSpan w:val="2"/>
          </w:tcPr>
          <w:p w14:paraId="2E947B2A" w14:textId="7F4A1536" w:rsidR="00127745" w:rsidRPr="002918C5" w:rsidRDefault="004C06BA" w:rsidP="007860BB">
            <w:pPr>
              <w:rPr>
                <w:sz w:val="22"/>
                <w:szCs w:val="22"/>
              </w:rPr>
            </w:pPr>
            <w:r>
              <w:rPr>
                <w:sz w:val="22"/>
                <w:szCs w:val="22"/>
              </w:rPr>
              <w:t>Fixed effects</w:t>
            </w:r>
          </w:p>
        </w:tc>
        <w:tc>
          <w:tcPr>
            <w:tcW w:w="6840" w:type="dxa"/>
          </w:tcPr>
          <w:p w14:paraId="3EDB0FD7" w14:textId="1E7B67CE" w:rsidR="00127745" w:rsidRPr="002918C5" w:rsidRDefault="00127745" w:rsidP="007860BB">
            <w:pPr>
              <w:rPr>
                <w:sz w:val="22"/>
                <w:szCs w:val="22"/>
              </w:rPr>
            </w:pPr>
            <w:r w:rsidRPr="002918C5">
              <w:rPr>
                <w:sz w:val="22"/>
                <w:szCs w:val="22"/>
              </w:rPr>
              <w:t xml:space="preserve">Vector </w:t>
            </w:r>
            <w:r w:rsidR="004C06BA">
              <w:rPr>
                <w:sz w:val="22"/>
                <w:szCs w:val="22"/>
              </w:rPr>
              <w:t>of fixed-effect coefficients effects on log-abundance</w:t>
            </w:r>
            <w:r w:rsidRPr="002918C5">
              <w:rPr>
                <w:sz w:val="22"/>
                <w:szCs w:val="22"/>
              </w:rPr>
              <w:t xml:space="preserve"> </w:t>
            </w:r>
          </w:p>
        </w:tc>
      </w:tr>
      <w:tr w:rsidR="00127745" w:rsidRPr="002918C5" w14:paraId="6C707737" w14:textId="77777777" w:rsidTr="00141CB0">
        <w:tc>
          <w:tcPr>
            <w:tcW w:w="3258" w:type="dxa"/>
            <w:gridSpan w:val="3"/>
          </w:tcPr>
          <w:p w14:paraId="3D4B873F" w14:textId="7D0DD979" w:rsidR="00127745" w:rsidRPr="00127745" w:rsidRDefault="00127745" w:rsidP="007860BB">
            <w:pPr>
              <w:rPr>
                <w:i/>
                <w:sz w:val="22"/>
                <w:szCs w:val="22"/>
              </w:rPr>
            </w:pPr>
            <w:r w:rsidRPr="00127745">
              <w:rPr>
                <w:i/>
                <w:sz w:val="22"/>
                <w:szCs w:val="22"/>
              </w:rPr>
              <w:t>Detection</w:t>
            </w:r>
          </w:p>
        </w:tc>
        <w:tc>
          <w:tcPr>
            <w:tcW w:w="6840" w:type="dxa"/>
          </w:tcPr>
          <w:p w14:paraId="13923E65" w14:textId="1145C963" w:rsidR="00127745" w:rsidRPr="002918C5" w:rsidRDefault="00127745" w:rsidP="007860BB">
            <w:pPr>
              <w:rPr>
                <w:sz w:val="22"/>
                <w:szCs w:val="22"/>
              </w:rPr>
            </w:pPr>
          </w:p>
        </w:tc>
      </w:tr>
      <w:tr w:rsidR="00127745" w:rsidRPr="002918C5" w14:paraId="5E719982" w14:textId="77777777" w:rsidTr="00141CB0">
        <w:tc>
          <w:tcPr>
            <w:tcW w:w="1188" w:type="dxa"/>
          </w:tcPr>
          <w:p w14:paraId="319A609C" w14:textId="6843A8B1" w:rsidR="00127745" w:rsidRPr="002918C5" w:rsidRDefault="00AB6DDF" w:rsidP="007860BB">
            <w:pPr>
              <w:jc w:val="right"/>
              <w:rPr>
                <w:sz w:val="22"/>
                <w:szCs w:val="22"/>
              </w:rPr>
            </w:pPr>
            <m:oMathPara>
              <m:oMath>
                <m:sSub>
                  <m:sSubPr>
                    <m:ctrlPr>
                      <w:ins w:id="6" w:author="Thorson, James" w:date="2016-08-10T07:41:00Z">
                        <w:rPr>
                          <w:rFonts w:ascii="Cambria Math" w:hAnsi="Cambria Math" w:cs="Times New Roman"/>
                          <w:i/>
                        </w:rPr>
                      </w:ins>
                    </m:ctrlPr>
                  </m:sSubPr>
                  <m:e>
                    <w:ins w:id="7" w:author="Thorson, James" w:date="2016-08-10T07:41:00Z">
                      <m:r>
                        <w:rPr>
                          <w:rFonts w:ascii="Cambria Math" w:hAnsi="Cambria Math" w:cs="Times New Roman"/>
                        </w:rPr>
                        <m:t>p</m:t>
                      </m:r>
                    </w:ins>
                  </m:e>
                  <m:sub>
                    <w:ins w:id="8" w:author="Thorson, James" w:date="2016-08-10T07:41:00Z">
                      <m:r>
                        <w:rPr>
                          <w:rFonts w:ascii="Cambria Math" w:hAnsi="Cambria Math" w:cs="Times New Roman"/>
                        </w:rPr>
                        <m:t>t</m:t>
                      </m:r>
                    </w:ins>
                  </m:sub>
                </m:sSub>
                <w:ins w:id="9" w:author="Thorson, James" w:date="2016-08-10T07:41:00Z">
                  <m:r>
                    <w:rPr>
                      <w:rFonts w:ascii="Cambria Math" w:hAnsi="Cambria Math" w:cs="Times New Roman"/>
                    </w:rPr>
                    <m:t>(s)</m:t>
                  </m:r>
                </w:ins>
              </m:oMath>
            </m:oMathPara>
          </w:p>
        </w:tc>
        <w:tc>
          <w:tcPr>
            <w:tcW w:w="2070" w:type="dxa"/>
            <w:gridSpan w:val="2"/>
          </w:tcPr>
          <w:p w14:paraId="5F381B17" w14:textId="581CAE7A" w:rsidR="00127745" w:rsidRPr="002918C5" w:rsidRDefault="004C06BA" w:rsidP="00D81325">
            <w:pPr>
              <w:rPr>
                <w:sz w:val="22"/>
                <w:szCs w:val="22"/>
              </w:rPr>
            </w:pPr>
            <w:r>
              <w:rPr>
                <w:sz w:val="22"/>
                <w:szCs w:val="22"/>
              </w:rPr>
              <w:t>Capture probability</w:t>
            </w:r>
          </w:p>
        </w:tc>
        <w:tc>
          <w:tcPr>
            <w:tcW w:w="6840" w:type="dxa"/>
          </w:tcPr>
          <w:p w14:paraId="0A78FC3E" w14:textId="5AE22DEB" w:rsidR="00127745" w:rsidRPr="002918C5" w:rsidRDefault="00127745" w:rsidP="00AB6DDF">
            <w:pPr>
              <w:rPr>
                <w:sz w:val="22"/>
                <w:szCs w:val="22"/>
              </w:rPr>
            </w:pPr>
            <w:r w:rsidRPr="002918C5">
              <w:rPr>
                <w:sz w:val="22"/>
                <w:szCs w:val="22"/>
              </w:rPr>
              <w:t>Capture probability per fish for</w:t>
            </w:r>
            <w:r w:rsidR="00AB6DDF">
              <w:rPr>
                <w:sz w:val="22"/>
                <w:szCs w:val="22"/>
              </w:rPr>
              <w:t xml:space="preserve"> each</w:t>
            </w:r>
            <w:r w:rsidRPr="002918C5">
              <w:rPr>
                <w:sz w:val="22"/>
                <w:szCs w:val="22"/>
              </w:rPr>
              <w:t xml:space="preserve"> pass  in year </w:t>
            </w:r>
            <m:oMath>
              <m:r>
                <w:rPr>
                  <w:rFonts w:ascii="Cambria Math" w:hAnsi="Cambria Math"/>
                  <w:sz w:val="22"/>
                  <w:szCs w:val="22"/>
                </w:rPr>
                <m:t>t</m:t>
              </m:r>
            </m:oMath>
            <w:r w:rsidR="00AB6DDF">
              <w:rPr>
                <w:sz w:val="22"/>
                <w:szCs w:val="22"/>
              </w:rPr>
              <w:t xml:space="preserve"> at site s</w:t>
            </w:r>
          </w:p>
        </w:tc>
      </w:tr>
      <w:tr w:rsidR="00127745" w:rsidRPr="002918C5" w14:paraId="4AE9C793" w14:textId="77777777" w:rsidTr="00141CB0">
        <w:tc>
          <w:tcPr>
            <w:tcW w:w="1188" w:type="dxa"/>
          </w:tcPr>
          <w:p w14:paraId="471AF8E7" w14:textId="7D7AB9B8" w:rsidR="00127745" w:rsidRPr="002918C5" w:rsidRDefault="00127745" w:rsidP="00D81325">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μ</m:t>
                    </m:r>
                  </m:e>
                  <m:sub>
                    <m:r>
                      <w:rPr>
                        <w:rFonts w:ascii="Cambria Math" w:hAnsi="Cambria Math" w:cs="Times New Roman"/>
                        <w:sz w:val="22"/>
                        <w:szCs w:val="22"/>
                      </w:rPr>
                      <m:t>p</m:t>
                    </m:r>
                  </m:sub>
                </m:sSub>
              </m:oMath>
            </m:oMathPara>
          </w:p>
        </w:tc>
        <w:tc>
          <w:tcPr>
            <w:tcW w:w="2070" w:type="dxa"/>
            <w:gridSpan w:val="2"/>
          </w:tcPr>
          <w:p w14:paraId="33A24C87" w14:textId="02EBAE87" w:rsidR="00127745" w:rsidRPr="002918C5" w:rsidRDefault="00AB6DDF" w:rsidP="007860BB">
            <w:pPr>
              <w:rPr>
                <w:sz w:val="22"/>
                <w:szCs w:val="22"/>
              </w:rPr>
            </w:pPr>
            <w:r>
              <w:rPr>
                <w:sz w:val="22"/>
                <w:szCs w:val="22"/>
              </w:rPr>
              <w:t>Mean capture probability</w:t>
            </w:r>
          </w:p>
        </w:tc>
        <w:tc>
          <w:tcPr>
            <w:tcW w:w="6840" w:type="dxa"/>
          </w:tcPr>
          <w:p w14:paraId="70CB863D" w14:textId="06743858" w:rsidR="00127745" w:rsidRPr="002918C5" w:rsidRDefault="00127745" w:rsidP="007860BB">
            <w:pPr>
              <w:rPr>
                <w:i/>
                <w:sz w:val="22"/>
                <w:szCs w:val="22"/>
              </w:rPr>
            </w:pPr>
            <w:r w:rsidRPr="002918C5">
              <w:rPr>
                <w:sz w:val="22"/>
                <w:szCs w:val="22"/>
              </w:rPr>
              <w:t xml:space="preserve">Mean probability of capturing and individual given that it is present at site </w:t>
            </w:r>
            <w:r w:rsidRPr="002918C5">
              <w:rPr>
                <w:i/>
                <w:sz w:val="22"/>
                <w:szCs w:val="22"/>
              </w:rPr>
              <w:t>s</w:t>
            </w:r>
            <w:r w:rsidRPr="002918C5">
              <w:rPr>
                <w:sz w:val="22"/>
                <w:szCs w:val="22"/>
              </w:rPr>
              <w:t xml:space="preserve"> and time </w:t>
            </w:r>
            <w:r w:rsidRPr="002918C5">
              <w:rPr>
                <w:i/>
                <w:sz w:val="22"/>
                <w:szCs w:val="22"/>
              </w:rPr>
              <w:t>t</w:t>
            </w:r>
          </w:p>
        </w:tc>
      </w:tr>
      <w:tr w:rsidR="00127745" w:rsidRPr="002918C5" w14:paraId="4B174C1C" w14:textId="77777777" w:rsidTr="00141CB0">
        <w:tc>
          <w:tcPr>
            <w:tcW w:w="1188" w:type="dxa"/>
          </w:tcPr>
          <w:p w14:paraId="059A1E29" w14:textId="375C6B25" w:rsidR="00127745" w:rsidRPr="002918C5" w:rsidRDefault="00127745" w:rsidP="00D81325">
            <w:pPr>
              <w:jc w:val="right"/>
              <w:rPr>
                <w:rFonts w:ascii="Cambria" w:eastAsia="MS Mincho" w:hAnsi="Cambria" w:cs="Times New Roman"/>
                <w:sz w:val="22"/>
                <w:szCs w:val="22"/>
              </w:rPr>
            </w:pPr>
            <m:oMathPara>
              <m:oMath>
                <m:sSub>
                  <m:sSubPr>
                    <m:ctrlPr>
                      <w:rPr>
                        <w:rFonts w:ascii="Cambria Math" w:eastAsia="MS Mincho" w:hAnsi="Cambria Math" w:cs="Times New Roman"/>
                        <w:i/>
                        <w:sz w:val="22"/>
                        <w:szCs w:val="22"/>
                      </w:rPr>
                    </m:ctrlPr>
                  </m:sSubPr>
                  <m:e>
                    <m:r>
                      <w:rPr>
                        <w:rFonts w:ascii="Cambria Math" w:eastAsia="MS Mincho" w:hAnsi="Cambria Math" w:cs="Times New Roman"/>
                        <w:sz w:val="22"/>
                        <w:szCs w:val="22"/>
                      </w:rPr>
                      <m:t>η</m:t>
                    </m:r>
                  </m:e>
                  <m:sub>
                    <m:r>
                      <w:rPr>
                        <w:rFonts w:ascii="Cambria Math" w:eastAsia="MS Mincho" w:hAnsi="Cambria Math" w:cs="Times New Roman"/>
                        <w:sz w:val="22"/>
                        <w:szCs w:val="22"/>
                      </w:rPr>
                      <m:t>t</m:t>
                    </m:r>
                  </m:sub>
                </m:sSub>
                <m:r>
                  <w:rPr>
                    <w:rFonts w:ascii="Cambria Math" w:eastAsia="MS Mincho" w:hAnsi="Cambria Math" w:cs="Times New Roman"/>
                    <w:sz w:val="22"/>
                    <w:szCs w:val="22"/>
                  </w:rPr>
                  <m:t>(s)</m:t>
                </m:r>
              </m:oMath>
            </m:oMathPara>
          </w:p>
        </w:tc>
        <w:tc>
          <w:tcPr>
            <w:tcW w:w="2070" w:type="dxa"/>
            <w:gridSpan w:val="2"/>
          </w:tcPr>
          <w:p w14:paraId="70DCB273" w14:textId="5B09BADD" w:rsidR="00127745" w:rsidRDefault="000D5BAF" w:rsidP="007860BB">
            <w:pPr>
              <w:rPr>
                <w:sz w:val="22"/>
                <w:szCs w:val="22"/>
              </w:rPr>
            </w:pPr>
            <w:r>
              <w:rPr>
                <w:sz w:val="22"/>
                <w:szCs w:val="22"/>
              </w:rPr>
              <w:t>Capture variation</w:t>
            </w:r>
          </w:p>
        </w:tc>
        <w:tc>
          <w:tcPr>
            <w:tcW w:w="6840" w:type="dxa"/>
          </w:tcPr>
          <w:p w14:paraId="0483B083" w14:textId="622AB7D8" w:rsidR="00127745" w:rsidRPr="002918C5" w:rsidRDefault="00127745" w:rsidP="000D5BAF">
            <w:pPr>
              <w:rPr>
                <w:sz w:val="22"/>
                <w:szCs w:val="22"/>
              </w:rPr>
            </w:pPr>
            <w:r>
              <w:rPr>
                <w:sz w:val="22"/>
                <w:szCs w:val="22"/>
              </w:rPr>
              <w:t xml:space="preserve">Variation in </w:t>
            </w:r>
            <w:r w:rsidR="000D5BAF">
              <w:rPr>
                <w:sz w:val="22"/>
                <w:szCs w:val="22"/>
              </w:rPr>
              <w:t>capture</w:t>
            </w:r>
            <w:r>
              <w:rPr>
                <w:sz w:val="22"/>
                <w:szCs w:val="22"/>
              </w:rPr>
              <w:t xml:space="preserve"> probability among sites and years</w:t>
            </w:r>
          </w:p>
        </w:tc>
      </w:tr>
      <w:tr w:rsidR="00127745" w:rsidRPr="002918C5" w14:paraId="6A9F4FFD" w14:textId="77777777" w:rsidTr="00141CB0">
        <w:tc>
          <w:tcPr>
            <w:tcW w:w="1188" w:type="dxa"/>
          </w:tcPr>
          <w:p w14:paraId="57CFA2B1" w14:textId="05CD31B2" w:rsidR="00127745" w:rsidRPr="002918C5" w:rsidRDefault="00127745" w:rsidP="00D81325">
            <w:pPr>
              <w:jc w:val="right"/>
              <w:rPr>
                <w:rFonts w:ascii="Cambria" w:eastAsia="MS Mincho" w:hAnsi="Cambria" w:cs="Times New Roman"/>
                <w:sz w:val="22"/>
                <w:szCs w:val="22"/>
              </w:rPr>
            </w:pPr>
            <m:oMathPara>
              <m:oMath>
                <m:sSubSup>
                  <m:sSubSupPr>
                    <m:ctrlPr>
                      <w:rPr>
                        <w:rFonts w:ascii="Cambria Math" w:eastAsia="MS Mincho" w:hAnsi="Cambria Math" w:cs="Times New Roman"/>
                        <w:i/>
                        <w:sz w:val="22"/>
                        <w:szCs w:val="22"/>
                      </w:rPr>
                    </m:ctrlPr>
                  </m:sSubSupPr>
                  <m:e>
                    <m:r>
                      <w:rPr>
                        <w:rFonts w:ascii="Cambria Math" w:eastAsia="MS Mincho" w:hAnsi="Cambria Math" w:cs="Times New Roman"/>
                        <w:sz w:val="22"/>
                        <w:szCs w:val="22"/>
                      </w:rPr>
                      <m:t>σ</m:t>
                    </m:r>
                  </m:e>
                  <m:sub>
                    <m:r>
                      <w:rPr>
                        <w:rFonts w:ascii="Cambria Math" w:eastAsia="MS Mincho" w:hAnsi="Cambria Math" w:cs="Times New Roman"/>
                        <w:sz w:val="22"/>
                        <w:szCs w:val="22"/>
                      </w:rPr>
                      <m:t>η</m:t>
                    </m:r>
                  </m:sub>
                  <m:sup>
                    <m:r>
                      <w:rPr>
                        <w:rFonts w:ascii="Cambria Math" w:eastAsia="MS Mincho" w:hAnsi="Cambria Math" w:cs="Times New Roman"/>
                        <w:sz w:val="22"/>
                        <w:szCs w:val="22"/>
                      </w:rPr>
                      <m:t>2</m:t>
                    </m:r>
                  </m:sup>
                </m:sSubSup>
              </m:oMath>
            </m:oMathPara>
          </w:p>
        </w:tc>
        <w:tc>
          <w:tcPr>
            <w:tcW w:w="2070" w:type="dxa"/>
            <w:gridSpan w:val="2"/>
          </w:tcPr>
          <w:p w14:paraId="4C3464D8" w14:textId="3EB1A677" w:rsidR="00127745" w:rsidRDefault="000D5BAF" w:rsidP="007860BB">
            <w:pPr>
              <w:rPr>
                <w:sz w:val="22"/>
                <w:szCs w:val="22"/>
              </w:rPr>
            </w:pPr>
            <w:r>
              <w:rPr>
                <w:sz w:val="22"/>
                <w:szCs w:val="22"/>
              </w:rPr>
              <w:t>Capture variance</w:t>
            </w:r>
          </w:p>
        </w:tc>
        <w:tc>
          <w:tcPr>
            <w:tcW w:w="6840" w:type="dxa"/>
          </w:tcPr>
          <w:p w14:paraId="53A135F1" w14:textId="5DB6E322" w:rsidR="00127745" w:rsidRPr="002918C5" w:rsidRDefault="00127745" w:rsidP="007860BB">
            <w:pPr>
              <w:rPr>
                <w:sz w:val="22"/>
                <w:szCs w:val="22"/>
              </w:rPr>
            </w:pPr>
            <w:r>
              <w:rPr>
                <w:sz w:val="22"/>
                <w:szCs w:val="22"/>
              </w:rPr>
              <w:t xml:space="preserve">Variance of </w:t>
            </w:r>
            <m:oMath>
              <m:sSub>
                <m:sSubPr>
                  <m:ctrlPr>
                    <w:rPr>
                      <w:rFonts w:ascii="Cambria Math" w:eastAsia="MS Mincho" w:hAnsi="Cambria Math" w:cs="Times New Roman"/>
                      <w:i/>
                      <w:sz w:val="22"/>
                      <w:szCs w:val="22"/>
                    </w:rPr>
                  </m:ctrlPr>
                </m:sSubPr>
                <m:e>
                  <m:r>
                    <w:rPr>
                      <w:rFonts w:ascii="Cambria Math" w:eastAsia="MS Mincho" w:hAnsi="Cambria Math" w:cs="Times New Roman"/>
                      <w:sz w:val="22"/>
                      <w:szCs w:val="22"/>
                    </w:rPr>
                    <m:t>η</m:t>
                  </m:r>
                </m:e>
                <m:sub>
                  <m:r>
                    <w:rPr>
                      <w:rFonts w:ascii="Cambria Math" w:eastAsia="MS Mincho" w:hAnsi="Cambria Math" w:cs="Times New Roman"/>
                      <w:sz w:val="22"/>
                      <w:szCs w:val="22"/>
                    </w:rPr>
                    <m:t>t</m:t>
                  </m:r>
                </m:sub>
              </m:sSub>
              <m:r>
                <w:rPr>
                  <w:rFonts w:ascii="Cambria Math" w:eastAsia="MS Mincho" w:hAnsi="Cambria Math" w:cs="Times New Roman"/>
                  <w:sz w:val="22"/>
                  <w:szCs w:val="22"/>
                </w:rPr>
                <m:t>(s)</m:t>
              </m:r>
            </m:oMath>
          </w:p>
        </w:tc>
      </w:tr>
      <w:tr w:rsidR="00127745" w:rsidRPr="002918C5" w14:paraId="08AA256E" w14:textId="77777777" w:rsidTr="00141CB0">
        <w:tc>
          <w:tcPr>
            <w:tcW w:w="3258" w:type="dxa"/>
            <w:gridSpan w:val="3"/>
          </w:tcPr>
          <w:p w14:paraId="513F53B0" w14:textId="0D6FCB05" w:rsidR="00127745" w:rsidRPr="00127745" w:rsidRDefault="00127745" w:rsidP="007860BB">
            <w:pPr>
              <w:rPr>
                <w:i/>
                <w:sz w:val="22"/>
                <w:szCs w:val="22"/>
              </w:rPr>
            </w:pPr>
            <w:r w:rsidRPr="00127745">
              <w:rPr>
                <w:i/>
                <w:sz w:val="22"/>
                <w:szCs w:val="22"/>
              </w:rPr>
              <w:t>Spatial</w:t>
            </w:r>
          </w:p>
        </w:tc>
        <w:tc>
          <w:tcPr>
            <w:tcW w:w="6840" w:type="dxa"/>
          </w:tcPr>
          <w:p w14:paraId="50B9F2F3" w14:textId="110D95FA" w:rsidR="00127745" w:rsidRPr="002918C5" w:rsidRDefault="00127745" w:rsidP="007860BB">
            <w:pPr>
              <w:rPr>
                <w:sz w:val="22"/>
                <w:szCs w:val="22"/>
              </w:rPr>
            </w:pPr>
          </w:p>
        </w:tc>
      </w:tr>
      <w:tr w:rsidR="00127745" w:rsidRPr="002918C5" w14:paraId="61AD3AAA" w14:textId="77777777" w:rsidTr="00141CB0">
        <w:tc>
          <w:tcPr>
            <w:tcW w:w="1188" w:type="dxa"/>
          </w:tcPr>
          <w:p w14:paraId="026A9593" w14:textId="77777777" w:rsidR="00127745" w:rsidRPr="002918C5" w:rsidRDefault="00127745" w:rsidP="007860BB">
            <w:pPr>
              <w:jc w:val="right"/>
              <w:rPr>
                <w:sz w:val="22"/>
                <w:szCs w:val="22"/>
              </w:rPr>
            </w:pPr>
            <m:oMathPara>
              <m:oMath>
                <m:r>
                  <w:rPr>
                    <w:rFonts w:ascii="Cambria Math" w:hAnsi="Cambria Math" w:cs="Times New Roman"/>
                    <w:sz w:val="22"/>
                    <w:szCs w:val="22"/>
                  </w:rPr>
                  <m:t>ε</m:t>
                </m:r>
                <m:d>
                  <m:dPr>
                    <m:ctrlPr>
                      <w:rPr>
                        <w:rFonts w:ascii="Cambria Math" w:hAnsi="Cambria Math" w:cs="Times New Roman"/>
                        <w:i/>
                        <w:sz w:val="22"/>
                        <w:szCs w:val="22"/>
                      </w:rPr>
                    </m:ctrlPr>
                  </m:dPr>
                  <m:e>
                    <m:r>
                      <w:rPr>
                        <w:rFonts w:ascii="Cambria Math" w:hAnsi="Cambria Math" w:cs="Times New Roman"/>
                        <w:sz w:val="22"/>
                        <w:szCs w:val="22"/>
                      </w:rPr>
                      <m:t>s</m:t>
                    </m:r>
                  </m:e>
                </m:d>
              </m:oMath>
            </m:oMathPara>
          </w:p>
        </w:tc>
        <w:tc>
          <w:tcPr>
            <w:tcW w:w="2070" w:type="dxa"/>
            <w:gridSpan w:val="2"/>
          </w:tcPr>
          <w:p w14:paraId="43A01B4D" w14:textId="6276CD40" w:rsidR="00127745" w:rsidRPr="002918C5" w:rsidRDefault="0056034D" w:rsidP="007860BB">
            <w:pPr>
              <w:rPr>
                <w:sz w:val="22"/>
                <w:szCs w:val="22"/>
              </w:rPr>
            </w:pPr>
            <w:r>
              <w:rPr>
                <w:sz w:val="22"/>
                <w:szCs w:val="22"/>
              </w:rPr>
              <w:t>Spatial variation</w:t>
            </w:r>
          </w:p>
        </w:tc>
        <w:tc>
          <w:tcPr>
            <w:tcW w:w="6840" w:type="dxa"/>
          </w:tcPr>
          <w:p w14:paraId="4DF8ED1C" w14:textId="057A65CD" w:rsidR="00127745" w:rsidRPr="002918C5" w:rsidRDefault="00127745" w:rsidP="007860BB">
            <w:pPr>
              <w:rPr>
                <w:sz w:val="22"/>
                <w:szCs w:val="22"/>
              </w:rPr>
            </w:pPr>
            <w:r w:rsidRPr="002918C5">
              <w:rPr>
                <w:sz w:val="22"/>
                <w:szCs w:val="22"/>
              </w:rPr>
              <w:t>Spatial contribution (component?, variation?) to abundance following an Ornstein-</w:t>
            </w:r>
            <w:proofErr w:type="spellStart"/>
            <w:r w:rsidRPr="002918C5">
              <w:rPr>
                <w:sz w:val="22"/>
                <w:szCs w:val="22"/>
              </w:rPr>
              <w:t>Uhlenbeck</w:t>
            </w:r>
            <w:proofErr w:type="spellEnd"/>
            <w:r w:rsidRPr="002918C5">
              <w:rPr>
                <w:sz w:val="22"/>
                <w:szCs w:val="22"/>
              </w:rPr>
              <w:t xml:space="preserve"> process</w:t>
            </w:r>
          </w:p>
        </w:tc>
      </w:tr>
      <w:commentRangeStart w:id="10"/>
      <w:tr w:rsidR="00127745" w:rsidRPr="002918C5" w14:paraId="2089D3B2" w14:textId="77777777" w:rsidTr="00141CB0">
        <w:tc>
          <w:tcPr>
            <w:tcW w:w="1188" w:type="dxa"/>
          </w:tcPr>
          <w:p w14:paraId="4DB08764" w14:textId="77777777" w:rsidR="00127745" w:rsidRPr="002918C5" w:rsidRDefault="00127745" w:rsidP="007860BB">
            <w:pPr>
              <w:jc w:val="right"/>
              <w:rPr>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s</m:t>
                    </m:r>
                  </m:sub>
                  <m:sup>
                    <m:r>
                      <w:rPr>
                        <w:rFonts w:ascii="Cambria Math" w:hAnsi="Cambria Math" w:cs="Times New Roman"/>
                        <w:sz w:val="22"/>
                        <w:szCs w:val="22"/>
                      </w:rPr>
                      <m:t>2</m:t>
                    </m:r>
                  </m:sup>
                </m:sSubSup>
                <w:commentRangeEnd w:id="10"/>
                <m:r>
                  <m:rPr>
                    <m:sty m:val="p"/>
                  </m:rPr>
                  <w:rPr>
                    <w:rStyle w:val="CommentReference"/>
                    <w:sz w:val="22"/>
                    <w:szCs w:val="22"/>
                  </w:rPr>
                  <w:commentReference w:id="10"/>
                </m:r>
              </m:oMath>
            </m:oMathPara>
          </w:p>
        </w:tc>
        <w:tc>
          <w:tcPr>
            <w:tcW w:w="2070" w:type="dxa"/>
            <w:gridSpan w:val="2"/>
          </w:tcPr>
          <w:p w14:paraId="022A9514" w14:textId="69B9A714" w:rsidR="00127745" w:rsidRPr="002918C5" w:rsidRDefault="00065A7F" w:rsidP="007860BB">
            <w:pPr>
              <w:rPr>
                <w:sz w:val="22"/>
                <w:szCs w:val="22"/>
              </w:rPr>
            </w:pPr>
            <w:r>
              <w:rPr>
                <w:sz w:val="22"/>
                <w:szCs w:val="22"/>
              </w:rPr>
              <w:t>Spatial variance</w:t>
            </w:r>
          </w:p>
        </w:tc>
        <w:tc>
          <w:tcPr>
            <w:tcW w:w="6840" w:type="dxa"/>
          </w:tcPr>
          <w:p w14:paraId="0846D5EE" w14:textId="70442ACB" w:rsidR="00127745" w:rsidRPr="002918C5" w:rsidRDefault="00127745" w:rsidP="007860BB">
            <w:pPr>
              <w:rPr>
                <w:sz w:val="22"/>
                <w:szCs w:val="22"/>
              </w:rPr>
            </w:pPr>
            <w:r w:rsidRPr="002918C5">
              <w:rPr>
                <w:sz w:val="22"/>
                <w:szCs w:val="22"/>
              </w:rPr>
              <w:t>Spatially-explicit variance between each parent and child node following an OU process</w:t>
            </w:r>
          </w:p>
        </w:tc>
      </w:tr>
      <w:tr w:rsidR="00127745" w:rsidRPr="002918C5" w14:paraId="476C3E74" w14:textId="77777777" w:rsidTr="00141CB0">
        <w:tc>
          <w:tcPr>
            <w:tcW w:w="1188" w:type="dxa"/>
          </w:tcPr>
          <w:p w14:paraId="628B0B09" w14:textId="77777777" w:rsidR="00127745" w:rsidRPr="002918C5" w:rsidRDefault="00127745"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ε</m:t>
                    </m:r>
                  </m:sub>
                </m:sSub>
              </m:oMath>
            </m:oMathPara>
          </w:p>
        </w:tc>
        <w:tc>
          <w:tcPr>
            <w:tcW w:w="2070" w:type="dxa"/>
            <w:gridSpan w:val="2"/>
          </w:tcPr>
          <w:p w14:paraId="0FC213D8" w14:textId="3AFC4BF9" w:rsidR="00127745" w:rsidRPr="002918C5" w:rsidRDefault="00065A7F" w:rsidP="007860BB">
            <w:pPr>
              <w:rPr>
                <w:sz w:val="22"/>
                <w:szCs w:val="22"/>
              </w:rPr>
            </w:pPr>
            <w:r>
              <w:rPr>
                <w:sz w:val="22"/>
                <w:szCs w:val="22"/>
              </w:rPr>
              <w:t>Spatial decay</w:t>
            </w:r>
          </w:p>
        </w:tc>
        <w:tc>
          <w:tcPr>
            <w:tcW w:w="6840" w:type="dxa"/>
          </w:tcPr>
          <w:p w14:paraId="0B333B07" w14:textId="36A5BFF6" w:rsidR="00127745" w:rsidRPr="002918C5" w:rsidRDefault="00127745" w:rsidP="007860BB">
            <w:pPr>
              <w:rPr>
                <w:sz w:val="22"/>
                <w:szCs w:val="22"/>
              </w:rPr>
            </w:pPr>
            <w:r w:rsidRPr="002918C5">
              <w:rPr>
                <w:sz w:val="22"/>
                <w:szCs w:val="22"/>
              </w:rPr>
              <w:t>Exponential spatial decay rate in the correlation between parent and child nodes</w:t>
            </w:r>
          </w:p>
        </w:tc>
      </w:tr>
      <w:tr w:rsidR="00127745" w:rsidRPr="002918C5" w14:paraId="648D9877" w14:textId="77777777" w:rsidTr="00141CB0">
        <w:tc>
          <w:tcPr>
            <w:tcW w:w="1188" w:type="dxa"/>
          </w:tcPr>
          <w:p w14:paraId="1EA4C9D9" w14:textId="77777777" w:rsidR="00127745" w:rsidRPr="002918C5" w:rsidRDefault="00127745" w:rsidP="007860BB">
            <w:pPr>
              <w:jc w:val="right"/>
              <w:rPr>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ε</m:t>
                    </m:r>
                  </m:sub>
                  <m:sup>
                    <m:r>
                      <w:rPr>
                        <w:rFonts w:ascii="Cambria Math" w:hAnsi="Cambria Math" w:cs="Times New Roman"/>
                        <w:sz w:val="22"/>
                        <w:szCs w:val="22"/>
                      </w:rPr>
                      <m:t>2</m:t>
                    </m:r>
                  </m:sup>
                </m:sSubSup>
              </m:oMath>
            </m:oMathPara>
          </w:p>
        </w:tc>
        <w:tc>
          <w:tcPr>
            <w:tcW w:w="2070" w:type="dxa"/>
            <w:gridSpan w:val="2"/>
          </w:tcPr>
          <w:p w14:paraId="7F309113" w14:textId="78429884" w:rsidR="00127745" w:rsidRPr="002918C5" w:rsidRDefault="00065A7F" w:rsidP="00065A7F">
            <w:pPr>
              <w:rPr>
                <w:sz w:val="22"/>
                <w:szCs w:val="22"/>
              </w:rPr>
            </w:pPr>
            <w:r>
              <w:rPr>
                <w:sz w:val="22"/>
                <w:szCs w:val="22"/>
              </w:rPr>
              <w:t>Spatial OU variance</w:t>
            </w:r>
          </w:p>
        </w:tc>
        <w:tc>
          <w:tcPr>
            <w:tcW w:w="6840" w:type="dxa"/>
          </w:tcPr>
          <w:p w14:paraId="32E05E47" w14:textId="237FF6EC" w:rsidR="00127745" w:rsidRPr="002918C5" w:rsidRDefault="00127745" w:rsidP="007860BB">
            <w:pPr>
              <w:rPr>
                <w:sz w:val="22"/>
                <w:szCs w:val="22"/>
              </w:rPr>
            </w:pPr>
            <w:r w:rsidRPr="002918C5">
              <w:rPr>
                <w:sz w:val="22"/>
                <w:szCs w:val="22"/>
              </w:rPr>
              <w:t xml:space="preserve">Variation in the spatial OU process </w:t>
            </w:r>
          </w:p>
        </w:tc>
      </w:tr>
      <w:commentRangeStart w:id="11"/>
      <w:tr w:rsidR="00127745" w:rsidRPr="002918C5" w14:paraId="7FE34F8C" w14:textId="77777777" w:rsidTr="00141CB0">
        <w:tc>
          <w:tcPr>
            <w:tcW w:w="1188" w:type="dxa"/>
          </w:tcPr>
          <w:p w14:paraId="271F02CB" w14:textId="77777777" w:rsidR="00127745" w:rsidRPr="002918C5" w:rsidRDefault="00127745"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ρ</m:t>
                    </m:r>
                  </m:e>
                  <m:sub>
                    <m:r>
                      <w:rPr>
                        <w:rFonts w:ascii="Cambria Math" w:hAnsi="Cambria Math" w:cs="Times New Roman"/>
                        <w:sz w:val="22"/>
                        <w:szCs w:val="22"/>
                      </w:rPr>
                      <m:t>s</m:t>
                    </m:r>
                  </m:sub>
                </m:sSub>
                <w:commentRangeEnd w:id="11"/>
                <m:r>
                  <m:rPr>
                    <m:sty m:val="p"/>
                  </m:rPr>
                  <w:rPr>
                    <w:rStyle w:val="CommentReference"/>
                    <w:sz w:val="22"/>
                    <w:szCs w:val="22"/>
                  </w:rPr>
                  <w:commentReference w:id="11"/>
                </m:r>
              </m:oMath>
            </m:oMathPara>
          </w:p>
        </w:tc>
        <w:tc>
          <w:tcPr>
            <w:tcW w:w="2070" w:type="dxa"/>
            <w:gridSpan w:val="2"/>
          </w:tcPr>
          <w:p w14:paraId="3093B301" w14:textId="479E0EEA" w:rsidR="00127745" w:rsidRPr="002918C5" w:rsidRDefault="0056034D" w:rsidP="007860BB">
            <w:pPr>
              <w:rPr>
                <w:sz w:val="22"/>
                <w:szCs w:val="22"/>
              </w:rPr>
            </w:pPr>
            <w:r>
              <w:rPr>
                <w:sz w:val="22"/>
                <w:szCs w:val="22"/>
              </w:rPr>
              <w:t>Spatial correlation</w:t>
            </w:r>
          </w:p>
        </w:tc>
        <w:tc>
          <w:tcPr>
            <w:tcW w:w="6840" w:type="dxa"/>
          </w:tcPr>
          <w:p w14:paraId="6BBAFF5C" w14:textId="053A81D6" w:rsidR="00127745" w:rsidRPr="002918C5" w:rsidRDefault="00127745" w:rsidP="007860BB">
            <w:pPr>
              <w:rPr>
                <w:sz w:val="22"/>
                <w:szCs w:val="22"/>
              </w:rPr>
            </w:pPr>
            <w:r w:rsidRPr="002918C5">
              <w:rPr>
                <w:sz w:val="22"/>
                <w:szCs w:val="22"/>
              </w:rPr>
              <w:t>Spatial correlation between each parent and child node, resulting from an OU process</w:t>
            </w:r>
          </w:p>
        </w:tc>
      </w:tr>
      <w:tr w:rsidR="00127745" w:rsidRPr="002918C5" w14:paraId="78FB15CF" w14:textId="77777777" w:rsidTr="00141CB0">
        <w:tc>
          <w:tcPr>
            <w:tcW w:w="3258" w:type="dxa"/>
            <w:gridSpan w:val="3"/>
          </w:tcPr>
          <w:p w14:paraId="15E6EA5B" w14:textId="1B1439F2" w:rsidR="00127745" w:rsidRPr="00127745" w:rsidRDefault="00127745" w:rsidP="007860BB">
            <w:pPr>
              <w:rPr>
                <w:i/>
                <w:sz w:val="22"/>
                <w:szCs w:val="22"/>
              </w:rPr>
            </w:pPr>
            <w:r w:rsidRPr="00127745">
              <w:rPr>
                <w:i/>
                <w:sz w:val="22"/>
                <w:szCs w:val="22"/>
              </w:rPr>
              <w:t>Temporal</w:t>
            </w:r>
          </w:p>
        </w:tc>
        <w:tc>
          <w:tcPr>
            <w:tcW w:w="6840" w:type="dxa"/>
          </w:tcPr>
          <w:p w14:paraId="2F4158DE" w14:textId="2D46F30C" w:rsidR="00127745" w:rsidRPr="002918C5" w:rsidRDefault="00127745" w:rsidP="007860BB">
            <w:pPr>
              <w:rPr>
                <w:sz w:val="22"/>
                <w:szCs w:val="22"/>
              </w:rPr>
            </w:pPr>
          </w:p>
        </w:tc>
      </w:tr>
      <w:tr w:rsidR="00127745" w:rsidRPr="002918C5" w14:paraId="24016217" w14:textId="77777777" w:rsidTr="00141CB0">
        <w:tc>
          <w:tcPr>
            <w:tcW w:w="1188" w:type="dxa"/>
          </w:tcPr>
          <w:p w14:paraId="5380AC3F" w14:textId="77777777" w:rsidR="00127745" w:rsidRPr="002918C5" w:rsidRDefault="00127745"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oMath>
            </m:oMathPara>
          </w:p>
        </w:tc>
        <w:tc>
          <w:tcPr>
            <w:tcW w:w="2070" w:type="dxa"/>
            <w:gridSpan w:val="2"/>
          </w:tcPr>
          <w:p w14:paraId="1EDCB913" w14:textId="3F6973D9" w:rsidR="00127745" w:rsidRPr="002918C5" w:rsidRDefault="0056034D" w:rsidP="007860BB">
            <w:pPr>
              <w:rPr>
                <w:sz w:val="22"/>
                <w:szCs w:val="22"/>
              </w:rPr>
            </w:pPr>
            <w:r>
              <w:rPr>
                <w:sz w:val="22"/>
                <w:szCs w:val="22"/>
              </w:rPr>
              <w:t>Temporal variation</w:t>
            </w:r>
          </w:p>
        </w:tc>
        <w:tc>
          <w:tcPr>
            <w:tcW w:w="6840" w:type="dxa"/>
          </w:tcPr>
          <w:p w14:paraId="0A5CC515" w14:textId="2A6EAB72" w:rsidR="00127745" w:rsidRPr="002918C5" w:rsidRDefault="00127745" w:rsidP="007860BB">
            <w:pPr>
              <w:rPr>
                <w:sz w:val="22"/>
                <w:szCs w:val="22"/>
              </w:rPr>
            </w:pPr>
            <w:r w:rsidRPr="002918C5">
              <w:rPr>
                <w:sz w:val="22"/>
                <w:szCs w:val="22"/>
              </w:rPr>
              <w:t>Temporal variation in abundance resulting from AR1 autoregressive process</w:t>
            </w:r>
            <w:r w:rsidR="00885B27">
              <w:rPr>
                <w:sz w:val="22"/>
                <w:szCs w:val="22"/>
              </w:rPr>
              <w:t xml:space="preserve"> across all locations</w:t>
            </w:r>
          </w:p>
        </w:tc>
      </w:tr>
      <w:tr w:rsidR="00141CB0" w:rsidRPr="002918C5" w14:paraId="6E223B50" w14:textId="77777777" w:rsidTr="00141CB0">
        <w:tc>
          <w:tcPr>
            <w:tcW w:w="1188" w:type="dxa"/>
          </w:tcPr>
          <w:p w14:paraId="23B6E409" w14:textId="57B8DDA3" w:rsidR="00141CB0" w:rsidRDefault="00141CB0" w:rsidP="007860BB">
            <w:pPr>
              <w:jc w:val="right"/>
              <w:rPr>
                <w:rFonts w:ascii="Cambria" w:eastAsia="ＭＳ 明朝" w:hAnsi="Cambria" w:cs="Times New Roman"/>
                <w:sz w:val="22"/>
                <w:szCs w:val="22"/>
              </w:rPr>
            </w:pPr>
            <m:oMathPara>
              <m:oMath>
                <m:sSub>
                  <m:sSubPr>
                    <m:ctrlPr>
                      <w:rPr>
                        <w:rFonts w:ascii="Cambria Math" w:hAnsi="Cambria Math" w:cs="Times New Roman"/>
                        <w:b/>
                      </w:rPr>
                    </m:ctrlPr>
                  </m:sSubPr>
                  <m:e>
                    <m:r>
                      <m:rPr>
                        <m:sty m:val="b"/>
                      </m:rPr>
                      <w:rPr>
                        <w:rFonts w:ascii="Cambria Math" w:hAnsi="Cambria Math" w:cs="Times New Roman"/>
                      </w:rPr>
                      <m:t>R</m:t>
                    </m:r>
                  </m:e>
                  <m:sub>
                    <m:r>
                      <w:rPr>
                        <w:rFonts w:ascii="Cambria Math" w:hAnsi="Cambria Math" w:cs="Times New Roman"/>
                      </w:rPr>
                      <m:t>δ</m:t>
                    </m:r>
                  </m:sub>
                </m:sSub>
              </m:oMath>
            </m:oMathPara>
          </w:p>
        </w:tc>
        <w:tc>
          <w:tcPr>
            <w:tcW w:w="2070" w:type="dxa"/>
            <w:gridSpan w:val="2"/>
          </w:tcPr>
          <w:p w14:paraId="3A56F02E" w14:textId="7D2309C2" w:rsidR="00141CB0" w:rsidRDefault="00141CB0" w:rsidP="007860BB">
            <w:pPr>
              <w:rPr>
                <w:sz w:val="22"/>
                <w:szCs w:val="22"/>
              </w:rPr>
            </w:pPr>
            <w:r>
              <w:rPr>
                <w:sz w:val="22"/>
                <w:szCs w:val="22"/>
              </w:rPr>
              <w:t>Temporal correlation matrix</w:t>
            </w:r>
          </w:p>
        </w:tc>
        <w:tc>
          <w:tcPr>
            <w:tcW w:w="6840" w:type="dxa"/>
          </w:tcPr>
          <w:p w14:paraId="3448F66B" w14:textId="3D9954DE" w:rsidR="00141CB0" w:rsidRPr="002918C5" w:rsidRDefault="00141CB0" w:rsidP="007860BB">
            <w:pPr>
              <w:rPr>
                <w:sz w:val="22"/>
                <w:szCs w:val="22"/>
              </w:rPr>
            </w:pPr>
            <w:r>
              <w:rPr>
                <w:rFonts w:ascii="Times New Roman" w:hAnsi="Times New Roman" w:cs="Times New Roman"/>
              </w:rPr>
              <w:t>C</w:t>
            </w:r>
            <w:r>
              <w:rPr>
                <w:rFonts w:ascii="Times New Roman" w:hAnsi="Times New Roman" w:cs="Times New Roman"/>
              </w:rPr>
              <w:t>orrelation matrix for a first-order autocorrelation process</w:t>
            </w:r>
          </w:p>
        </w:tc>
      </w:tr>
      <w:tr w:rsidR="00127745" w:rsidRPr="002918C5" w14:paraId="7C74E06E" w14:textId="77777777" w:rsidTr="00141CB0">
        <w:tc>
          <w:tcPr>
            <w:tcW w:w="1188" w:type="dxa"/>
          </w:tcPr>
          <w:p w14:paraId="641CCD51" w14:textId="77777777" w:rsidR="00127745" w:rsidRPr="002918C5" w:rsidRDefault="00127745"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ρ</m:t>
                    </m:r>
                  </m:e>
                  <m:sub>
                    <m:r>
                      <w:rPr>
                        <w:rFonts w:ascii="Cambria Math" w:hAnsi="Cambria Math" w:cs="Times New Roman"/>
                        <w:sz w:val="22"/>
                        <w:szCs w:val="22"/>
                      </w:rPr>
                      <m:t>t</m:t>
                    </m:r>
                  </m:sub>
                </m:sSub>
              </m:oMath>
            </m:oMathPara>
          </w:p>
        </w:tc>
        <w:tc>
          <w:tcPr>
            <w:tcW w:w="2070" w:type="dxa"/>
            <w:gridSpan w:val="2"/>
          </w:tcPr>
          <w:p w14:paraId="774B824F" w14:textId="760C2566" w:rsidR="00127745" w:rsidRPr="002918C5" w:rsidRDefault="00065A7F" w:rsidP="007860BB">
            <w:pPr>
              <w:rPr>
                <w:sz w:val="22"/>
                <w:szCs w:val="22"/>
              </w:rPr>
            </w:pPr>
            <w:r>
              <w:rPr>
                <w:sz w:val="22"/>
                <w:szCs w:val="22"/>
              </w:rPr>
              <w:t>Temporal correlation</w:t>
            </w:r>
          </w:p>
        </w:tc>
        <w:tc>
          <w:tcPr>
            <w:tcW w:w="6840" w:type="dxa"/>
          </w:tcPr>
          <w:p w14:paraId="3FFD88C6" w14:textId="4F8D42FE" w:rsidR="00127745" w:rsidRPr="002918C5" w:rsidRDefault="00127745" w:rsidP="007860BB">
            <w:pPr>
              <w:rPr>
                <w:sz w:val="22"/>
                <w:szCs w:val="22"/>
              </w:rPr>
            </w:pPr>
            <w:r w:rsidRPr="002918C5">
              <w:rPr>
                <w:sz w:val="22"/>
                <w:szCs w:val="22"/>
              </w:rPr>
              <w:t>Temporal correlation in the annual AR1 process</w:t>
            </w:r>
            <w:r w:rsidR="00E80E13">
              <w:rPr>
                <w:sz w:val="22"/>
                <w:szCs w:val="22"/>
              </w:rPr>
              <w:t xml:space="preserve"> between successive years</w:t>
            </w:r>
          </w:p>
        </w:tc>
      </w:tr>
      <w:tr w:rsidR="00127745" w:rsidRPr="002918C5" w14:paraId="0887045C" w14:textId="77777777" w:rsidTr="00141CB0">
        <w:tc>
          <w:tcPr>
            <w:tcW w:w="1188" w:type="dxa"/>
          </w:tcPr>
          <w:p w14:paraId="2AD2C743" w14:textId="77777777" w:rsidR="00127745" w:rsidRPr="002918C5" w:rsidRDefault="00127745" w:rsidP="007860BB">
            <w:pPr>
              <w:jc w:val="right"/>
              <w:rPr>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t</m:t>
                    </m:r>
                  </m:sub>
                  <m:sup>
                    <m:r>
                      <w:rPr>
                        <w:rFonts w:ascii="Cambria Math" w:hAnsi="Cambria Math" w:cs="Times New Roman"/>
                        <w:sz w:val="22"/>
                        <w:szCs w:val="22"/>
                      </w:rPr>
                      <m:t>2</m:t>
                    </m:r>
                  </m:sup>
                </m:sSubSup>
              </m:oMath>
            </m:oMathPara>
          </w:p>
        </w:tc>
        <w:tc>
          <w:tcPr>
            <w:tcW w:w="2070" w:type="dxa"/>
            <w:gridSpan w:val="2"/>
          </w:tcPr>
          <w:p w14:paraId="0A841C5C" w14:textId="7BFB62D9" w:rsidR="00127745" w:rsidRPr="002918C5" w:rsidRDefault="00065A7F" w:rsidP="007860BB">
            <w:pPr>
              <w:rPr>
                <w:sz w:val="22"/>
                <w:szCs w:val="22"/>
              </w:rPr>
            </w:pPr>
            <w:r>
              <w:rPr>
                <w:sz w:val="22"/>
                <w:szCs w:val="22"/>
              </w:rPr>
              <w:t>Temporal variance</w:t>
            </w:r>
          </w:p>
        </w:tc>
        <w:tc>
          <w:tcPr>
            <w:tcW w:w="6840" w:type="dxa"/>
          </w:tcPr>
          <w:p w14:paraId="73330D02" w14:textId="5C4B4B1B" w:rsidR="00127745" w:rsidRPr="002918C5" w:rsidRDefault="00127745" w:rsidP="00E80E13">
            <w:pPr>
              <w:rPr>
                <w:sz w:val="22"/>
                <w:szCs w:val="22"/>
              </w:rPr>
            </w:pPr>
            <w:r w:rsidRPr="002918C5">
              <w:rPr>
                <w:sz w:val="22"/>
                <w:szCs w:val="22"/>
              </w:rPr>
              <w:t xml:space="preserve">Variance </w:t>
            </w:r>
            <w:r w:rsidR="00E80E13">
              <w:rPr>
                <w:sz w:val="22"/>
                <w:szCs w:val="22"/>
              </w:rPr>
              <w:t>in the temporal term</w:t>
            </w:r>
          </w:p>
        </w:tc>
      </w:tr>
      <w:tr w:rsidR="00127745" w:rsidRPr="002918C5" w14:paraId="3E09FAC7" w14:textId="77777777" w:rsidTr="00127745">
        <w:tc>
          <w:tcPr>
            <w:tcW w:w="10098" w:type="dxa"/>
            <w:gridSpan w:val="4"/>
          </w:tcPr>
          <w:p w14:paraId="3EBEF000" w14:textId="0940B484" w:rsidR="00127745" w:rsidRPr="00127745" w:rsidRDefault="00127745" w:rsidP="007860BB">
            <w:pPr>
              <w:rPr>
                <w:i/>
                <w:sz w:val="22"/>
                <w:szCs w:val="22"/>
              </w:rPr>
            </w:pPr>
            <w:proofErr w:type="spellStart"/>
            <w:r w:rsidRPr="00127745">
              <w:rPr>
                <w:i/>
                <w:sz w:val="22"/>
                <w:szCs w:val="22"/>
              </w:rPr>
              <w:t>Spatio</w:t>
            </w:r>
            <w:proofErr w:type="spellEnd"/>
            <w:r w:rsidRPr="00127745">
              <w:rPr>
                <w:i/>
                <w:sz w:val="22"/>
                <w:szCs w:val="22"/>
              </w:rPr>
              <w:t>-temporal</w:t>
            </w:r>
          </w:p>
        </w:tc>
      </w:tr>
      <w:tr w:rsidR="00127745" w:rsidRPr="002918C5" w14:paraId="7D596C0A" w14:textId="77777777" w:rsidTr="00141CB0">
        <w:tc>
          <w:tcPr>
            <w:tcW w:w="1188" w:type="dxa"/>
          </w:tcPr>
          <w:p w14:paraId="1FE688C6" w14:textId="77777777" w:rsidR="00127745" w:rsidRPr="002918C5" w:rsidRDefault="00127745"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oMath>
            </m:oMathPara>
          </w:p>
        </w:tc>
        <w:tc>
          <w:tcPr>
            <w:tcW w:w="2070" w:type="dxa"/>
            <w:gridSpan w:val="2"/>
          </w:tcPr>
          <w:p w14:paraId="052AC786" w14:textId="02ACEF6A" w:rsidR="00127745" w:rsidRPr="002918C5" w:rsidRDefault="0056034D" w:rsidP="007860BB">
            <w:pPr>
              <w:rPr>
                <w:sz w:val="22"/>
                <w:szCs w:val="22"/>
              </w:rPr>
            </w:pPr>
            <w:proofErr w:type="spellStart"/>
            <w:r>
              <w:rPr>
                <w:sz w:val="22"/>
                <w:szCs w:val="22"/>
              </w:rPr>
              <w:t>Spatio</w:t>
            </w:r>
            <w:proofErr w:type="spellEnd"/>
            <w:r>
              <w:rPr>
                <w:sz w:val="22"/>
                <w:szCs w:val="22"/>
              </w:rPr>
              <w:t>-temporal variation</w:t>
            </w:r>
          </w:p>
        </w:tc>
        <w:tc>
          <w:tcPr>
            <w:tcW w:w="6840" w:type="dxa"/>
          </w:tcPr>
          <w:p w14:paraId="6A19DDA8" w14:textId="1C871484" w:rsidR="00127745" w:rsidRPr="002918C5" w:rsidRDefault="00127745" w:rsidP="007860BB">
            <w:pPr>
              <w:rPr>
                <w:sz w:val="22"/>
                <w:szCs w:val="22"/>
              </w:rPr>
            </w:pPr>
            <w:proofErr w:type="spellStart"/>
            <w:r w:rsidRPr="002918C5">
              <w:rPr>
                <w:sz w:val="22"/>
                <w:szCs w:val="22"/>
              </w:rPr>
              <w:t>Spatio</w:t>
            </w:r>
            <w:proofErr w:type="spellEnd"/>
            <w:r w:rsidRPr="002918C5">
              <w:rPr>
                <w:sz w:val="22"/>
                <w:szCs w:val="22"/>
              </w:rPr>
              <w:t>-temporal variation in abundance resulting from OU process</w:t>
            </w:r>
          </w:p>
        </w:tc>
      </w:tr>
      <w:tr w:rsidR="00127745" w:rsidRPr="002918C5" w14:paraId="303A8EF0" w14:textId="77777777" w:rsidTr="00141CB0">
        <w:tc>
          <w:tcPr>
            <w:tcW w:w="1188" w:type="dxa"/>
          </w:tcPr>
          <w:p w14:paraId="6A92BF0E" w14:textId="77777777" w:rsidR="00127745" w:rsidRPr="002918C5" w:rsidRDefault="00127745" w:rsidP="007860BB">
            <w:pPr>
              <w:jc w:val="right"/>
              <w:rPr>
                <w:sz w:val="22"/>
                <w:szCs w:val="22"/>
              </w:rPr>
            </w:pPr>
            <m:oMathPara>
              <m:oMath>
                <m:sSubSup>
                  <m:sSubSupPr>
                    <m:ctrlPr>
                      <w:rPr>
                        <w:rFonts w:ascii="Cambria Math" w:hAnsi="Cambria Math" w:cs="Times New Roman"/>
                        <w:i/>
                        <w:sz w:val="22"/>
                        <w:szCs w:val="22"/>
                      </w:rPr>
                    </m:ctrlPr>
                  </m:sSubSupPr>
                  <m:e>
                    <m:r>
                      <m:rPr>
                        <m:sty m:val="p"/>
                      </m:rPr>
                      <w:rPr>
                        <w:rFonts w:ascii="Cambria Math" w:hAnsi="Cambria Math" w:cs="Times New Roman"/>
                        <w:sz w:val="22"/>
                        <w:szCs w:val="22"/>
                      </w:rPr>
                      <m:t>Σ</m:t>
                    </m:r>
                  </m:e>
                  <m:sub>
                    <m:r>
                      <w:rPr>
                        <w:rFonts w:ascii="Cambria Math" w:hAnsi="Cambria Math" w:cs="Times New Roman"/>
                        <w:sz w:val="22"/>
                        <w:szCs w:val="22"/>
                      </w:rPr>
                      <m:t>υ</m:t>
                    </m:r>
                  </m:sub>
                  <m:sup>
                    <m:r>
                      <w:rPr>
                        <w:rFonts w:ascii="Cambria Math" w:hAnsi="Cambria Math" w:cs="Times New Roman"/>
                        <w:sz w:val="22"/>
                        <w:szCs w:val="22"/>
                      </w:rPr>
                      <m:t>2</m:t>
                    </m:r>
                  </m:sup>
                </m:sSubSup>
              </m:oMath>
            </m:oMathPara>
          </w:p>
        </w:tc>
        <w:tc>
          <w:tcPr>
            <w:tcW w:w="2070" w:type="dxa"/>
            <w:gridSpan w:val="2"/>
          </w:tcPr>
          <w:p w14:paraId="727FBC6E" w14:textId="356D5FE2" w:rsidR="00127745" w:rsidRPr="002918C5" w:rsidRDefault="00065A7F" w:rsidP="007860BB">
            <w:pPr>
              <w:rPr>
                <w:sz w:val="22"/>
                <w:szCs w:val="22"/>
              </w:rPr>
            </w:pPr>
            <w:proofErr w:type="spellStart"/>
            <w:r w:rsidRPr="002918C5">
              <w:rPr>
                <w:sz w:val="22"/>
                <w:szCs w:val="22"/>
              </w:rPr>
              <w:t>Spatio</w:t>
            </w:r>
            <w:proofErr w:type="spellEnd"/>
            <w:r w:rsidRPr="002918C5">
              <w:rPr>
                <w:sz w:val="22"/>
                <w:szCs w:val="22"/>
              </w:rPr>
              <w:t>-temporal covariance</w:t>
            </w:r>
          </w:p>
        </w:tc>
        <w:tc>
          <w:tcPr>
            <w:tcW w:w="6840" w:type="dxa"/>
          </w:tcPr>
          <w:p w14:paraId="1AB86D01" w14:textId="553522AA" w:rsidR="00127745" w:rsidRPr="002918C5" w:rsidRDefault="00127745" w:rsidP="007860BB">
            <w:pPr>
              <w:rPr>
                <w:sz w:val="22"/>
                <w:szCs w:val="22"/>
              </w:rPr>
            </w:pPr>
            <w:r w:rsidRPr="002918C5">
              <w:rPr>
                <w:sz w:val="22"/>
                <w:szCs w:val="22"/>
              </w:rPr>
              <w:t>Spatio-temporal covariance matrix</w:t>
            </w:r>
          </w:p>
        </w:tc>
      </w:tr>
      <w:commentRangeStart w:id="12"/>
      <w:tr w:rsidR="00127745" w:rsidRPr="002918C5" w14:paraId="0107EDD7" w14:textId="77777777" w:rsidTr="00141CB0">
        <w:tc>
          <w:tcPr>
            <w:tcW w:w="1188" w:type="dxa"/>
          </w:tcPr>
          <w:p w14:paraId="518A6348" w14:textId="77777777" w:rsidR="00127745" w:rsidRPr="002918C5" w:rsidRDefault="00127745" w:rsidP="007860BB">
            <w:pPr>
              <w:jc w:val="right"/>
              <w:rPr>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st</m:t>
                    </m:r>
                  </m:sub>
                  <m:sup>
                    <m:r>
                      <w:rPr>
                        <w:rFonts w:ascii="Cambria Math" w:hAnsi="Cambria Math" w:cs="Times New Roman"/>
                        <w:sz w:val="22"/>
                        <w:szCs w:val="22"/>
                      </w:rPr>
                      <m:t>2</m:t>
                    </m:r>
                  </m:sup>
                </m:sSubSup>
                <w:commentRangeEnd w:id="12"/>
                <m:r>
                  <m:rPr>
                    <m:sty m:val="p"/>
                  </m:rPr>
                  <w:rPr>
                    <w:rStyle w:val="CommentReference"/>
                    <w:sz w:val="22"/>
                    <w:szCs w:val="22"/>
                  </w:rPr>
                  <w:commentReference w:id="12"/>
                </m:r>
              </m:oMath>
            </m:oMathPara>
          </w:p>
        </w:tc>
        <w:tc>
          <w:tcPr>
            <w:tcW w:w="2070" w:type="dxa"/>
            <w:gridSpan w:val="2"/>
          </w:tcPr>
          <w:p w14:paraId="4BDAB55B" w14:textId="3C6B049F" w:rsidR="00127745" w:rsidRPr="002918C5" w:rsidRDefault="00065A7F" w:rsidP="007860BB">
            <w:pPr>
              <w:rPr>
                <w:sz w:val="22"/>
                <w:szCs w:val="22"/>
              </w:rPr>
            </w:pPr>
            <w:proofErr w:type="spellStart"/>
            <w:r w:rsidRPr="002918C5">
              <w:rPr>
                <w:sz w:val="22"/>
                <w:szCs w:val="22"/>
              </w:rPr>
              <w:t>Spatio</w:t>
            </w:r>
            <w:proofErr w:type="spellEnd"/>
            <w:r w:rsidRPr="002918C5">
              <w:rPr>
                <w:sz w:val="22"/>
                <w:szCs w:val="22"/>
              </w:rPr>
              <w:t>-temporal variance</w:t>
            </w:r>
          </w:p>
        </w:tc>
        <w:tc>
          <w:tcPr>
            <w:tcW w:w="6840" w:type="dxa"/>
          </w:tcPr>
          <w:p w14:paraId="450F8FAE" w14:textId="296CBEA6" w:rsidR="00127745" w:rsidRPr="002918C5" w:rsidRDefault="00127745" w:rsidP="007860BB">
            <w:pPr>
              <w:rPr>
                <w:sz w:val="22"/>
                <w:szCs w:val="22"/>
              </w:rPr>
            </w:pPr>
            <w:r w:rsidRPr="002918C5">
              <w:rPr>
                <w:sz w:val="22"/>
                <w:szCs w:val="22"/>
              </w:rPr>
              <w:t>Spatio-temporal variance between each parent and child node</w:t>
            </w:r>
          </w:p>
        </w:tc>
      </w:tr>
      <w:tr w:rsidR="00127745" w:rsidRPr="002918C5" w14:paraId="27EF74AB" w14:textId="77777777" w:rsidTr="00141CB0">
        <w:tc>
          <w:tcPr>
            <w:tcW w:w="1188" w:type="dxa"/>
          </w:tcPr>
          <w:p w14:paraId="283C0C9A" w14:textId="652EEFA7" w:rsidR="00127745" w:rsidRPr="002918C5" w:rsidRDefault="00885B27" w:rsidP="007860BB">
            <w:pPr>
              <w:tabs>
                <w:tab w:val="left" w:pos="760"/>
              </w:tabs>
              <w:jc w:val="right"/>
              <w:rPr>
                <w:sz w:val="22"/>
                <w:szCs w:val="22"/>
              </w:rPr>
            </w:pPr>
            <m:oMathPara>
              <m:oMath>
                <m:sSubSup>
                  <m:sSubSupPr>
                    <m:ctrlPr>
                      <w:rPr>
                        <w:rFonts w:ascii="Cambria Math" w:hAnsi="Cambria Math" w:cs="Times New Roman"/>
                        <w:i/>
                      </w:rPr>
                    </m:ctrlPr>
                  </m:sSubSupPr>
                  <m:e>
                    <m:r>
                      <m:rPr>
                        <m:sty m:val="b"/>
                      </m:rPr>
                      <w:rPr>
                        <w:rFonts w:ascii="Cambria Math" w:hAnsi="Cambria Math" w:cs="Times New Roman"/>
                      </w:rPr>
                      <m:t>R</m:t>
                    </m:r>
                  </m:e>
                  <m:sub>
                    <m:r>
                      <w:rPr>
                        <w:rFonts w:ascii="Cambria Math" w:hAnsi="Cambria Math" w:cs="Times New Roman"/>
                      </w:rPr>
                      <m:t>υ</m:t>
                    </m:r>
                  </m:sub>
                  <m:sup>
                    <m:r>
                      <w:rPr>
                        <w:rFonts w:ascii="Cambria Math" w:hAnsi="Cambria Math" w:cs="Times New Roman"/>
                      </w:rPr>
                      <m:t>2</m:t>
                    </m:r>
                  </m:sup>
                </m:sSubSup>
                <m:r>
                  <m:rPr>
                    <m:sty m:val="p"/>
                  </m:rPr>
                  <w:rPr>
                    <w:rStyle w:val="CommentReference"/>
                    <w:sz w:val="22"/>
                    <w:szCs w:val="22"/>
                  </w:rPr>
                  <w:commentReference w:id="13"/>
                </m:r>
              </m:oMath>
            </m:oMathPara>
          </w:p>
        </w:tc>
        <w:tc>
          <w:tcPr>
            <w:tcW w:w="2070" w:type="dxa"/>
            <w:gridSpan w:val="2"/>
          </w:tcPr>
          <w:p w14:paraId="71702AAB" w14:textId="75B020B3" w:rsidR="00127745" w:rsidRPr="002918C5" w:rsidRDefault="00885B27" w:rsidP="007860BB">
            <w:pPr>
              <w:rPr>
                <w:sz w:val="22"/>
                <w:szCs w:val="22"/>
              </w:rPr>
            </w:pPr>
            <w:r>
              <w:rPr>
                <w:sz w:val="22"/>
                <w:szCs w:val="22"/>
              </w:rPr>
              <w:t>Temporal</w:t>
            </w:r>
            <w:r w:rsidR="00AB36ED">
              <w:rPr>
                <w:sz w:val="22"/>
                <w:szCs w:val="22"/>
              </w:rPr>
              <w:t xml:space="preserve"> ST correlation</w:t>
            </w:r>
          </w:p>
        </w:tc>
        <w:tc>
          <w:tcPr>
            <w:tcW w:w="6840" w:type="dxa"/>
          </w:tcPr>
          <w:p w14:paraId="22BC2BF7" w14:textId="7A7D0D28" w:rsidR="00127745" w:rsidRPr="002918C5" w:rsidRDefault="00885B27" w:rsidP="007860BB">
            <w:pPr>
              <w:rPr>
                <w:sz w:val="22"/>
                <w:szCs w:val="22"/>
              </w:rPr>
            </w:pPr>
            <w:r>
              <w:rPr>
                <w:sz w:val="22"/>
                <w:szCs w:val="22"/>
              </w:rPr>
              <w:t xml:space="preserve">Temporal autocorrelation (AR1) in the </w:t>
            </w:r>
            <w:proofErr w:type="spellStart"/>
            <w:r>
              <w:rPr>
                <w:sz w:val="22"/>
                <w:szCs w:val="22"/>
              </w:rPr>
              <w:t>spatio</w:t>
            </w:r>
            <w:proofErr w:type="spellEnd"/>
            <w:r>
              <w:rPr>
                <w:sz w:val="22"/>
                <w:szCs w:val="22"/>
              </w:rPr>
              <w:t>-temporal pattern</w:t>
            </w:r>
          </w:p>
        </w:tc>
      </w:tr>
      <w:commentRangeStart w:id="14"/>
      <w:tr w:rsidR="00127745" w:rsidRPr="002918C5" w14:paraId="1F8FAD10" w14:textId="77777777" w:rsidTr="00141CB0">
        <w:tc>
          <w:tcPr>
            <w:tcW w:w="1188" w:type="dxa"/>
          </w:tcPr>
          <w:p w14:paraId="285B7C5B" w14:textId="77777777" w:rsidR="00127745" w:rsidRPr="002918C5" w:rsidRDefault="00127745"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ρ</m:t>
                    </m:r>
                  </m:e>
                  <m:sub>
                    <m:r>
                      <w:rPr>
                        <w:rFonts w:ascii="Cambria Math" w:hAnsi="Cambria Math" w:cs="Times New Roman"/>
                        <w:sz w:val="22"/>
                        <w:szCs w:val="22"/>
                      </w:rPr>
                      <m:t>υ</m:t>
                    </m:r>
                  </m:sub>
                </m:sSub>
                <w:commentRangeEnd w:id="14"/>
                <m:r>
                  <m:rPr>
                    <m:sty m:val="p"/>
                  </m:rPr>
                  <w:rPr>
                    <w:rStyle w:val="CommentReference"/>
                    <w:sz w:val="22"/>
                    <w:szCs w:val="22"/>
                  </w:rPr>
                  <w:commentReference w:id="14"/>
                </m:r>
              </m:oMath>
            </m:oMathPara>
          </w:p>
        </w:tc>
        <w:tc>
          <w:tcPr>
            <w:tcW w:w="2070" w:type="dxa"/>
            <w:gridSpan w:val="2"/>
          </w:tcPr>
          <w:p w14:paraId="65E0EAC4" w14:textId="7F408A09" w:rsidR="00127745" w:rsidRPr="002918C5" w:rsidRDefault="00885B27" w:rsidP="007860BB">
            <w:pPr>
              <w:rPr>
                <w:sz w:val="22"/>
                <w:szCs w:val="22"/>
              </w:rPr>
            </w:pPr>
            <w:proofErr w:type="spellStart"/>
            <w:r>
              <w:rPr>
                <w:sz w:val="22"/>
                <w:szCs w:val="22"/>
              </w:rPr>
              <w:t>Spatio</w:t>
            </w:r>
            <w:proofErr w:type="spellEnd"/>
            <w:r>
              <w:rPr>
                <w:sz w:val="22"/>
                <w:szCs w:val="22"/>
              </w:rPr>
              <w:t>-temporal correlation</w:t>
            </w:r>
          </w:p>
        </w:tc>
        <w:tc>
          <w:tcPr>
            <w:tcW w:w="6840" w:type="dxa"/>
          </w:tcPr>
          <w:p w14:paraId="58BE820A" w14:textId="7721C71F" w:rsidR="00127745" w:rsidRPr="002918C5" w:rsidRDefault="00127745" w:rsidP="007860BB">
            <w:pPr>
              <w:rPr>
                <w:sz w:val="22"/>
                <w:szCs w:val="22"/>
              </w:rPr>
            </w:pPr>
            <w:r w:rsidRPr="002918C5">
              <w:rPr>
                <w:sz w:val="22"/>
                <w:szCs w:val="22"/>
              </w:rPr>
              <w:t>Spatio-temporal correlation between each parent and child node, resulting from an OU process</w:t>
            </w:r>
          </w:p>
        </w:tc>
      </w:tr>
      <w:tr w:rsidR="00127745" w:rsidRPr="002918C5" w14:paraId="355CD728" w14:textId="77777777" w:rsidTr="00141CB0">
        <w:tc>
          <w:tcPr>
            <w:tcW w:w="1188" w:type="dxa"/>
          </w:tcPr>
          <w:p w14:paraId="65EEFE80" w14:textId="77777777" w:rsidR="00127745" w:rsidRPr="002918C5" w:rsidRDefault="00127745" w:rsidP="007860BB">
            <w:pPr>
              <w:jc w:val="right"/>
              <w:rPr>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θ</m:t>
                    </m:r>
                  </m:e>
                  <m:sub>
                    <m:r>
                      <w:rPr>
                        <w:rFonts w:ascii="Cambria Math" w:hAnsi="Cambria Math" w:cs="Times New Roman"/>
                        <w:sz w:val="22"/>
                        <w:szCs w:val="22"/>
                      </w:rPr>
                      <m:t>υ</m:t>
                    </m:r>
                  </m:sub>
                </m:sSub>
              </m:oMath>
            </m:oMathPara>
          </w:p>
        </w:tc>
        <w:tc>
          <w:tcPr>
            <w:tcW w:w="2070" w:type="dxa"/>
            <w:gridSpan w:val="2"/>
          </w:tcPr>
          <w:p w14:paraId="63DDA57C" w14:textId="5C093EE9" w:rsidR="00127745" w:rsidRPr="002918C5" w:rsidRDefault="00AB36ED" w:rsidP="007860BB">
            <w:pPr>
              <w:rPr>
                <w:sz w:val="22"/>
                <w:szCs w:val="22"/>
              </w:rPr>
            </w:pPr>
            <w:proofErr w:type="spellStart"/>
            <w:r>
              <w:rPr>
                <w:sz w:val="22"/>
                <w:szCs w:val="22"/>
              </w:rPr>
              <w:t>Spatio</w:t>
            </w:r>
            <w:proofErr w:type="spellEnd"/>
            <w:r>
              <w:rPr>
                <w:sz w:val="22"/>
                <w:szCs w:val="22"/>
              </w:rPr>
              <w:t>-temporal decay</w:t>
            </w:r>
            <w:bookmarkStart w:id="15" w:name="_GoBack"/>
            <w:bookmarkEnd w:id="15"/>
          </w:p>
        </w:tc>
        <w:tc>
          <w:tcPr>
            <w:tcW w:w="6840" w:type="dxa"/>
          </w:tcPr>
          <w:p w14:paraId="1CA65D7A" w14:textId="009B60CF" w:rsidR="00127745" w:rsidRPr="002918C5" w:rsidRDefault="00127745" w:rsidP="007860BB">
            <w:pPr>
              <w:rPr>
                <w:sz w:val="22"/>
                <w:szCs w:val="22"/>
              </w:rPr>
            </w:pPr>
            <w:r w:rsidRPr="002918C5">
              <w:rPr>
                <w:sz w:val="22"/>
                <w:szCs w:val="22"/>
              </w:rPr>
              <w:t>Exponential decay rate describing the spatio-temporal OU process</w:t>
            </w:r>
          </w:p>
        </w:tc>
      </w:tr>
      <w:tr w:rsidR="00127745" w:rsidRPr="002918C5" w14:paraId="46E93543" w14:textId="77777777" w:rsidTr="00141CB0">
        <w:tc>
          <w:tcPr>
            <w:tcW w:w="1188" w:type="dxa"/>
          </w:tcPr>
          <w:p w14:paraId="45B6D819" w14:textId="77777777" w:rsidR="00127745" w:rsidRPr="002918C5" w:rsidRDefault="00127745" w:rsidP="007860BB">
            <w:pPr>
              <w:jc w:val="right"/>
              <w:rPr>
                <w:sz w:val="22"/>
                <w:szCs w:val="22"/>
              </w:rPr>
            </w:pPr>
            <m:oMathPara>
              <m:oMath>
                <m:sSubSup>
                  <m:sSubSupPr>
                    <m:ctrlPr>
                      <w:rPr>
                        <w:rFonts w:ascii="Cambria Math" w:hAnsi="Cambria Math" w:cs="Times New Roman"/>
                        <w:i/>
                        <w:sz w:val="22"/>
                        <w:szCs w:val="22"/>
                      </w:rPr>
                    </m:ctrlPr>
                  </m:sSubSupPr>
                  <m:e>
                    <m:r>
                      <w:rPr>
                        <w:rFonts w:ascii="Cambria Math" w:hAnsi="Cambria Math" w:cs="Times New Roman"/>
                        <w:sz w:val="22"/>
                        <w:szCs w:val="22"/>
                      </w:rPr>
                      <m:t>σ</m:t>
                    </m:r>
                  </m:e>
                  <m:sub>
                    <m:r>
                      <w:rPr>
                        <w:rFonts w:ascii="Cambria Math" w:hAnsi="Cambria Math" w:cs="Times New Roman"/>
                        <w:sz w:val="22"/>
                        <w:szCs w:val="22"/>
                      </w:rPr>
                      <m:t>υ</m:t>
                    </m:r>
                  </m:sub>
                  <m:sup>
                    <m:r>
                      <w:rPr>
                        <w:rFonts w:ascii="Cambria Math" w:hAnsi="Cambria Math" w:cs="Times New Roman"/>
                        <w:sz w:val="22"/>
                        <w:szCs w:val="22"/>
                      </w:rPr>
                      <m:t>2</m:t>
                    </m:r>
                  </m:sup>
                </m:sSubSup>
              </m:oMath>
            </m:oMathPara>
          </w:p>
        </w:tc>
        <w:tc>
          <w:tcPr>
            <w:tcW w:w="2070" w:type="dxa"/>
            <w:gridSpan w:val="2"/>
          </w:tcPr>
          <w:p w14:paraId="4BA4EC79" w14:textId="66FC12E4" w:rsidR="00127745" w:rsidRPr="002918C5" w:rsidRDefault="00885B27" w:rsidP="007860BB">
            <w:pPr>
              <w:rPr>
                <w:sz w:val="22"/>
                <w:szCs w:val="22"/>
              </w:rPr>
            </w:pPr>
            <w:proofErr w:type="spellStart"/>
            <w:r>
              <w:rPr>
                <w:sz w:val="22"/>
                <w:szCs w:val="22"/>
              </w:rPr>
              <w:t>Spatio</w:t>
            </w:r>
            <w:proofErr w:type="spellEnd"/>
            <w:r>
              <w:rPr>
                <w:sz w:val="22"/>
                <w:szCs w:val="22"/>
              </w:rPr>
              <w:t xml:space="preserve">-temporal </w:t>
            </w:r>
            <w:r>
              <w:rPr>
                <w:sz w:val="22"/>
                <w:szCs w:val="22"/>
              </w:rPr>
              <w:lastRenderedPageBreak/>
              <w:t>OU variance</w:t>
            </w:r>
          </w:p>
        </w:tc>
        <w:tc>
          <w:tcPr>
            <w:tcW w:w="6840" w:type="dxa"/>
          </w:tcPr>
          <w:p w14:paraId="128D0443" w14:textId="49228068" w:rsidR="00127745" w:rsidRPr="002918C5" w:rsidRDefault="00127745" w:rsidP="007860BB">
            <w:pPr>
              <w:rPr>
                <w:sz w:val="22"/>
                <w:szCs w:val="22"/>
              </w:rPr>
            </w:pPr>
            <w:r w:rsidRPr="002918C5">
              <w:rPr>
                <w:sz w:val="22"/>
                <w:szCs w:val="22"/>
              </w:rPr>
              <w:lastRenderedPageBreak/>
              <w:t>Variance describing the spatio-temporal OU process</w:t>
            </w:r>
          </w:p>
        </w:tc>
      </w:tr>
      <w:tr w:rsidR="00127745" w:rsidRPr="002918C5" w14:paraId="71A094DD" w14:textId="77777777" w:rsidTr="00141CB0">
        <w:tc>
          <w:tcPr>
            <w:tcW w:w="3258" w:type="dxa"/>
            <w:gridSpan w:val="3"/>
          </w:tcPr>
          <w:p w14:paraId="4A50B44E" w14:textId="44C77BAC" w:rsidR="00127745" w:rsidRPr="00127745" w:rsidRDefault="00127745" w:rsidP="00D21F59">
            <w:pPr>
              <w:rPr>
                <w:i/>
                <w:sz w:val="22"/>
                <w:szCs w:val="22"/>
              </w:rPr>
            </w:pPr>
            <w:r w:rsidRPr="00127745">
              <w:rPr>
                <w:rFonts w:ascii="Cambria" w:eastAsia="MS Mincho" w:hAnsi="Cambria" w:cs="Times New Roman"/>
                <w:i/>
                <w:sz w:val="22"/>
                <w:szCs w:val="22"/>
              </w:rPr>
              <w:lastRenderedPageBreak/>
              <w:t>Independent</w:t>
            </w:r>
          </w:p>
        </w:tc>
        <w:tc>
          <w:tcPr>
            <w:tcW w:w="6840" w:type="dxa"/>
          </w:tcPr>
          <w:p w14:paraId="32DA0939" w14:textId="1110BDDE" w:rsidR="00127745" w:rsidRPr="002918C5" w:rsidRDefault="00127745" w:rsidP="00D21F59">
            <w:pPr>
              <w:rPr>
                <w:sz w:val="22"/>
                <w:szCs w:val="22"/>
              </w:rPr>
            </w:pPr>
          </w:p>
        </w:tc>
      </w:tr>
      <w:tr w:rsidR="00127745" w:rsidRPr="002918C5" w14:paraId="727849FF" w14:textId="77777777" w:rsidTr="00141CB0">
        <w:tc>
          <w:tcPr>
            <w:tcW w:w="1188" w:type="dxa"/>
          </w:tcPr>
          <w:p w14:paraId="6E7E5DFC" w14:textId="4624FED3" w:rsidR="00127745" w:rsidRDefault="00127745" w:rsidP="00D21F59">
            <w:pPr>
              <w:jc w:val="right"/>
              <w:rPr>
                <w:rFonts w:ascii="Cambria" w:eastAsia="MS Mincho" w:hAnsi="Cambria" w:cs="Times New Roman"/>
                <w:sz w:val="22"/>
                <w:szCs w:val="22"/>
              </w:rPr>
            </w:pPr>
            <m:oMathPara>
              <m:oMath>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oMath>
            </m:oMathPara>
          </w:p>
        </w:tc>
        <w:tc>
          <w:tcPr>
            <w:tcW w:w="2070" w:type="dxa"/>
            <w:gridSpan w:val="2"/>
          </w:tcPr>
          <w:p w14:paraId="53619302" w14:textId="048A063B" w:rsidR="00127745" w:rsidRPr="002918C5" w:rsidRDefault="0056034D" w:rsidP="00D21F59">
            <w:pPr>
              <w:rPr>
                <w:sz w:val="22"/>
                <w:szCs w:val="22"/>
              </w:rPr>
            </w:pPr>
            <w:proofErr w:type="spellStart"/>
            <w:r>
              <w:rPr>
                <w:sz w:val="22"/>
                <w:szCs w:val="22"/>
              </w:rPr>
              <w:t>Overdispersion</w:t>
            </w:r>
            <w:proofErr w:type="spellEnd"/>
          </w:p>
        </w:tc>
        <w:tc>
          <w:tcPr>
            <w:tcW w:w="6840" w:type="dxa"/>
          </w:tcPr>
          <w:p w14:paraId="00E87FB7" w14:textId="1521F931" w:rsidR="00127745" w:rsidRPr="002918C5" w:rsidRDefault="00127745" w:rsidP="00D21F59">
            <w:pPr>
              <w:rPr>
                <w:sz w:val="22"/>
                <w:szCs w:val="22"/>
              </w:rPr>
            </w:pPr>
            <w:r w:rsidRPr="002918C5">
              <w:rPr>
                <w:sz w:val="22"/>
                <w:szCs w:val="22"/>
              </w:rPr>
              <w:t>Random log-normal variation beyond Poisson expectation (also termed overdispersion or nugget)</w:t>
            </w:r>
          </w:p>
        </w:tc>
      </w:tr>
      <w:tr w:rsidR="00127745" w:rsidRPr="002918C5" w14:paraId="4D1C50D8" w14:textId="77777777" w:rsidTr="00141CB0">
        <w:tc>
          <w:tcPr>
            <w:tcW w:w="1188" w:type="dxa"/>
          </w:tcPr>
          <w:p w14:paraId="52E9331D" w14:textId="77777777" w:rsidR="00127745" w:rsidRDefault="00127745" w:rsidP="00D21F59">
            <w:pPr>
              <w:jc w:val="right"/>
              <w:rPr>
                <w:rFonts w:ascii="Cambria" w:eastAsia="MS Mincho" w:hAnsi="Cambria" w:cs="Times New Roman"/>
                <w:sz w:val="22"/>
                <w:szCs w:val="22"/>
              </w:rPr>
            </w:pPr>
          </w:p>
        </w:tc>
        <w:tc>
          <w:tcPr>
            <w:tcW w:w="2070" w:type="dxa"/>
            <w:gridSpan w:val="2"/>
          </w:tcPr>
          <w:p w14:paraId="11D3184A" w14:textId="77777777" w:rsidR="00127745" w:rsidRPr="002918C5" w:rsidRDefault="00127745" w:rsidP="00D21F59">
            <w:pPr>
              <w:rPr>
                <w:sz w:val="22"/>
                <w:szCs w:val="22"/>
              </w:rPr>
            </w:pPr>
          </w:p>
        </w:tc>
        <w:tc>
          <w:tcPr>
            <w:tcW w:w="6840" w:type="dxa"/>
          </w:tcPr>
          <w:p w14:paraId="575AAFEF" w14:textId="61519522" w:rsidR="00127745" w:rsidRPr="002918C5" w:rsidRDefault="00127745" w:rsidP="00D21F59">
            <w:pPr>
              <w:rPr>
                <w:sz w:val="22"/>
                <w:szCs w:val="22"/>
              </w:rPr>
            </w:pPr>
            <w:commentRangeStart w:id="16"/>
            <w:proofErr w:type="spellStart"/>
            <w:r w:rsidRPr="002918C5">
              <w:rPr>
                <w:sz w:val="22"/>
                <w:szCs w:val="22"/>
              </w:rPr>
              <w:t>sigmaIID</w:t>
            </w:r>
            <w:commentRangeEnd w:id="16"/>
            <w:proofErr w:type="spellEnd"/>
            <w:r w:rsidRPr="002918C5">
              <w:rPr>
                <w:rStyle w:val="CommentReference"/>
                <w:sz w:val="22"/>
                <w:szCs w:val="22"/>
              </w:rPr>
              <w:commentReference w:id="16"/>
            </w:r>
          </w:p>
        </w:tc>
      </w:tr>
    </w:tbl>
    <w:p w14:paraId="7BAD2AA5" w14:textId="77777777" w:rsidR="007860BB" w:rsidRDefault="007860BB" w:rsidP="007860BB"/>
    <w:p w14:paraId="3D49FDF1" w14:textId="77777777" w:rsidR="007860BB" w:rsidRDefault="007860BB" w:rsidP="007860BB"/>
    <w:p w14:paraId="5A9FE615" w14:textId="65955DA7" w:rsidR="007860BB" w:rsidRDefault="00D21F59" w:rsidP="007860BB">
      <w:commentRangeStart w:id="17"/>
      <w:commentRangeStart w:id="18"/>
      <w:r>
        <w:t>Table 1b</w:t>
      </w:r>
      <w:commentRangeEnd w:id="17"/>
      <w:r>
        <w:rPr>
          <w:rStyle w:val="CommentReference"/>
        </w:rPr>
        <w:commentReference w:id="17"/>
      </w:r>
      <w:commentRangeEnd w:id="18"/>
      <w:r w:rsidR="0056034D">
        <w:rPr>
          <w:rStyle w:val="CommentReference"/>
        </w:rPr>
        <w:commentReference w:id="18"/>
      </w:r>
    </w:p>
    <w:p w14:paraId="434AA42C" w14:textId="77777777" w:rsidR="007860BB" w:rsidRDefault="007860BB" w:rsidP="007860BB">
      <w:pPr>
        <w:tabs>
          <w:tab w:val="left" w:pos="360"/>
          <w:tab w:val="left" w:pos="8640"/>
        </w:tabs>
        <w:rPr>
          <w:rFonts w:ascii="Times New Roman" w:hAnsi="Times New Roman" w:cs="Times New Roman"/>
        </w:rPr>
      </w:pPr>
    </w:p>
    <w:p w14:paraId="2188FF15" w14:textId="77777777" w:rsidR="007860BB" w:rsidRDefault="007860BB" w:rsidP="007860BB">
      <w:pPr>
        <w:tabs>
          <w:tab w:val="left" w:pos="360"/>
          <w:tab w:val="left" w:pos="8640"/>
        </w:tabs>
        <w:rPr>
          <w:rFonts w:ascii="Times New Roman" w:hAnsi="Times New Roman" w:cs="Times New Roman"/>
        </w:rPr>
      </w:pPr>
    </w:p>
    <w:p w14:paraId="1FAE8CF7" w14:textId="77777777" w:rsidR="007860BB" w:rsidRDefault="007860BB" w:rsidP="007860BB">
      <w:pPr>
        <w:tabs>
          <w:tab w:val="left" w:pos="360"/>
          <w:tab w:val="left" w:pos="8640"/>
        </w:tabs>
        <w:rPr>
          <w:rFonts w:ascii="Times New Roman" w:hAnsi="Times New Roman" w:cs="Times New Roman"/>
        </w:rPr>
      </w:pPr>
    </w:p>
    <w:p w14:paraId="0662AC63" w14:textId="25770919" w:rsidR="007860BB" w:rsidRPr="005049AB" w:rsidRDefault="007860BB" w:rsidP="007860BB">
      <w:pPr>
        <w:tabs>
          <w:tab w:val="left" w:pos="360"/>
          <w:tab w:val="left" w:pos="8640"/>
        </w:tabs>
        <w:rPr>
          <w:rFonts w:ascii="Times New Roman" w:hAnsi="Times New Roman" w:cs="Times New Roman"/>
        </w:rPr>
      </w:pPr>
      <w:r>
        <w:rPr>
          <w:rFonts w:ascii="Times New Roman" w:hAnsi="Times New Roman" w:cs="Times New Roman"/>
        </w:rPr>
        <w:t xml:space="preserve">Table </w:t>
      </w:r>
      <w:r w:rsidR="00B109A7">
        <w:rPr>
          <w:rFonts w:ascii="Times New Roman" w:hAnsi="Times New Roman" w:cs="Times New Roman"/>
        </w:rPr>
        <w:t xml:space="preserve">2. </w:t>
      </w:r>
      <w:r>
        <w:rPr>
          <w:rFonts w:ascii="Times New Roman" w:hAnsi="Times New Roman" w:cs="Times New Roman"/>
        </w:rPr>
        <w:t xml:space="preserve"> </w:t>
      </w:r>
      <w:r w:rsidRPr="005049AB">
        <w:rPr>
          <w:rFonts w:ascii="Times New Roman" w:hAnsi="Times New Roman" w:cs="Times New Roman"/>
        </w:rPr>
        <w:t>Covariate Summary for W. Susquehanna by Stream Reach</w:t>
      </w:r>
    </w:p>
    <w:p w14:paraId="127BFE7A" w14:textId="77777777" w:rsidR="007860BB" w:rsidRDefault="007860BB" w:rsidP="007860BB">
      <w:pPr>
        <w:tabs>
          <w:tab w:val="left" w:pos="360"/>
          <w:tab w:val="left" w:pos="8640"/>
        </w:tabs>
        <w:rPr>
          <w:rFonts w:ascii="Times New Roman" w:hAnsi="Times New Roman" w:cs="Times New Roman"/>
        </w:rPr>
      </w:pPr>
    </w:p>
    <w:tbl>
      <w:tblPr>
        <w:tblW w:w="0" w:type="pct"/>
        <w:tblLook w:val="07E0" w:firstRow="1" w:lastRow="1" w:firstColumn="1" w:lastColumn="1" w:noHBand="1" w:noVBand="1"/>
      </w:tblPr>
      <w:tblGrid>
        <w:gridCol w:w="4336"/>
        <w:gridCol w:w="763"/>
        <w:gridCol w:w="756"/>
        <w:gridCol w:w="756"/>
      </w:tblGrid>
      <w:tr w:rsidR="007860BB" w:rsidRPr="005C4C88" w14:paraId="24D3AC52" w14:textId="77777777" w:rsidTr="007860BB">
        <w:tc>
          <w:tcPr>
            <w:tcW w:w="0" w:type="auto"/>
            <w:tcBorders>
              <w:bottom w:val="single" w:sz="0" w:space="0" w:color="auto"/>
            </w:tcBorders>
            <w:vAlign w:val="bottom"/>
          </w:tcPr>
          <w:p w14:paraId="39DE3DC0"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Variable</w:t>
            </w:r>
          </w:p>
        </w:tc>
        <w:tc>
          <w:tcPr>
            <w:tcW w:w="0" w:type="auto"/>
            <w:tcBorders>
              <w:bottom w:val="single" w:sz="0" w:space="0" w:color="auto"/>
            </w:tcBorders>
            <w:vAlign w:val="bottom"/>
          </w:tcPr>
          <w:p w14:paraId="1DF3C7C4"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Mean</w:t>
            </w:r>
          </w:p>
        </w:tc>
        <w:tc>
          <w:tcPr>
            <w:tcW w:w="0" w:type="auto"/>
            <w:tcBorders>
              <w:bottom w:val="single" w:sz="0" w:space="0" w:color="auto"/>
            </w:tcBorders>
            <w:vAlign w:val="bottom"/>
          </w:tcPr>
          <w:p w14:paraId="2C437BF4"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Min</w:t>
            </w:r>
          </w:p>
        </w:tc>
        <w:tc>
          <w:tcPr>
            <w:tcW w:w="0" w:type="auto"/>
            <w:tcBorders>
              <w:bottom w:val="single" w:sz="0" w:space="0" w:color="auto"/>
            </w:tcBorders>
            <w:vAlign w:val="bottom"/>
          </w:tcPr>
          <w:p w14:paraId="33F6F9A3"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Max</w:t>
            </w:r>
          </w:p>
        </w:tc>
      </w:tr>
      <w:tr w:rsidR="007860BB" w:rsidRPr="005C4C88" w14:paraId="6F1C73AF" w14:textId="77777777" w:rsidTr="007860BB">
        <w:tc>
          <w:tcPr>
            <w:tcW w:w="0" w:type="auto"/>
          </w:tcPr>
          <w:p w14:paraId="678691EA"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Percent forest cover (%)</w:t>
            </w:r>
          </w:p>
        </w:tc>
        <w:tc>
          <w:tcPr>
            <w:tcW w:w="0" w:type="auto"/>
          </w:tcPr>
          <w:p w14:paraId="3098ACD4"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79.15</w:t>
            </w:r>
          </w:p>
        </w:tc>
        <w:tc>
          <w:tcPr>
            <w:tcW w:w="0" w:type="auto"/>
          </w:tcPr>
          <w:p w14:paraId="6C2B0D4A"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0</w:t>
            </w:r>
          </w:p>
        </w:tc>
        <w:tc>
          <w:tcPr>
            <w:tcW w:w="0" w:type="auto"/>
          </w:tcPr>
          <w:p w14:paraId="4AA9CCA3"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100</w:t>
            </w:r>
          </w:p>
        </w:tc>
      </w:tr>
      <w:tr w:rsidR="007860BB" w:rsidRPr="005C4C88" w14:paraId="3D93F632" w14:textId="77777777" w:rsidTr="007860BB">
        <w:tc>
          <w:tcPr>
            <w:tcW w:w="0" w:type="auto"/>
          </w:tcPr>
          <w:p w14:paraId="318F050C"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Percent surficial coarseness (AB?)</w:t>
            </w:r>
          </w:p>
        </w:tc>
        <w:tc>
          <w:tcPr>
            <w:tcW w:w="0" w:type="auto"/>
          </w:tcPr>
          <w:p w14:paraId="56C17C98"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6.62</w:t>
            </w:r>
          </w:p>
        </w:tc>
        <w:tc>
          <w:tcPr>
            <w:tcW w:w="0" w:type="auto"/>
          </w:tcPr>
          <w:p w14:paraId="57D5A7E3"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0</w:t>
            </w:r>
          </w:p>
        </w:tc>
        <w:tc>
          <w:tcPr>
            <w:tcW w:w="0" w:type="auto"/>
          </w:tcPr>
          <w:p w14:paraId="3A96930C"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100</w:t>
            </w:r>
          </w:p>
        </w:tc>
      </w:tr>
      <w:tr w:rsidR="007860BB" w:rsidRPr="005C4C88" w14:paraId="0EB238BA" w14:textId="77777777" w:rsidTr="007860BB">
        <w:tc>
          <w:tcPr>
            <w:tcW w:w="0" w:type="auto"/>
          </w:tcPr>
          <w:p w14:paraId="7058B6E6"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Previous summer mean temperature (C)</w:t>
            </w:r>
          </w:p>
        </w:tc>
        <w:tc>
          <w:tcPr>
            <w:tcW w:w="0" w:type="auto"/>
          </w:tcPr>
          <w:p w14:paraId="166D947C"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17.74</w:t>
            </w:r>
          </w:p>
        </w:tc>
        <w:tc>
          <w:tcPr>
            <w:tcW w:w="0" w:type="auto"/>
          </w:tcPr>
          <w:p w14:paraId="04E62780"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15.21</w:t>
            </w:r>
          </w:p>
        </w:tc>
        <w:tc>
          <w:tcPr>
            <w:tcW w:w="0" w:type="auto"/>
          </w:tcPr>
          <w:p w14:paraId="0C8613CC"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21.66</w:t>
            </w:r>
          </w:p>
        </w:tc>
      </w:tr>
      <w:tr w:rsidR="007860BB" w:rsidRPr="005C4C88" w14:paraId="05B7BAB8" w14:textId="77777777" w:rsidTr="007860BB">
        <w:tc>
          <w:tcPr>
            <w:tcW w:w="0" w:type="auto"/>
          </w:tcPr>
          <w:p w14:paraId="6636F336"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Previous fall mean temperature (C)</w:t>
            </w:r>
          </w:p>
        </w:tc>
        <w:tc>
          <w:tcPr>
            <w:tcW w:w="0" w:type="auto"/>
          </w:tcPr>
          <w:p w14:paraId="651D4EEF"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3.49</w:t>
            </w:r>
          </w:p>
        </w:tc>
        <w:tc>
          <w:tcPr>
            <w:tcW w:w="0" w:type="auto"/>
          </w:tcPr>
          <w:p w14:paraId="306A0B61"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-0.09</w:t>
            </w:r>
          </w:p>
        </w:tc>
        <w:tc>
          <w:tcPr>
            <w:tcW w:w="0" w:type="auto"/>
          </w:tcPr>
          <w:p w14:paraId="6F4358EF"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7.3</w:t>
            </w:r>
          </w:p>
        </w:tc>
      </w:tr>
      <w:tr w:rsidR="007860BB" w:rsidRPr="005C4C88" w14:paraId="62251D22" w14:textId="77777777" w:rsidTr="007860BB">
        <w:tc>
          <w:tcPr>
            <w:tcW w:w="0" w:type="auto"/>
          </w:tcPr>
          <w:p w14:paraId="7482DBEA"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Winter mean temperature (C)</w:t>
            </w:r>
          </w:p>
        </w:tc>
        <w:tc>
          <w:tcPr>
            <w:tcW w:w="0" w:type="auto"/>
          </w:tcPr>
          <w:p w14:paraId="5B3B8D40"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-1.77</w:t>
            </w:r>
          </w:p>
        </w:tc>
        <w:tc>
          <w:tcPr>
            <w:tcW w:w="0" w:type="auto"/>
          </w:tcPr>
          <w:p w14:paraId="16A6CA29"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-7.99</w:t>
            </w:r>
          </w:p>
        </w:tc>
        <w:tc>
          <w:tcPr>
            <w:tcW w:w="0" w:type="auto"/>
          </w:tcPr>
          <w:p w14:paraId="17A64EAE"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2.87</w:t>
            </w:r>
          </w:p>
        </w:tc>
      </w:tr>
      <w:tr w:rsidR="007860BB" w:rsidRPr="005C4C88" w14:paraId="5CCE5561" w14:textId="77777777" w:rsidTr="007860BB">
        <w:tc>
          <w:tcPr>
            <w:tcW w:w="0" w:type="auto"/>
          </w:tcPr>
          <w:p w14:paraId="44DB9CD5"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Spring mean temperature (C)</w:t>
            </w:r>
          </w:p>
        </w:tc>
        <w:tc>
          <w:tcPr>
            <w:tcW w:w="0" w:type="auto"/>
          </w:tcPr>
          <w:p w14:paraId="381C7E68"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14.63</w:t>
            </w:r>
          </w:p>
        </w:tc>
        <w:tc>
          <w:tcPr>
            <w:tcW w:w="0" w:type="auto"/>
          </w:tcPr>
          <w:p w14:paraId="382A2C41"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10.31</w:t>
            </w:r>
          </w:p>
        </w:tc>
        <w:tc>
          <w:tcPr>
            <w:tcW w:w="0" w:type="auto"/>
          </w:tcPr>
          <w:p w14:paraId="44F09699"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17.31</w:t>
            </w:r>
          </w:p>
        </w:tc>
      </w:tr>
      <w:tr w:rsidR="007860BB" w:rsidRPr="005C4C88" w14:paraId="785808D7" w14:textId="77777777" w:rsidTr="007860BB">
        <w:tc>
          <w:tcPr>
            <w:tcW w:w="0" w:type="auto"/>
          </w:tcPr>
          <w:p w14:paraId="72AE565B"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Previous summer mean precipitation (mm)</w:t>
            </w:r>
          </w:p>
        </w:tc>
        <w:tc>
          <w:tcPr>
            <w:tcW w:w="0" w:type="auto"/>
          </w:tcPr>
          <w:p w14:paraId="2533E562"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3.78</w:t>
            </w:r>
          </w:p>
        </w:tc>
        <w:tc>
          <w:tcPr>
            <w:tcW w:w="0" w:type="auto"/>
          </w:tcPr>
          <w:p w14:paraId="52F3B20C"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1.59</w:t>
            </w:r>
          </w:p>
        </w:tc>
        <w:tc>
          <w:tcPr>
            <w:tcW w:w="0" w:type="auto"/>
          </w:tcPr>
          <w:p w14:paraId="6A026134"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8.92</w:t>
            </w:r>
          </w:p>
        </w:tc>
      </w:tr>
      <w:tr w:rsidR="007860BB" w:rsidRPr="005C4C88" w14:paraId="591BB049" w14:textId="77777777" w:rsidTr="007860BB">
        <w:tc>
          <w:tcPr>
            <w:tcW w:w="0" w:type="auto"/>
          </w:tcPr>
          <w:p w14:paraId="64581118"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Previous fall mean precipitation (mm)</w:t>
            </w:r>
          </w:p>
        </w:tc>
        <w:tc>
          <w:tcPr>
            <w:tcW w:w="0" w:type="auto"/>
          </w:tcPr>
          <w:p w14:paraId="2194C2A0"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2.99</w:t>
            </w:r>
          </w:p>
        </w:tc>
        <w:tc>
          <w:tcPr>
            <w:tcW w:w="0" w:type="auto"/>
          </w:tcPr>
          <w:p w14:paraId="62FB4618"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1.29</w:t>
            </w:r>
          </w:p>
        </w:tc>
        <w:tc>
          <w:tcPr>
            <w:tcW w:w="0" w:type="auto"/>
          </w:tcPr>
          <w:p w14:paraId="5CBCFBFB"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5.01</w:t>
            </w:r>
          </w:p>
        </w:tc>
      </w:tr>
      <w:tr w:rsidR="007860BB" w:rsidRPr="005C4C88" w14:paraId="46AEDEBE" w14:textId="77777777" w:rsidTr="007860BB">
        <w:tc>
          <w:tcPr>
            <w:tcW w:w="0" w:type="auto"/>
          </w:tcPr>
          <w:p w14:paraId="1646D423"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Winter mean precipitation (mm)</w:t>
            </w:r>
          </w:p>
        </w:tc>
        <w:tc>
          <w:tcPr>
            <w:tcW w:w="0" w:type="auto"/>
          </w:tcPr>
          <w:p w14:paraId="3645009B"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2.58</w:t>
            </w:r>
          </w:p>
        </w:tc>
        <w:tc>
          <w:tcPr>
            <w:tcW w:w="0" w:type="auto"/>
          </w:tcPr>
          <w:p w14:paraId="10351580"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1.1</w:t>
            </w:r>
          </w:p>
        </w:tc>
        <w:tc>
          <w:tcPr>
            <w:tcW w:w="0" w:type="auto"/>
          </w:tcPr>
          <w:p w14:paraId="5F868526"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4.73</w:t>
            </w:r>
          </w:p>
        </w:tc>
      </w:tr>
      <w:tr w:rsidR="007860BB" w:rsidRPr="005C4C88" w14:paraId="7F9CB723" w14:textId="77777777" w:rsidTr="007860BB">
        <w:tc>
          <w:tcPr>
            <w:tcW w:w="0" w:type="auto"/>
          </w:tcPr>
          <w:p w14:paraId="3DA3F3FE" w14:textId="77777777" w:rsidR="007860BB" w:rsidRPr="005C4C88" w:rsidRDefault="007860BB" w:rsidP="007860BB">
            <w:pPr>
              <w:tabs>
                <w:tab w:val="left" w:pos="360"/>
                <w:tab w:val="left" w:pos="8640"/>
              </w:tabs>
              <w:rPr>
                <w:rFonts w:ascii="Times New Roman" w:hAnsi="Times New Roman" w:cs="Times New Roman"/>
              </w:rPr>
            </w:pPr>
            <w:r>
              <w:rPr>
                <w:rFonts w:ascii="Times New Roman" w:hAnsi="Times New Roman" w:cs="Times New Roman"/>
              </w:rPr>
              <w:t>Spring mean precipitation (mm)</w:t>
            </w:r>
          </w:p>
        </w:tc>
        <w:tc>
          <w:tcPr>
            <w:tcW w:w="0" w:type="auto"/>
          </w:tcPr>
          <w:p w14:paraId="55D4305D"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2.91</w:t>
            </w:r>
          </w:p>
        </w:tc>
        <w:tc>
          <w:tcPr>
            <w:tcW w:w="0" w:type="auto"/>
          </w:tcPr>
          <w:p w14:paraId="48503880"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1.42</w:t>
            </w:r>
          </w:p>
        </w:tc>
        <w:tc>
          <w:tcPr>
            <w:tcW w:w="0" w:type="auto"/>
          </w:tcPr>
          <w:p w14:paraId="489462BD" w14:textId="77777777" w:rsidR="007860BB" w:rsidRPr="005C4C88" w:rsidRDefault="007860BB" w:rsidP="007860BB">
            <w:pPr>
              <w:tabs>
                <w:tab w:val="left" w:pos="360"/>
                <w:tab w:val="left" w:pos="8640"/>
              </w:tabs>
              <w:rPr>
                <w:rFonts w:ascii="Times New Roman" w:hAnsi="Times New Roman" w:cs="Times New Roman"/>
              </w:rPr>
            </w:pPr>
            <w:r w:rsidRPr="005C4C88">
              <w:rPr>
                <w:rFonts w:ascii="Times New Roman" w:hAnsi="Times New Roman" w:cs="Times New Roman"/>
              </w:rPr>
              <w:t>6.9</w:t>
            </w:r>
          </w:p>
        </w:tc>
      </w:tr>
    </w:tbl>
    <w:p w14:paraId="385825AC" w14:textId="77777777" w:rsidR="00C821D5" w:rsidRDefault="00C821D5" w:rsidP="007860BB"/>
    <w:p w14:paraId="32ED95C2" w14:textId="77777777" w:rsidR="007860BB" w:rsidRDefault="007860BB" w:rsidP="007860BB"/>
    <w:p w14:paraId="62A4BDA0" w14:textId="2566C4D2" w:rsidR="00B109A7" w:rsidRDefault="00B109A7" w:rsidP="007860BB">
      <w:r>
        <w:t xml:space="preserve">Table 3. </w:t>
      </w:r>
      <w:r w:rsidR="00FE7BBE">
        <w:t>Description of models compared with AIC for adult and YOY Brook Trout populations in the West Susquehanna watershed.</w:t>
      </w:r>
    </w:p>
    <w:p w14:paraId="650B9025" w14:textId="77777777" w:rsidR="00B109A7" w:rsidRDefault="00B109A7" w:rsidP="007860BB"/>
    <w:tbl>
      <w:tblPr>
        <w:tblStyle w:val="TableGrid"/>
        <w:tblW w:w="0" w:type="auto"/>
        <w:tblLook w:val="04A0" w:firstRow="1" w:lastRow="0" w:firstColumn="1" w:lastColumn="0" w:noHBand="0" w:noVBand="1"/>
      </w:tblPr>
      <w:tblGrid>
        <w:gridCol w:w="671"/>
        <w:gridCol w:w="2227"/>
        <w:gridCol w:w="6678"/>
      </w:tblGrid>
      <w:tr w:rsidR="00FE7BBE" w:rsidRPr="00FE7BBE" w14:paraId="49967AFC" w14:textId="77777777" w:rsidTr="00FE7BBE">
        <w:tc>
          <w:tcPr>
            <w:tcW w:w="671" w:type="dxa"/>
          </w:tcPr>
          <w:p w14:paraId="348E13E9" w14:textId="0AEB9C9D" w:rsidR="00B109A7" w:rsidRPr="00FE7BBE" w:rsidRDefault="00FE7BBE" w:rsidP="007860BB">
            <w:pPr>
              <w:rPr>
                <w:sz w:val="22"/>
                <w:szCs w:val="22"/>
              </w:rPr>
            </w:pPr>
            <w:proofErr w:type="spellStart"/>
            <w:r w:rsidRPr="00FE7BBE">
              <w:rPr>
                <w:sz w:val="22"/>
                <w:szCs w:val="22"/>
              </w:rPr>
              <w:t>Num</w:t>
            </w:r>
            <w:proofErr w:type="spellEnd"/>
          </w:p>
        </w:tc>
        <w:tc>
          <w:tcPr>
            <w:tcW w:w="2227" w:type="dxa"/>
          </w:tcPr>
          <w:p w14:paraId="499E92FB" w14:textId="0BE3ED1C" w:rsidR="00B109A7" w:rsidRPr="00FE7BBE" w:rsidRDefault="00FE7BBE" w:rsidP="007860BB">
            <w:pPr>
              <w:rPr>
                <w:sz w:val="22"/>
                <w:szCs w:val="22"/>
              </w:rPr>
            </w:pPr>
            <w:r w:rsidRPr="00FE7BBE">
              <w:rPr>
                <w:sz w:val="22"/>
                <w:szCs w:val="22"/>
              </w:rPr>
              <w:t>Model</w:t>
            </w:r>
          </w:p>
        </w:tc>
        <w:tc>
          <w:tcPr>
            <w:tcW w:w="6678" w:type="dxa"/>
          </w:tcPr>
          <w:p w14:paraId="63799002" w14:textId="420BF5E2" w:rsidR="00B109A7" w:rsidRPr="00FE7BBE" w:rsidRDefault="00FE7BBE" w:rsidP="007860BB">
            <w:pPr>
              <w:rPr>
                <w:sz w:val="22"/>
                <w:szCs w:val="22"/>
              </w:rPr>
            </w:pPr>
            <w:r w:rsidRPr="00FE7BBE">
              <w:rPr>
                <w:sz w:val="22"/>
                <w:szCs w:val="22"/>
              </w:rPr>
              <w:t>Model components</w:t>
            </w:r>
          </w:p>
        </w:tc>
      </w:tr>
      <w:tr w:rsidR="00FE7BBE" w:rsidRPr="00FE7BBE" w14:paraId="779114D8" w14:textId="77777777" w:rsidTr="00FE7BBE">
        <w:tc>
          <w:tcPr>
            <w:tcW w:w="671" w:type="dxa"/>
          </w:tcPr>
          <w:p w14:paraId="2CF902B8" w14:textId="5FE4A71B" w:rsidR="00B109A7" w:rsidRPr="00FE7BBE" w:rsidRDefault="00FE7BBE" w:rsidP="007860BB">
            <w:pPr>
              <w:rPr>
                <w:sz w:val="22"/>
                <w:szCs w:val="22"/>
              </w:rPr>
            </w:pPr>
            <w:r w:rsidRPr="00FE7BBE">
              <w:rPr>
                <w:sz w:val="22"/>
                <w:szCs w:val="22"/>
              </w:rPr>
              <w:t>1</w:t>
            </w:r>
          </w:p>
        </w:tc>
        <w:tc>
          <w:tcPr>
            <w:tcW w:w="2227" w:type="dxa"/>
          </w:tcPr>
          <w:p w14:paraId="67EA1945" w14:textId="37AFB574" w:rsidR="00B109A7" w:rsidRPr="00FE7BBE" w:rsidRDefault="00FE7BBE" w:rsidP="007860BB">
            <w:pPr>
              <w:rPr>
                <w:sz w:val="22"/>
                <w:szCs w:val="22"/>
              </w:rPr>
            </w:pPr>
            <w:r w:rsidRPr="00FE7BBE">
              <w:rPr>
                <w:sz w:val="22"/>
                <w:szCs w:val="22"/>
              </w:rPr>
              <w:t>Basic</w:t>
            </w:r>
          </w:p>
        </w:tc>
        <w:tc>
          <w:tcPr>
            <w:tcW w:w="6678" w:type="dxa"/>
          </w:tcPr>
          <w:p w14:paraId="1AD85066" w14:textId="1BD346EA" w:rsidR="00B109A7" w:rsidRPr="00FE7BBE" w:rsidRDefault="00127745" w:rsidP="00FE7BBE">
            <w:pPr>
              <w:rPr>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r>
                  <m:rPr>
                    <m:sty m:val="p"/>
                  </m:rPr>
                  <w:rPr>
                    <w:rFonts w:ascii="Cambria Math" w:hAnsi="Cambria Math" w:cs="Times New Roman"/>
                    <w:sz w:val="22"/>
                    <w:szCs w:val="22"/>
                  </w:rPr>
                  <m:t>ln⁡</m:t>
                </m:r>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r>
                  <w:rPr>
                    <w:rFonts w:ascii="Cambria Math" w:hAnsi="Cambria Math" w:cs="Times New Roman"/>
                    <w:sz w:val="22"/>
                    <w:szCs w:val="22"/>
                  </w:rPr>
                  <m:t>)</m:t>
                </m:r>
              </m:oMath>
            </m:oMathPara>
          </w:p>
        </w:tc>
      </w:tr>
      <w:tr w:rsidR="00FE7BBE" w:rsidRPr="00FE7BBE" w14:paraId="7CCE0D93" w14:textId="77777777" w:rsidTr="00FE7BBE">
        <w:tc>
          <w:tcPr>
            <w:tcW w:w="671" w:type="dxa"/>
          </w:tcPr>
          <w:p w14:paraId="13D9A0BA" w14:textId="61EBA600" w:rsidR="00B109A7" w:rsidRPr="00FE7BBE" w:rsidRDefault="00FE7BBE" w:rsidP="007860BB">
            <w:pPr>
              <w:rPr>
                <w:sz w:val="22"/>
                <w:szCs w:val="22"/>
              </w:rPr>
            </w:pPr>
            <w:r w:rsidRPr="00FE7BBE">
              <w:rPr>
                <w:sz w:val="22"/>
                <w:szCs w:val="22"/>
              </w:rPr>
              <w:t>2</w:t>
            </w:r>
          </w:p>
        </w:tc>
        <w:tc>
          <w:tcPr>
            <w:tcW w:w="2227" w:type="dxa"/>
          </w:tcPr>
          <w:p w14:paraId="1EF7B599" w14:textId="64B5802C" w:rsidR="00B109A7" w:rsidRPr="00FE7BBE" w:rsidRDefault="00FE7BBE" w:rsidP="007860BB">
            <w:pPr>
              <w:rPr>
                <w:sz w:val="22"/>
                <w:szCs w:val="22"/>
              </w:rPr>
            </w:pPr>
            <w:r w:rsidRPr="00FE7BBE">
              <w:rPr>
                <w:sz w:val="22"/>
                <w:szCs w:val="22"/>
              </w:rPr>
              <w:t>Spatial (S)</w:t>
            </w:r>
          </w:p>
        </w:tc>
        <w:tc>
          <w:tcPr>
            <w:tcW w:w="6678" w:type="dxa"/>
          </w:tcPr>
          <w:p w14:paraId="1FFE60A3" w14:textId="13543542" w:rsidR="00B109A7" w:rsidRPr="00FE7BBE" w:rsidRDefault="00127745" w:rsidP="00FE7BBE">
            <w:pPr>
              <w:rPr>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r>
                  <m:rPr>
                    <m:sty m:val="p"/>
                  </m:rPr>
                  <w:rPr>
                    <w:rFonts w:ascii="Cambria Math" w:hAnsi="Cambria Math" w:cs="Times New Roman"/>
                    <w:sz w:val="22"/>
                    <w:szCs w:val="22"/>
                  </w:rPr>
                  <m:t>ln⁡</m:t>
                </m:r>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r>
                  <w:rPr>
                    <w:rFonts w:ascii="Cambria Math" w:hAnsi="Cambria Math" w:cs="Times New Roman"/>
                    <w:sz w:val="22"/>
                    <w:szCs w:val="22"/>
                  </w:rPr>
                  <m:t>)</m:t>
                </m:r>
              </m:oMath>
            </m:oMathPara>
          </w:p>
        </w:tc>
      </w:tr>
      <w:tr w:rsidR="00FE7BBE" w:rsidRPr="00FE7BBE" w14:paraId="3E079D9A" w14:textId="77777777" w:rsidTr="00FE7BBE">
        <w:tc>
          <w:tcPr>
            <w:tcW w:w="671" w:type="dxa"/>
          </w:tcPr>
          <w:p w14:paraId="07EBC1BB" w14:textId="284C3D1F" w:rsidR="00B109A7" w:rsidRPr="00FE7BBE" w:rsidRDefault="00FE7BBE" w:rsidP="007860BB">
            <w:pPr>
              <w:rPr>
                <w:sz w:val="22"/>
                <w:szCs w:val="22"/>
              </w:rPr>
            </w:pPr>
            <w:r w:rsidRPr="00FE7BBE">
              <w:rPr>
                <w:sz w:val="22"/>
                <w:szCs w:val="22"/>
              </w:rPr>
              <w:t>3</w:t>
            </w:r>
          </w:p>
        </w:tc>
        <w:tc>
          <w:tcPr>
            <w:tcW w:w="2227" w:type="dxa"/>
          </w:tcPr>
          <w:p w14:paraId="7A73EA30" w14:textId="6A4E9BA2" w:rsidR="00B109A7" w:rsidRPr="00FE7BBE" w:rsidRDefault="00FE7BBE" w:rsidP="007860BB">
            <w:pPr>
              <w:rPr>
                <w:sz w:val="22"/>
                <w:szCs w:val="22"/>
              </w:rPr>
            </w:pPr>
            <w:r w:rsidRPr="00FE7BBE">
              <w:rPr>
                <w:sz w:val="22"/>
                <w:szCs w:val="22"/>
              </w:rPr>
              <w:t>Temporal (T)</w:t>
            </w:r>
          </w:p>
        </w:tc>
        <w:tc>
          <w:tcPr>
            <w:tcW w:w="6678" w:type="dxa"/>
          </w:tcPr>
          <w:p w14:paraId="4BEC29AD" w14:textId="32E70A30" w:rsidR="00B109A7" w:rsidRPr="00FE7BBE" w:rsidRDefault="00127745" w:rsidP="00FE7BBE">
            <w:pPr>
              <w:rPr>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r>
                  <m:rPr>
                    <m:sty m:val="p"/>
                  </m:rPr>
                  <w:rPr>
                    <w:rFonts w:ascii="Cambria Math" w:hAnsi="Cambria Math" w:cs="Times New Roman"/>
                    <w:sz w:val="22"/>
                    <w:szCs w:val="22"/>
                  </w:rPr>
                  <m:t>ln⁡</m:t>
                </m:r>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r>
                  <w:rPr>
                    <w:rFonts w:ascii="Cambria Math" w:hAnsi="Cambria Math" w:cs="Times New Roman"/>
                    <w:sz w:val="22"/>
                    <w:szCs w:val="22"/>
                  </w:rPr>
                  <m:t>)</m:t>
                </m:r>
              </m:oMath>
            </m:oMathPara>
          </w:p>
        </w:tc>
      </w:tr>
      <w:tr w:rsidR="00FE7BBE" w:rsidRPr="00FE7BBE" w14:paraId="4A8D2004" w14:textId="77777777" w:rsidTr="00FE7BBE">
        <w:tc>
          <w:tcPr>
            <w:tcW w:w="671" w:type="dxa"/>
          </w:tcPr>
          <w:p w14:paraId="4535E8EC" w14:textId="0FD1900D" w:rsidR="00B109A7" w:rsidRPr="00FE7BBE" w:rsidRDefault="00FE7BBE" w:rsidP="007860BB">
            <w:pPr>
              <w:rPr>
                <w:sz w:val="22"/>
                <w:szCs w:val="22"/>
              </w:rPr>
            </w:pPr>
            <w:r w:rsidRPr="00FE7BBE">
              <w:rPr>
                <w:sz w:val="22"/>
                <w:szCs w:val="22"/>
              </w:rPr>
              <w:t>4</w:t>
            </w:r>
          </w:p>
        </w:tc>
        <w:tc>
          <w:tcPr>
            <w:tcW w:w="2227" w:type="dxa"/>
          </w:tcPr>
          <w:p w14:paraId="4035869E" w14:textId="3AD409E5" w:rsidR="00B109A7" w:rsidRPr="00FE7BBE" w:rsidRDefault="00FE7BBE" w:rsidP="007860BB">
            <w:pPr>
              <w:rPr>
                <w:sz w:val="22"/>
                <w:szCs w:val="22"/>
              </w:rPr>
            </w:pPr>
            <w:r w:rsidRPr="00FE7BBE">
              <w:rPr>
                <w:sz w:val="22"/>
                <w:szCs w:val="22"/>
              </w:rPr>
              <w:t>S + T</w:t>
            </w:r>
          </w:p>
        </w:tc>
        <w:tc>
          <w:tcPr>
            <w:tcW w:w="6678" w:type="dxa"/>
          </w:tcPr>
          <w:p w14:paraId="607A2FEA" w14:textId="647EAF86" w:rsidR="00B109A7" w:rsidRPr="00FE7BBE" w:rsidRDefault="00127745" w:rsidP="00FE7BBE">
            <w:pPr>
              <w:rPr>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r>
                  <m:rPr>
                    <m:sty m:val="p"/>
                  </m:rPr>
                  <w:rPr>
                    <w:rFonts w:ascii="Cambria Math" w:hAnsi="Cambria Math" w:cs="Times New Roman"/>
                    <w:sz w:val="22"/>
                    <w:szCs w:val="22"/>
                  </w:rPr>
                  <m:t>ln⁡</m:t>
                </m:r>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r>
                  <w:rPr>
                    <w:rFonts w:ascii="Cambria Math" w:hAnsi="Cambria Math" w:cs="Times New Roman"/>
                    <w:sz w:val="22"/>
                    <w:szCs w:val="22"/>
                  </w:rPr>
                  <m:t>)</m:t>
                </m:r>
              </m:oMath>
            </m:oMathPara>
          </w:p>
        </w:tc>
      </w:tr>
      <w:tr w:rsidR="00FE7BBE" w:rsidRPr="00FE7BBE" w14:paraId="05B17C20" w14:textId="77777777" w:rsidTr="00FE7BBE">
        <w:tc>
          <w:tcPr>
            <w:tcW w:w="671" w:type="dxa"/>
          </w:tcPr>
          <w:p w14:paraId="23120489" w14:textId="759008A1" w:rsidR="00B109A7" w:rsidRPr="00FE7BBE" w:rsidRDefault="00FE7BBE" w:rsidP="007860BB">
            <w:pPr>
              <w:rPr>
                <w:sz w:val="22"/>
                <w:szCs w:val="22"/>
              </w:rPr>
            </w:pPr>
            <w:r w:rsidRPr="00FE7BBE">
              <w:rPr>
                <w:sz w:val="22"/>
                <w:szCs w:val="22"/>
              </w:rPr>
              <w:t>5</w:t>
            </w:r>
          </w:p>
        </w:tc>
        <w:tc>
          <w:tcPr>
            <w:tcW w:w="2227" w:type="dxa"/>
          </w:tcPr>
          <w:p w14:paraId="0544AF66" w14:textId="22030E86" w:rsidR="00B109A7" w:rsidRPr="00FE7BBE" w:rsidRDefault="00FE7BBE" w:rsidP="007860BB">
            <w:pPr>
              <w:rPr>
                <w:sz w:val="22"/>
                <w:szCs w:val="22"/>
              </w:rPr>
            </w:pPr>
            <w:r w:rsidRPr="00FE7BBE">
              <w:rPr>
                <w:sz w:val="22"/>
                <w:szCs w:val="22"/>
              </w:rPr>
              <w:t>Spatio-temporal (ST)</w:t>
            </w:r>
          </w:p>
        </w:tc>
        <w:tc>
          <w:tcPr>
            <w:tcW w:w="6678" w:type="dxa"/>
          </w:tcPr>
          <w:p w14:paraId="3709954D" w14:textId="6B208A95" w:rsidR="00B109A7" w:rsidRPr="00FE7BBE" w:rsidRDefault="00127745" w:rsidP="00FE7BBE">
            <w:pPr>
              <w:rPr>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r>
                  <m:rPr>
                    <m:sty m:val="p"/>
                  </m:rPr>
                  <w:rPr>
                    <w:rFonts w:ascii="Cambria Math" w:hAnsi="Cambria Math" w:cs="Times New Roman"/>
                    <w:sz w:val="22"/>
                    <w:szCs w:val="22"/>
                  </w:rPr>
                  <m:t>ln⁡</m:t>
                </m:r>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r>
                  <w:rPr>
                    <w:rFonts w:ascii="Cambria Math" w:hAnsi="Cambria Math" w:cs="Times New Roman"/>
                    <w:sz w:val="22"/>
                    <w:szCs w:val="22"/>
                  </w:rPr>
                  <m:t>)</m:t>
                </m:r>
              </m:oMath>
            </m:oMathPara>
          </w:p>
        </w:tc>
      </w:tr>
      <w:tr w:rsidR="00FE7BBE" w:rsidRPr="00FE7BBE" w14:paraId="33CFD5B5" w14:textId="77777777" w:rsidTr="00FE7BBE">
        <w:tc>
          <w:tcPr>
            <w:tcW w:w="671" w:type="dxa"/>
          </w:tcPr>
          <w:p w14:paraId="04F3803D" w14:textId="31A7F463" w:rsidR="00B109A7" w:rsidRPr="00FE7BBE" w:rsidRDefault="00FE7BBE" w:rsidP="007860BB">
            <w:pPr>
              <w:rPr>
                <w:sz w:val="22"/>
                <w:szCs w:val="22"/>
              </w:rPr>
            </w:pPr>
            <w:r w:rsidRPr="00FE7BBE">
              <w:rPr>
                <w:sz w:val="22"/>
                <w:szCs w:val="22"/>
              </w:rPr>
              <w:t>6</w:t>
            </w:r>
          </w:p>
        </w:tc>
        <w:tc>
          <w:tcPr>
            <w:tcW w:w="2227" w:type="dxa"/>
          </w:tcPr>
          <w:p w14:paraId="0C8B68DF" w14:textId="6A50EBCA" w:rsidR="00B109A7" w:rsidRPr="00FE7BBE" w:rsidRDefault="00FE7BBE" w:rsidP="007860BB">
            <w:pPr>
              <w:rPr>
                <w:sz w:val="22"/>
                <w:szCs w:val="22"/>
              </w:rPr>
            </w:pPr>
            <w:r w:rsidRPr="00FE7BBE">
              <w:rPr>
                <w:sz w:val="22"/>
                <w:szCs w:val="22"/>
              </w:rPr>
              <w:t>S + ST</w:t>
            </w:r>
          </w:p>
        </w:tc>
        <w:tc>
          <w:tcPr>
            <w:tcW w:w="6678" w:type="dxa"/>
          </w:tcPr>
          <w:p w14:paraId="5B42FC24" w14:textId="5A716D57" w:rsidR="00B109A7" w:rsidRPr="00FE7BBE" w:rsidRDefault="00127745" w:rsidP="00FE7BBE">
            <w:pPr>
              <w:rPr>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r>
                  <m:rPr>
                    <m:sty m:val="p"/>
                  </m:rPr>
                  <w:rPr>
                    <w:rFonts w:ascii="Cambria Math" w:hAnsi="Cambria Math" w:cs="Times New Roman"/>
                    <w:sz w:val="22"/>
                    <w:szCs w:val="22"/>
                  </w:rPr>
                  <m:t>ln⁡</m:t>
                </m:r>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r>
                  <w:rPr>
                    <w:rFonts w:ascii="Cambria Math" w:hAnsi="Cambria Math" w:cs="Times New Roman"/>
                    <w:sz w:val="22"/>
                    <w:szCs w:val="22"/>
                  </w:rPr>
                  <m:t>)</m:t>
                </m:r>
              </m:oMath>
            </m:oMathPara>
          </w:p>
        </w:tc>
      </w:tr>
      <w:tr w:rsidR="00FE7BBE" w:rsidRPr="00FE7BBE" w14:paraId="1A451046" w14:textId="77777777" w:rsidTr="00FE7BBE">
        <w:tc>
          <w:tcPr>
            <w:tcW w:w="671" w:type="dxa"/>
          </w:tcPr>
          <w:p w14:paraId="715B2938" w14:textId="668E0A0C" w:rsidR="00FE7BBE" w:rsidRPr="00FE7BBE" w:rsidRDefault="00FE7BBE" w:rsidP="007860BB">
            <w:pPr>
              <w:rPr>
                <w:sz w:val="22"/>
                <w:szCs w:val="22"/>
              </w:rPr>
            </w:pPr>
            <w:r w:rsidRPr="00FE7BBE">
              <w:rPr>
                <w:sz w:val="22"/>
                <w:szCs w:val="22"/>
              </w:rPr>
              <w:t>7</w:t>
            </w:r>
          </w:p>
        </w:tc>
        <w:tc>
          <w:tcPr>
            <w:tcW w:w="2227" w:type="dxa"/>
          </w:tcPr>
          <w:p w14:paraId="514947AC" w14:textId="3FE67913" w:rsidR="00FE7BBE" w:rsidRPr="00FE7BBE" w:rsidRDefault="00FE7BBE" w:rsidP="007860BB">
            <w:pPr>
              <w:rPr>
                <w:sz w:val="22"/>
                <w:szCs w:val="22"/>
              </w:rPr>
            </w:pPr>
            <w:r w:rsidRPr="00FE7BBE">
              <w:rPr>
                <w:sz w:val="22"/>
                <w:szCs w:val="22"/>
              </w:rPr>
              <w:t>T + ST</w:t>
            </w:r>
          </w:p>
        </w:tc>
        <w:tc>
          <w:tcPr>
            <w:tcW w:w="6678" w:type="dxa"/>
          </w:tcPr>
          <w:p w14:paraId="034F74EB" w14:textId="4C7C7C25" w:rsidR="00FE7BBE" w:rsidRPr="00FE7BBE" w:rsidRDefault="00127745" w:rsidP="00FE7BBE">
            <w:pPr>
              <w:rPr>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r>
                  <m:rPr>
                    <m:sty m:val="p"/>
                  </m:rPr>
                  <w:rPr>
                    <w:rFonts w:ascii="Cambria Math" w:hAnsi="Cambria Math" w:cs="Times New Roman"/>
                    <w:sz w:val="22"/>
                    <w:szCs w:val="22"/>
                  </w:rPr>
                  <m:t>ln⁡</m:t>
                </m:r>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r>
                  <w:rPr>
                    <w:rFonts w:ascii="Cambria Math" w:hAnsi="Cambria Math" w:cs="Times New Roman"/>
                    <w:sz w:val="22"/>
                    <w:szCs w:val="22"/>
                  </w:rPr>
                  <m:t>)</m:t>
                </m:r>
              </m:oMath>
            </m:oMathPara>
          </w:p>
        </w:tc>
      </w:tr>
      <w:tr w:rsidR="00FE7BBE" w:rsidRPr="00FE7BBE" w14:paraId="1CF6AAB1" w14:textId="77777777" w:rsidTr="00FE7BBE">
        <w:tc>
          <w:tcPr>
            <w:tcW w:w="671" w:type="dxa"/>
          </w:tcPr>
          <w:p w14:paraId="4746586B" w14:textId="781779FC" w:rsidR="00B109A7" w:rsidRPr="00FE7BBE" w:rsidRDefault="00FE7BBE" w:rsidP="007860BB">
            <w:pPr>
              <w:rPr>
                <w:sz w:val="22"/>
                <w:szCs w:val="22"/>
              </w:rPr>
            </w:pPr>
            <w:r w:rsidRPr="00FE7BBE">
              <w:rPr>
                <w:sz w:val="22"/>
                <w:szCs w:val="22"/>
              </w:rPr>
              <w:t>8</w:t>
            </w:r>
          </w:p>
        </w:tc>
        <w:tc>
          <w:tcPr>
            <w:tcW w:w="2227" w:type="dxa"/>
          </w:tcPr>
          <w:p w14:paraId="70BAEEA3" w14:textId="07BFB096" w:rsidR="00B109A7" w:rsidRPr="00FE7BBE" w:rsidRDefault="00FE7BBE" w:rsidP="007860BB">
            <w:pPr>
              <w:rPr>
                <w:sz w:val="22"/>
                <w:szCs w:val="22"/>
              </w:rPr>
            </w:pPr>
            <w:r w:rsidRPr="00FE7BBE">
              <w:rPr>
                <w:sz w:val="22"/>
                <w:szCs w:val="22"/>
              </w:rPr>
              <w:t>S + T + ST</w:t>
            </w:r>
          </w:p>
        </w:tc>
        <w:tc>
          <w:tcPr>
            <w:tcW w:w="6678" w:type="dxa"/>
          </w:tcPr>
          <w:p w14:paraId="4E61E763" w14:textId="5FE6266F" w:rsidR="00B109A7" w:rsidRPr="00FE7BBE" w:rsidRDefault="00127745" w:rsidP="007860BB">
            <w:pPr>
              <w:rPr>
                <w:sz w:val="22"/>
                <w:szCs w:val="22"/>
              </w:rPr>
            </w:pPr>
            <m:oMathPara>
              <m:oMath>
                <m:func>
                  <m:funcPr>
                    <m:ctrlPr>
                      <w:rPr>
                        <w:rFonts w:ascii="Cambria Math" w:hAnsi="Cambria Math" w:cs="Times New Roman"/>
                        <w:sz w:val="22"/>
                        <w:szCs w:val="22"/>
                      </w:rPr>
                    </m:ctrlPr>
                  </m:funcPr>
                  <m:fName>
                    <m:r>
                      <m:rPr>
                        <m:sty m:val="p"/>
                      </m:rPr>
                      <w:rPr>
                        <w:rFonts w:ascii="Cambria Math" w:hAnsi="Cambria Math" w:cs="Times New Roman"/>
                        <w:sz w:val="22"/>
                        <w:szCs w:val="22"/>
                      </w:rPr>
                      <m:t>ln</m:t>
                    </m:r>
                  </m:fName>
                  <m:e>
                    <m:d>
                      <m:dPr>
                        <m:ctrlPr>
                          <w:rPr>
                            <w:rFonts w:ascii="Cambria Math"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λ</m:t>
                            </m:r>
                          </m:e>
                          <m:sub>
                            <m:r>
                              <w:rPr>
                                <w:rFonts w:ascii="Cambria Math" w:hAnsi="Cambria Math" w:cs="Times New Roman"/>
                                <w:sz w:val="22"/>
                                <w:szCs w:val="22"/>
                              </w:rPr>
                              <m:t>t</m:t>
                            </m:r>
                          </m:sub>
                        </m:sSub>
                        <m:r>
                          <w:rPr>
                            <w:rFonts w:ascii="Cambria Math" w:hAnsi="Cambria Math" w:cs="Times New Roman"/>
                            <w:sz w:val="22"/>
                            <w:szCs w:val="22"/>
                          </w:rPr>
                          <m:t>(s)</m:t>
                        </m:r>
                      </m:e>
                    </m:d>
                  </m:e>
                </m:func>
                <m:r>
                  <w:rPr>
                    <w:rFonts w:ascii="Cambria Math" w:hAnsi="Cambria Math" w:cs="Times New Roman"/>
                    <w:sz w:val="22"/>
                    <w:szCs w:val="22"/>
                  </w:rPr>
                  <m:t>=</m:t>
                </m:r>
                <m:sSup>
                  <m:sSupPr>
                    <m:ctrlPr>
                      <w:rPr>
                        <w:rFonts w:ascii="Cambria Math" w:hAnsi="Cambria Math" w:cs="Times New Roman"/>
                        <w:i/>
                        <w:sz w:val="22"/>
                        <w:szCs w:val="22"/>
                      </w:rPr>
                    </m:ctrlPr>
                  </m:sSupPr>
                  <m:e>
                    <m:r>
                      <m:rPr>
                        <m:sty m:val="b"/>
                      </m:rPr>
                      <w:rPr>
                        <w:rFonts w:ascii="Cambria Math" w:hAnsi="Cambria Math" w:cs="Times New Roman"/>
                        <w:sz w:val="22"/>
                        <w:szCs w:val="22"/>
                      </w:rPr>
                      <m:t>γ</m:t>
                    </m:r>
                    <m:ctrlPr>
                      <w:rPr>
                        <w:rFonts w:ascii="Cambria Math" w:hAnsi="Cambria Math" w:cs="Times New Roman"/>
                        <w:b/>
                        <w:sz w:val="22"/>
                        <w:szCs w:val="22"/>
                      </w:rPr>
                    </m:ctrlPr>
                  </m:e>
                  <m:sup>
                    <m:r>
                      <w:rPr>
                        <w:rFonts w:ascii="Cambria Math" w:hAnsi="Cambria Math" w:cs="Times New Roman"/>
                        <w:sz w:val="22"/>
                        <w:szCs w:val="22"/>
                      </w:rPr>
                      <m:t>T</m:t>
                    </m:r>
                  </m:sup>
                </m:sSup>
                <m:sSub>
                  <m:sSubPr>
                    <m:ctrlPr>
                      <w:rPr>
                        <w:rFonts w:ascii="Cambria Math" w:hAnsi="Cambria Math" w:cs="Times New Roman"/>
                        <w:i/>
                        <w:sz w:val="22"/>
                        <w:szCs w:val="22"/>
                      </w:rPr>
                    </m:ctrlPr>
                  </m:sSubPr>
                  <m:e>
                    <m:r>
                      <m:rPr>
                        <m:sty m:val="b"/>
                      </m:rPr>
                      <w:rPr>
                        <w:rFonts w:ascii="Cambria Math" w:hAnsi="Cambria Math" w:cs="Times New Roman"/>
                        <w:sz w:val="22"/>
                        <w:szCs w:val="22"/>
                      </w:rPr>
                      <m:t>x</m:t>
                    </m:r>
                    <m:d>
                      <m:dPr>
                        <m:ctrlPr>
                          <w:rPr>
                            <w:rFonts w:ascii="Cambria Math" w:hAnsi="Cambria Math" w:cs="Times New Roman"/>
                            <w:i/>
                            <w:sz w:val="22"/>
                            <w:szCs w:val="22"/>
                          </w:rPr>
                        </m:ctrlPr>
                      </m:dPr>
                      <m:e>
                        <m:r>
                          <w:rPr>
                            <w:rFonts w:ascii="Cambria Math" w:hAnsi="Cambria Math" w:cs="Times New Roman"/>
                            <w:sz w:val="22"/>
                            <w:szCs w:val="22"/>
                          </w:rPr>
                          <m:t>s</m:t>
                        </m:r>
                      </m:e>
                    </m:d>
                  </m:e>
                  <m:sub>
                    <m:r>
                      <w:rPr>
                        <w:rFonts w:ascii="Cambria Math" w:hAnsi="Cambria Math" w:cs="Times New Roman"/>
                        <w:sz w:val="22"/>
                        <w:szCs w:val="22"/>
                      </w:rPr>
                      <m:t>i</m:t>
                    </m:r>
                  </m:sub>
                </m:sSub>
                <m:r>
                  <w:rPr>
                    <w:rFonts w:ascii="Cambria Math" w:hAnsi="Cambria Math" w:cs="Times New Roman"/>
                    <w:sz w:val="22"/>
                    <w:szCs w:val="22"/>
                  </w:rPr>
                  <m:t>+ ε</m:t>
                </m:r>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δ</m:t>
                    </m:r>
                  </m:e>
                  <m:sub>
                    <m:r>
                      <w:rPr>
                        <w:rFonts w:ascii="Cambria Math" w:hAnsi="Cambria Math" w:cs="Times New Roman"/>
                        <w:sz w:val="22"/>
                        <w:szCs w:val="22"/>
                      </w:rPr>
                      <m:t>t</m:t>
                    </m:r>
                  </m:sub>
                </m:sSub>
                <m:r>
                  <w:rPr>
                    <w:rFonts w:ascii="Cambria Math" w:hAnsi="Cambria Math" w:cs="Times New Roman"/>
                    <w:sz w:val="22"/>
                    <w:szCs w:val="22"/>
                  </w:rPr>
                  <m:t xml:space="preserve">+ </m:t>
                </m:r>
                <m:sSub>
                  <m:sSubPr>
                    <m:ctrlPr>
                      <w:rPr>
                        <w:rFonts w:ascii="Cambria Math" w:hAnsi="Cambria Math" w:cs="Times New Roman"/>
                        <w:i/>
                        <w:sz w:val="22"/>
                        <w:szCs w:val="22"/>
                      </w:rPr>
                    </m:ctrlPr>
                  </m:sSubPr>
                  <m:e>
                    <m:r>
                      <w:rPr>
                        <w:rFonts w:ascii="Cambria Math" w:hAnsi="Cambria Math" w:cs="Times New Roman"/>
                        <w:sz w:val="22"/>
                        <w:szCs w:val="22"/>
                      </w:rPr>
                      <m:t>ν</m:t>
                    </m:r>
                  </m:e>
                  <m:sub>
                    <m:r>
                      <w:rPr>
                        <w:rFonts w:ascii="Cambria Math" w:hAnsi="Cambria Math" w:cs="Times New Roman"/>
                        <w:sz w:val="22"/>
                        <w:szCs w:val="22"/>
                      </w:rPr>
                      <m:t>t</m:t>
                    </m:r>
                  </m:sub>
                </m:sSub>
                <m:d>
                  <m:dPr>
                    <m:ctrlPr>
                      <w:rPr>
                        <w:rFonts w:ascii="Cambria Math" w:hAnsi="Cambria Math" w:cs="Times New Roman"/>
                        <w:i/>
                        <w:sz w:val="22"/>
                        <w:szCs w:val="22"/>
                      </w:rPr>
                    </m:ctrlPr>
                  </m:dPr>
                  <m:e>
                    <m:r>
                      <w:rPr>
                        <w:rFonts w:ascii="Cambria Math" w:hAnsi="Cambria Math" w:cs="Times New Roman"/>
                        <w:sz w:val="22"/>
                        <w:szCs w:val="22"/>
                      </w:rPr>
                      <m:t>s</m:t>
                    </m:r>
                  </m:e>
                </m:d>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t</m:t>
                    </m:r>
                  </m:sub>
                </m:sSub>
                <m:r>
                  <w:rPr>
                    <w:rFonts w:ascii="Cambria Math" w:hAnsi="Cambria Math" w:cs="Times New Roman"/>
                    <w:sz w:val="22"/>
                    <w:szCs w:val="22"/>
                  </w:rPr>
                  <m:t>(s)+</m:t>
                </m:r>
                <m:r>
                  <m:rPr>
                    <m:sty m:val="p"/>
                  </m:rPr>
                  <w:rPr>
                    <w:rFonts w:ascii="Cambria Math" w:hAnsi="Cambria Math" w:cs="Times New Roman"/>
                    <w:sz w:val="22"/>
                    <w:szCs w:val="22"/>
                  </w:rPr>
                  <m:t>ln⁡</m:t>
                </m:r>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φ</m:t>
                    </m:r>
                  </m:e>
                  <m:sub>
                    <m:r>
                      <w:rPr>
                        <w:rFonts w:ascii="Cambria Math" w:hAnsi="Cambria Math" w:cs="Times New Roman"/>
                        <w:sz w:val="22"/>
                        <w:szCs w:val="22"/>
                      </w:rPr>
                      <m:t>i,t</m:t>
                    </m:r>
                  </m:sub>
                </m:sSub>
                <m:r>
                  <w:rPr>
                    <w:rFonts w:ascii="Cambria Math" w:hAnsi="Cambria Math" w:cs="Times New Roman"/>
                    <w:sz w:val="22"/>
                    <w:szCs w:val="22"/>
                  </w:rPr>
                  <m:t>)</m:t>
                </m:r>
              </m:oMath>
            </m:oMathPara>
          </w:p>
        </w:tc>
      </w:tr>
    </w:tbl>
    <w:p w14:paraId="7CCEE9D0" w14:textId="77777777" w:rsidR="00B109A7" w:rsidRDefault="00B109A7" w:rsidP="007860BB"/>
    <w:p w14:paraId="7A880587" w14:textId="77777777" w:rsidR="00FE7BBE" w:rsidRDefault="00FE7BBE" w:rsidP="007860BB"/>
    <w:p w14:paraId="5F9713D5" w14:textId="4F491529" w:rsidR="007860BB" w:rsidRDefault="00FE7BBE" w:rsidP="007860BB">
      <w:commentRangeStart w:id="19"/>
      <w:r>
        <w:t>Table 4. Comparison of adult Brook Trout models using AIC.</w:t>
      </w:r>
      <w:commentRangeEnd w:id="19"/>
      <w:r w:rsidR="00824D26">
        <w:rPr>
          <w:rStyle w:val="CommentReference"/>
        </w:rPr>
        <w:commentReference w:id="19"/>
      </w:r>
    </w:p>
    <w:p w14:paraId="7195875A" w14:textId="5084323C" w:rsidR="00FE7BBE" w:rsidRPr="00C856F1" w:rsidRDefault="00FE7BBE" w:rsidP="00FE7BBE">
      <w:pPr>
        <w:tabs>
          <w:tab w:val="left" w:pos="360"/>
          <w:tab w:val="left" w:pos="8640"/>
        </w:tabs>
        <w:rPr>
          <w:rFonts w:ascii="Times New Roman" w:hAnsi="Times New Roman" w:cs="Times New Roman"/>
        </w:rPr>
      </w:pPr>
    </w:p>
    <w:tbl>
      <w:tblPr>
        <w:tblW w:w="0" w:type="pct"/>
        <w:tblLook w:val="07E0" w:firstRow="1" w:lastRow="1" w:firstColumn="1" w:lastColumn="1" w:noHBand="1" w:noVBand="1"/>
      </w:tblPr>
      <w:tblGrid>
        <w:gridCol w:w="977"/>
        <w:gridCol w:w="2071"/>
        <w:gridCol w:w="696"/>
        <w:gridCol w:w="1216"/>
      </w:tblGrid>
      <w:tr w:rsidR="00FE7BBE" w:rsidRPr="00C856F1" w14:paraId="3300998F" w14:textId="77777777" w:rsidTr="00FE7BBE">
        <w:tc>
          <w:tcPr>
            <w:tcW w:w="0" w:type="auto"/>
            <w:tcBorders>
              <w:top w:val="single" w:sz="4" w:space="0" w:color="auto"/>
              <w:bottom w:val="single" w:sz="0" w:space="0" w:color="auto"/>
            </w:tcBorders>
            <w:vAlign w:val="bottom"/>
          </w:tcPr>
          <w:p w14:paraId="10768641" w14:textId="77777777" w:rsidR="00FE7BBE" w:rsidRPr="00C856F1" w:rsidRDefault="00FE7BBE" w:rsidP="00FE7BBE">
            <w:pPr>
              <w:tabs>
                <w:tab w:val="left" w:pos="360"/>
                <w:tab w:val="left" w:pos="8640"/>
              </w:tabs>
              <w:rPr>
                <w:rFonts w:ascii="Times New Roman" w:hAnsi="Times New Roman" w:cs="Times New Roman"/>
              </w:rPr>
            </w:pPr>
            <w:proofErr w:type="spellStart"/>
            <w:r w:rsidRPr="00C856F1">
              <w:rPr>
                <w:rFonts w:ascii="Times New Roman" w:hAnsi="Times New Roman" w:cs="Times New Roman"/>
              </w:rPr>
              <w:t>M_num</w:t>
            </w:r>
            <w:proofErr w:type="spellEnd"/>
          </w:p>
        </w:tc>
        <w:tc>
          <w:tcPr>
            <w:tcW w:w="0" w:type="auto"/>
            <w:tcBorders>
              <w:top w:val="single" w:sz="4" w:space="0" w:color="auto"/>
              <w:bottom w:val="single" w:sz="0" w:space="0" w:color="auto"/>
            </w:tcBorders>
            <w:vAlign w:val="bottom"/>
          </w:tcPr>
          <w:p w14:paraId="2E091726"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Model</w:t>
            </w:r>
          </w:p>
        </w:tc>
        <w:tc>
          <w:tcPr>
            <w:tcW w:w="0" w:type="auto"/>
            <w:tcBorders>
              <w:top w:val="single" w:sz="4" w:space="0" w:color="auto"/>
              <w:bottom w:val="single" w:sz="0" w:space="0" w:color="auto"/>
            </w:tcBorders>
            <w:vAlign w:val="bottom"/>
          </w:tcPr>
          <w:p w14:paraId="2DC9D4BD"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AIC</w:t>
            </w:r>
          </w:p>
        </w:tc>
        <w:tc>
          <w:tcPr>
            <w:tcW w:w="0" w:type="auto"/>
            <w:tcBorders>
              <w:top w:val="single" w:sz="4" w:space="0" w:color="auto"/>
              <w:bottom w:val="single" w:sz="0" w:space="0" w:color="auto"/>
            </w:tcBorders>
            <w:vAlign w:val="bottom"/>
          </w:tcPr>
          <w:p w14:paraId="32F31886" w14:textId="77777777" w:rsidR="00FE7BBE" w:rsidRPr="00C856F1" w:rsidRDefault="00FE7BBE" w:rsidP="00FE7BBE">
            <w:pPr>
              <w:tabs>
                <w:tab w:val="left" w:pos="360"/>
                <w:tab w:val="left" w:pos="8640"/>
              </w:tabs>
              <w:rPr>
                <w:rFonts w:ascii="Times New Roman" w:hAnsi="Times New Roman" w:cs="Times New Roman"/>
              </w:rPr>
            </w:pPr>
            <w:proofErr w:type="spellStart"/>
            <w:r w:rsidRPr="00C856F1">
              <w:rPr>
                <w:rFonts w:ascii="Times New Roman" w:hAnsi="Times New Roman" w:cs="Times New Roman"/>
              </w:rPr>
              <w:t>delta_AIC</w:t>
            </w:r>
            <w:proofErr w:type="spellEnd"/>
          </w:p>
        </w:tc>
      </w:tr>
      <w:tr w:rsidR="00FE7BBE" w:rsidRPr="00C856F1" w14:paraId="158A9352" w14:textId="77777777" w:rsidTr="00FE7BBE">
        <w:tc>
          <w:tcPr>
            <w:tcW w:w="0" w:type="auto"/>
          </w:tcPr>
          <w:p w14:paraId="390FC45D"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4</w:t>
            </w:r>
          </w:p>
        </w:tc>
        <w:tc>
          <w:tcPr>
            <w:tcW w:w="0" w:type="auto"/>
          </w:tcPr>
          <w:p w14:paraId="2CECED37"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Spatiotemporal</w:t>
            </w:r>
          </w:p>
        </w:tc>
        <w:tc>
          <w:tcPr>
            <w:tcW w:w="0" w:type="auto"/>
          </w:tcPr>
          <w:p w14:paraId="1855311F"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9408</w:t>
            </w:r>
          </w:p>
        </w:tc>
        <w:tc>
          <w:tcPr>
            <w:tcW w:w="0" w:type="auto"/>
          </w:tcPr>
          <w:p w14:paraId="174A3972"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0.0</w:t>
            </w:r>
          </w:p>
        </w:tc>
      </w:tr>
      <w:tr w:rsidR="00FE7BBE" w:rsidRPr="00C856F1" w14:paraId="5C63DF86" w14:textId="77777777" w:rsidTr="00FE7BBE">
        <w:tc>
          <w:tcPr>
            <w:tcW w:w="0" w:type="auto"/>
          </w:tcPr>
          <w:p w14:paraId="00428084"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5</w:t>
            </w:r>
          </w:p>
        </w:tc>
        <w:tc>
          <w:tcPr>
            <w:tcW w:w="0" w:type="auto"/>
          </w:tcPr>
          <w:p w14:paraId="1249059F"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Temporal + ST</w:t>
            </w:r>
          </w:p>
        </w:tc>
        <w:tc>
          <w:tcPr>
            <w:tcW w:w="0" w:type="auto"/>
          </w:tcPr>
          <w:p w14:paraId="16696B0C"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9408</w:t>
            </w:r>
          </w:p>
        </w:tc>
        <w:tc>
          <w:tcPr>
            <w:tcW w:w="0" w:type="auto"/>
          </w:tcPr>
          <w:p w14:paraId="653C7BBD"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0.3</w:t>
            </w:r>
          </w:p>
        </w:tc>
      </w:tr>
      <w:tr w:rsidR="00FE7BBE" w:rsidRPr="00C856F1" w14:paraId="2120EC92" w14:textId="77777777" w:rsidTr="00FE7BBE">
        <w:tc>
          <w:tcPr>
            <w:tcW w:w="0" w:type="auto"/>
          </w:tcPr>
          <w:p w14:paraId="7E83103C"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7</w:t>
            </w:r>
          </w:p>
        </w:tc>
        <w:tc>
          <w:tcPr>
            <w:tcW w:w="0" w:type="auto"/>
          </w:tcPr>
          <w:p w14:paraId="0512D7F8"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Spatial + Temporal</w:t>
            </w:r>
          </w:p>
        </w:tc>
        <w:tc>
          <w:tcPr>
            <w:tcW w:w="0" w:type="auto"/>
          </w:tcPr>
          <w:p w14:paraId="3EF3F679"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9583</w:t>
            </w:r>
          </w:p>
        </w:tc>
        <w:tc>
          <w:tcPr>
            <w:tcW w:w="0" w:type="auto"/>
          </w:tcPr>
          <w:p w14:paraId="30434E55"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174.9</w:t>
            </w:r>
          </w:p>
        </w:tc>
      </w:tr>
      <w:tr w:rsidR="00FE7BBE" w:rsidRPr="00C856F1" w14:paraId="42F1C3EC" w14:textId="77777777" w:rsidTr="00FE7BBE">
        <w:tc>
          <w:tcPr>
            <w:tcW w:w="0" w:type="auto"/>
          </w:tcPr>
          <w:p w14:paraId="072060C7"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lastRenderedPageBreak/>
              <w:t>3</w:t>
            </w:r>
          </w:p>
        </w:tc>
        <w:tc>
          <w:tcPr>
            <w:tcW w:w="0" w:type="auto"/>
          </w:tcPr>
          <w:p w14:paraId="002D6D91"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Spatial</w:t>
            </w:r>
          </w:p>
        </w:tc>
        <w:tc>
          <w:tcPr>
            <w:tcW w:w="0" w:type="auto"/>
          </w:tcPr>
          <w:p w14:paraId="69D0FAC9"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9588</w:t>
            </w:r>
          </w:p>
        </w:tc>
        <w:tc>
          <w:tcPr>
            <w:tcW w:w="0" w:type="auto"/>
          </w:tcPr>
          <w:p w14:paraId="1131EA2F"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180.2</w:t>
            </w:r>
          </w:p>
        </w:tc>
      </w:tr>
      <w:tr w:rsidR="00FE7BBE" w:rsidRPr="00C856F1" w14:paraId="47628654" w14:textId="77777777" w:rsidTr="00FE7BBE">
        <w:tc>
          <w:tcPr>
            <w:tcW w:w="0" w:type="auto"/>
          </w:tcPr>
          <w:p w14:paraId="4FF60D13"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2</w:t>
            </w:r>
          </w:p>
        </w:tc>
        <w:tc>
          <w:tcPr>
            <w:tcW w:w="0" w:type="auto"/>
          </w:tcPr>
          <w:p w14:paraId="2D6071AA"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Temporal</w:t>
            </w:r>
          </w:p>
        </w:tc>
        <w:tc>
          <w:tcPr>
            <w:tcW w:w="0" w:type="auto"/>
          </w:tcPr>
          <w:p w14:paraId="67F53F7A"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9783</w:t>
            </w:r>
          </w:p>
        </w:tc>
        <w:tc>
          <w:tcPr>
            <w:tcW w:w="0" w:type="auto"/>
          </w:tcPr>
          <w:p w14:paraId="4691186A"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375.3</w:t>
            </w:r>
          </w:p>
        </w:tc>
      </w:tr>
      <w:tr w:rsidR="00FE7BBE" w:rsidRPr="00C856F1" w14:paraId="4E4FC0F2" w14:textId="77777777" w:rsidTr="00FE7BBE">
        <w:tc>
          <w:tcPr>
            <w:tcW w:w="0" w:type="auto"/>
            <w:tcBorders>
              <w:bottom w:val="single" w:sz="4" w:space="0" w:color="auto"/>
            </w:tcBorders>
          </w:tcPr>
          <w:p w14:paraId="29C82CF8"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1</w:t>
            </w:r>
          </w:p>
        </w:tc>
        <w:tc>
          <w:tcPr>
            <w:tcW w:w="0" w:type="auto"/>
            <w:tcBorders>
              <w:bottom w:val="single" w:sz="4" w:space="0" w:color="auto"/>
            </w:tcBorders>
          </w:tcPr>
          <w:p w14:paraId="7F71E182" w14:textId="77777777" w:rsidR="00FE7BBE" w:rsidRPr="00C856F1" w:rsidRDefault="00FE7BBE" w:rsidP="00FE7BBE">
            <w:pPr>
              <w:tabs>
                <w:tab w:val="left" w:pos="360"/>
                <w:tab w:val="left" w:pos="8640"/>
              </w:tabs>
              <w:rPr>
                <w:rFonts w:ascii="Times New Roman" w:hAnsi="Times New Roman" w:cs="Times New Roman"/>
              </w:rPr>
            </w:pPr>
            <w:proofErr w:type="spellStart"/>
            <w:r w:rsidRPr="00C856F1">
              <w:rPr>
                <w:rFonts w:ascii="Times New Roman" w:hAnsi="Times New Roman" w:cs="Times New Roman"/>
              </w:rPr>
              <w:t>Obs</w:t>
            </w:r>
            <w:proofErr w:type="spellEnd"/>
          </w:p>
        </w:tc>
        <w:tc>
          <w:tcPr>
            <w:tcW w:w="0" w:type="auto"/>
            <w:tcBorders>
              <w:bottom w:val="single" w:sz="4" w:space="0" w:color="auto"/>
            </w:tcBorders>
          </w:tcPr>
          <w:p w14:paraId="4EE53A00"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9794</w:t>
            </w:r>
          </w:p>
        </w:tc>
        <w:tc>
          <w:tcPr>
            <w:tcW w:w="0" w:type="auto"/>
            <w:tcBorders>
              <w:bottom w:val="single" w:sz="4" w:space="0" w:color="auto"/>
            </w:tcBorders>
          </w:tcPr>
          <w:p w14:paraId="4AEF02EB"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386.5</w:t>
            </w:r>
          </w:p>
        </w:tc>
      </w:tr>
    </w:tbl>
    <w:p w14:paraId="64A9DA01" w14:textId="77777777" w:rsidR="00FE7BBE" w:rsidRDefault="00FE7BBE" w:rsidP="00FE7BBE">
      <w:pPr>
        <w:tabs>
          <w:tab w:val="left" w:pos="360"/>
          <w:tab w:val="left" w:pos="8640"/>
        </w:tabs>
        <w:rPr>
          <w:rFonts w:ascii="Times New Roman" w:hAnsi="Times New Roman" w:cs="Times New Roman"/>
          <w:u w:val="single"/>
        </w:rPr>
      </w:pPr>
    </w:p>
    <w:p w14:paraId="651ECCBD" w14:textId="77777777" w:rsidR="00FE7BBE" w:rsidRDefault="00FE7BBE" w:rsidP="00FE7BBE"/>
    <w:p w14:paraId="24FBA612" w14:textId="398B8B93" w:rsidR="00FE7BBE" w:rsidRDefault="00FE7BBE" w:rsidP="00FE7BBE">
      <w:commentRangeStart w:id="20"/>
      <w:r>
        <w:t>Table 5. Comparison of YOY Brook Trout models using AIC.</w:t>
      </w:r>
      <w:commentRangeEnd w:id="20"/>
      <w:r w:rsidR="00824D26">
        <w:rPr>
          <w:rStyle w:val="CommentReference"/>
        </w:rPr>
        <w:commentReference w:id="20"/>
      </w:r>
    </w:p>
    <w:p w14:paraId="762977DF" w14:textId="1C154298" w:rsidR="00FE7BBE" w:rsidRPr="00C856F1" w:rsidRDefault="00FE7BBE" w:rsidP="00FE7BBE">
      <w:pPr>
        <w:tabs>
          <w:tab w:val="left" w:pos="360"/>
          <w:tab w:val="left" w:pos="8640"/>
        </w:tabs>
        <w:rPr>
          <w:rFonts w:ascii="Times New Roman" w:hAnsi="Times New Roman" w:cs="Times New Roman"/>
        </w:rPr>
      </w:pPr>
    </w:p>
    <w:tbl>
      <w:tblPr>
        <w:tblW w:w="0" w:type="pct"/>
        <w:tblLook w:val="07E0" w:firstRow="1" w:lastRow="1" w:firstColumn="1" w:lastColumn="1" w:noHBand="1" w:noVBand="1"/>
      </w:tblPr>
      <w:tblGrid>
        <w:gridCol w:w="977"/>
        <w:gridCol w:w="2071"/>
        <w:gridCol w:w="816"/>
        <w:gridCol w:w="1216"/>
      </w:tblGrid>
      <w:tr w:rsidR="00FE7BBE" w:rsidRPr="00C856F1" w14:paraId="2E56C77D" w14:textId="77777777" w:rsidTr="00FE7BBE">
        <w:tc>
          <w:tcPr>
            <w:tcW w:w="0" w:type="auto"/>
            <w:tcBorders>
              <w:top w:val="single" w:sz="4" w:space="0" w:color="auto"/>
              <w:bottom w:val="single" w:sz="0" w:space="0" w:color="auto"/>
            </w:tcBorders>
            <w:vAlign w:val="bottom"/>
          </w:tcPr>
          <w:p w14:paraId="2FE8AE3C" w14:textId="77777777" w:rsidR="00FE7BBE" w:rsidRPr="00C856F1" w:rsidRDefault="00FE7BBE" w:rsidP="00FE7BBE">
            <w:pPr>
              <w:tabs>
                <w:tab w:val="left" w:pos="360"/>
                <w:tab w:val="left" w:pos="8640"/>
              </w:tabs>
              <w:rPr>
                <w:rFonts w:ascii="Times New Roman" w:hAnsi="Times New Roman" w:cs="Times New Roman"/>
              </w:rPr>
            </w:pPr>
            <w:proofErr w:type="spellStart"/>
            <w:r w:rsidRPr="00C856F1">
              <w:rPr>
                <w:rFonts w:ascii="Times New Roman" w:hAnsi="Times New Roman" w:cs="Times New Roman"/>
              </w:rPr>
              <w:t>M_num</w:t>
            </w:r>
            <w:proofErr w:type="spellEnd"/>
          </w:p>
        </w:tc>
        <w:tc>
          <w:tcPr>
            <w:tcW w:w="0" w:type="auto"/>
            <w:tcBorders>
              <w:top w:val="single" w:sz="4" w:space="0" w:color="auto"/>
              <w:bottom w:val="single" w:sz="0" w:space="0" w:color="auto"/>
            </w:tcBorders>
            <w:vAlign w:val="bottom"/>
          </w:tcPr>
          <w:p w14:paraId="0C70EFF8"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Model</w:t>
            </w:r>
          </w:p>
        </w:tc>
        <w:tc>
          <w:tcPr>
            <w:tcW w:w="0" w:type="auto"/>
            <w:tcBorders>
              <w:top w:val="single" w:sz="4" w:space="0" w:color="auto"/>
              <w:bottom w:val="single" w:sz="0" w:space="0" w:color="auto"/>
            </w:tcBorders>
            <w:vAlign w:val="bottom"/>
          </w:tcPr>
          <w:p w14:paraId="63B2AB19"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AIC</w:t>
            </w:r>
          </w:p>
        </w:tc>
        <w:tc>
          <w:tcPr>
            <w:tcW w:w="0" w:type="auto"/>
            <w:tcBorders>
              <w:top w:val="single" w:sz="4" w:space="0" w:color="auto"/>
              <w:bottom w:val="single" w:sz="0" w:space="0" w:color="auto"/>
            </w:tcBorders>
            <w:vAlign w:val="bottom"/>
          </w:tcPr>
          <w:p w14:paraId="585ACC27" w14:textId="77777777" w:rsidR="00FE7BBE" w:rsidRPr="00C856F1" w:rsidRDefault="00FE7BBE" w:rsidP="00FE7BBE">
            <w:pPr>
              <w:tabs>
                <w:tab w:val="left" w:pos="360"/>
                <w:tab w:val="left" w:pos="8640"/>
              </w:tabs>
              <w:rPr>
                <w:rFonts w:ascii="Times New Roman" w:hAnsi="Times New Roman" w:cs="Times New Roman"/>
              </w:rPr>
            </w:pPr>
            <w:proofErr w:type="spellStart"/>
            <w:r w:rsidRPr="00C856F1">
              <w:rPr>
                <w:rFonts w:ascii="Times New Roman" w:hAnsi="Times New Roman" w:cs="Times New Roman"/>
              </w:rPr>
              <w:t>delta_AIC</w:t>
            </w:r>
            <w:proofErr w:type="spellEnd"/>
          </w:p>
        </w:tc>
      </w:tr>
      <w:tr w:rsidR="00FE7BBE" w:rsidRPr="00C856F1" w14:paraId="6F9D67FE" w14:textId="77777777" w:rsidTr="00FE7BBE">
        <w:tc>
          <w:tcPr>
            <w:tcW w:w="0" w:type="auto"/>
          </w:tcPr>
          <w:p w14:paraId="522FDFA6"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5</w:t>
            </w:r>
          </w:p>
        </w:tc>
        <w:tc>
          <w:tcPr>
            <w:tcW w:w="0" w:type="auto"/>
          </w:tcPr>
          <w:p w14:paraId="11A3C9F6"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Temporal + ST</w:t>
            </w:r>
          </w:p>
        </w:tc>
        <w:tc>
          <w:tcPr>
            <w:tcW w:w="0" w:type="auto"/>
          </w:tcPr>
          <w:p w14:paraId="53878FFF"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9592</w:t>
            </w:r>
          </w:p>
        </w:tc>
        <w:tc>
          <w:tcPr>
            <w:tcW w:w="0" w:type="auto"/>
          </w:tcPr>
          <w:p w14:paraId="12AC1B3B"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0</w:t>
            </w:r>
          </w:p>
        </w:tc>
      </w:tr>
      <w:tr w:rsidR="00FE7BBE" w:rsidRPr="00C856F1" w14:paraId="371F1087" w14:textId="77777777" w:rsidTr="00FE7BBE">
        <w:tc>
          <w:tcPr>
            <w:tcW w:w="0" w:type="auto"/>
          </w:tcPr>
          <w:p w14:paraId="04AB7902"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6</w:t>
            </w:r>
          </w:p>
        </w:tc>
        <w:tc>
          <w:tcPr>
            <w:tcW w:w="0" w:type="auto"/>
          </w:tcPr>
          <w:p w14:paraId="414DED69"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S+T+ST</w:t>
            </w:r>
          </w:p>
        </w:tc>
        <w:tc>
          <w:tcPr>
            <w:tcW w:w="0" w:type="auto"/>
          </w:tcPr>
          <w:p w14:paraId="6599AB03"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9596</w:t>
            </w:r>
          </w:p>
        </w:tc>
        <w:tc>
          <w:tcPr>
            <w:tcW w:w="0" w:type="auto"/>
          </w:tcPr>
          <w:p w14:paraId="53427212"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4</w:t>
            </w:r>
          </w:p>
        </w:tc>
      </w:tr>
      <w:tr w:rsidR="00FE7BBE" w:rsidRPr="00C856F1" w14:paraId="6C4C7F27" w14:textId="77777777" w:rsidTr="00FE7BBE">
        <w:tc>
          <w:tcPr>
            <w:tcW w:w="0" w:type="auto"/>
          </w:tcPr>
          <w:p w14:paraId="3DC9EBC7"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4</w:t>
            </w:r>
          </w:p>
        </w:tc>
        <w:tc>
          <w:tcPr>
            <w:tcW w:w="0" w:type="auto"/>
          </w:tcPr>
          <w:p w14:paraId="0666F7E1"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Spatiotemporal</w:t>
            </w:r>
          </w:p>
        </w:tc>
        <w:tc>
          <w:tcPr>
            <w:tcW w:w="0" w:type="auto"/>
          </w:tcPr>
          <w:p w14:paraId="37402A43"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9663</w:t>
            </w:r>
          </w:p>
        </w:tc>
        <w:tc>
          <w:tcPr>
            <w:tcW w:w="0" w:type="auto"/>
          </w:tcPr>
          <w:p w14:paraId="33A216AB"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71</w:t>
            </w:r>
          </w:p>
        </w:tc>
      </w:tr>
      <w:tr w:rsidR="00FE7BBE" w:rsidRPr="00C856F1" w14:paraId="746B22E9" w14:textId="77777777" w:rsidTr="00FE7BBE">
        <w:tc>
          <w:tcPr>
            <w:tcW w:w="0" w:type="auto"/>
          </w:tcPr>
          <w:p w14:paraId="4DB6DDA0"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8</w:t>
            </w:r>
          </w:p>
        </w:tc>
        <w:tc>
          <w:tcPr>
            <w:tcW w:w="0" w:type="auto"/>
          </w:tcPr>
          <w:p w14:paraId="7B6110AC"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Spatial + ST</w:t>
            </w:r>
          </w:p>
        </w:tc>
        <w:tc>
          <w:tcPr>
            <w:tcW w:w="0" w:type="auto"/>
          </w:tcPr>
          <w:p w14:paraId="55C9969C"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9666</w:t>
            </w:r>
          </w:p>
        </w:tc>
        <w:tc>
          <w:tcPr>
            <w:tcW w:w="0" w:type="auto"/>
          </w:tcPr>
          <w:p w14:paraId="31A3CFE4"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74</w:t>
            </w:r>
          </w:p>
        </w:tc>
      </w:tr>
      <w:tr w:rsidR="00FE7BBE" w:rsidRPr="00C856F1" w14:paraId="4F5FFD6E" w14:textId="77777777" w:rsidTr="00FE7BBE">
        <w:tc>
          <w:tcPr>
            <w:tcW w:w="0" w:type="auto"/>
          </w:tcPr>
          <w:p w14:paraId="4D27309E"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7</w:t>
            </w:r>
          </w:p>
        </w:tc>
        <w:tc>
          <w:tcPr>
            <w:tcW w:w="0" w:type="auto"/>
          </w:tcPr>
          <w:p w14:paraId="7380ED7E"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Spatial + Temporal</w:t>
            </w:r>
          </w:p>
        </w:tc>
        <w:tc>
          <w:tcPr>
            <w:tcW w:w="0" w:type="auto"/>
          </w:tcPr>
          <w:p w14:paraId="342401A5"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9739</w:t>
            </w:r>
          </w:p>
        </w:tc>
        <w:tc>
          <w:tcPr>
            <w:tcW w:w="0" w:type="auto"/>
          </w:tcPr>
          <w:p w14:paraId="645FEEFB"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147</w:t>
            </w:r>
          </w:p>
        </w:tc>
      </w:tr>
      <w:tr w:rsidR="00FE7BBE" w:rsidRPr="00C856F1" w14:paraId="5ACA0812" w14:textId="77777777" w:rsidTr="00FE7BBE">
        <w:tc>
          <w:tcPr>
            <w:tcW w:w="0" w:type="auto"/>
          </w:tcPr>
          <w:p w14:paraId="308A5488"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3</w:t>
            </w:r>
          </w:p>
        </w:tc>
        <w:tc>
          <w:tcPr>
            <w:tcW w:w="0" w:type="auto"/>
          </w:tcPr>
          <w:p w14:paraId="45D9AAA4"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Spatial</w:t>
            </w:r>
          </w:p>
        </w:tc>
        <w:tc>
          <w:tcPr>
            <w:tcW w:w="0" w:type="auto"/>
          </w:tcPr>
          <w:p w14:paraId="4A74291F"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9801</w:t>
            </w:r>
          </w:p>
        </w:tc>
        <w:tc>
          <w:tcPr>
            <w:tcW w:w="0" w:type="auto"/>
          </w:tcPr>
          <w:p w14:paraId="655A7868"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209</w:t>
            </w:r>
          </w:p>
        </w:tc>
      </w:tr>
      <w:tr w:rsidR="00FE7BBE" w:rsidRPr="00C856F1" w14:paraId="077558A5" w14:textId="77777777" w:rsidTr="00FE7BBE">
        <w:tc>
          <w:tcPr>
            <w:tcW w:w="0" w:type="auto"/>
          </w:tcPr>
          <w:p w14:paraId="13A46FA9"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2</w:t>
            </w:r>
          </w:p>
        </w:tc>
        <w:tc>
          <w:tcPr>
            <w:tcW w:w="0" w:type="auto"/>
          </w:tcPr>
          <w:p w14:paraId="265C670F"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Temporal</w:t>
            </w:r>
          </w:p>
        </w:tc>
        <w:tc>
          <w:tcPr>
            <w:tcW w:w="0" w:type="auto"/>
          </w:tcPr>
          <w:p w14:paraId="41EA7AEC"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9925</w:t>
            </w:r>
          </w:p>
        </w:tc>
        <w:tc>
          <w:tcPr>
            <w:tcW w:w="0" w:type="auto"/>
          </w:tcPr>
          <w:p w14:paraId="5B7A8CB8"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333</w:t>
            </w:r>
          </w:p>
        </w:tc>
      </w:tr>
      <w:tr w:rsidR="00FE7BBE" w:rsidRPr="00C856F1" w14:paraId="79586E16" w14:textId="77777777" w:rsidTr="00FE7BBE">
        <w:tc>
          <w:tcPr>
            <w:tcW w:w="0" w:type="auto"/>
            <w:tcBorders>
              <w:bottom w:val="single" w:sz="4" w:space="0" w:color="auto"/>
            </w:tcBorders>
          </w:tcPr>
          <w:p w14:paraId="3BD677B3"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1</w:t>
            </w:r>
          </w:p>
        </w:tc>
        <w:tc>
          <w:tcPr>
            <w:tcW w:w="0" w:type="auto"/>
            <w:tcBorders>
              <w:bottom w:val="single" w:sz="4" w:space="0" w:color="auto"/>
            </w:tcBorders>
          </w:tcPr>
          <w:p w14:paraId="2DBAEBFD" w14:textId="77777777" w:rsidR="00FE7BBE" w:rsidRPr="00C856F1" w:rsidRDefault="00FE7BBE" w:rsidP="00FE7BBE">
            <w:pPr>
              <w:tabs>
                <w:tab w:val="left" w:pos="360"/>
                <w:tab w:val="left" w:pos="8640"/>
              </w:tabs>
              <w:rPr>
                <w:rFonts w:ascii="Times New Roman" w:hAnsi="Times New Roman" w:cs="Times New Roman"/>
              </w:rPr>
            </w:pPr>
            <w:proofErr w:type="spellStart"/>
            <w:r w:rsidRPr="00C856F1">
              <w:rPr>
                <w:rFonts w:ascii="Times New Roman" w:hAnsi="Times New Roman" w:cs="Times New Roman"/>
              </w:rPr>
              <w:t>Obs</w:t>
            </w:r>
            <w:proofErr w:type="spellEnd"/>
          </w:p>
        </w:tc>
        <w:tc>
          <w:tcPr>
            <w:tcW w:w="0" w:type="auto"/>
            <w:tcBorders>
              <w:bottom w:val="single" w:sz="4" w:space="0" w:color="auto"/>
            </w:tcBorders>
          </w:tcPr>
          <w:p w14:paraId="76FC1A34"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10048</w:t>
            </w:r>
          </w:p>
        </w:tc>
        <w:tc>
          <w:tcPr>
            <w:tcW w:w="0" w:type="auto"/>
            <w:tcBorders>
              <w:bottom w:val="single" w:sz="4" w:space="0" w:color="auto"/>
            </w:tcBorders>
          </w:tcPr>
          <w:p w14:paraId="4086402A" w14:textId="77777777" w:rsidR="00FE7BBE" w:rsidRPr="00C856F1" w:rsidRDefault="00FE7BBE" w:rsidP="00FE7BBE">
            <w:pPr>
              <w:tabs>
                <w:tab w:val="left" w:pos="360"/>
                <w:tab w:val="left" w:pos="8640"/>
              </w:tabs>
              <w:rPr>
                <w:rFonts w:ascii="Times New Roman" w:hAnsi="Times New Roman" w:cs="Times New Roman"/>
              </w:rPr>
            </w:pPr>
            <w:r w:rsidRPr="00C856F1">
              <w:rPr>
                <w:rFonts w:ascii="Times New Roman" w:hAnsi="Times New Roman" w:cs="Times New Roman"/>
              </w:rPr>
              <w:t>456</w:t>
            </w:r>
          </w:p>
        </w:tc>
      </w:tr>
    </w:tbl>
    <w:p w14:paraId="18338E82" w14:textId="77777777" w:rsidR="00FE7BBE" w:rsidRDefault="00FE7BBE" w:rsidP="007860BB"/>
    <w:p w14:paraId="41E0C2D9" w14:textId="77777777" w:rsidR="007860BB" w:rsidRDefault="007860BB" w:rsidP="007860BB"/>
    <w:p w14:paraId="028B0C1B" w14:textId="4FD86CDD" w:rsidR="00D80F43" w:rsidRDefault="00D80F43" w:rsidP="00D80F43">
      <w:pPr>
        <w:tabs>
          <w:tab w:val="left" w:pos="360"/>
          <w:tab w:val="left" w:pos="8640"/>
        </w:tabs>
        <w:rPr>
          <w:rFonts w:ascii="Times New Roman" w:hAnsi="Times New Roman" w:cs="Times New Roman"/>
        </w:rPr>
      </w:pPr>
      <w:commentRangeStart w:id="21"/>
      <w:r>
        <w:rPr>
          <w:rFonts w:ascii="Times New Roman" w:hAnsi="Times New Roman" w:cs="Times New Roman"/>
        </w:rPr>
        <w:t>Table 6</w:t>
      </w:r>
      <w:commentRangeEnd w:id="21"/>
      <w:r>
        <w:rPr>
          <w:rStyle w:val="CommentReference"/>
        </w:rPr>
        <w:commentReference w:id="21"/>
      </w:r>
      <w:r>
        <w:rPr>
          <w:rFonts w:ascii="Times New Roman" w:hAnsi="Times New Roman" w:cs="Times New Roman"/>
        </w:rPr>
        <w:t>. Summary of parameter estimates from the model including temporal and spatiotemporal components for adult Brook Trout in the West Susquehanna watershed.</w:t>
      </w:r>
    </w:p>
    <w:p w14:paraId="2B2DF5AC" w14:textId="77777777" w:rsidR="00D80F43" w:rsidRDefault="00D80F43" w:rsidP="00D80F43">
      <w:pPr>
        <w:tabs>
          <w:tab w:val="left" w:pos="360"/>
          <w:tab w:val="left" w:pos="8640"/>
        </w:tabs>
        <w:rPr>
          <w:rFonts w:ascii="Times New Roman" w:hAnsi="Times New Roman" w:cs="Times New Roman"/>
        </w:rPr>
      </w:pPr>
    </w:p>
    <w:tbl>
      <w:tblPr>
        <w:tblW w:w="4630" w:type="pct"/>
        <w:tblLook w:val="07E0" w:firstRow="1" w:lastRow="1" w:firstColumn="1" w:lastColumn="1" w:noHBand="1" w:noVBand="1"/>
      </w:tblPr>
      <w:tblGrid>
        <w:gridCol w:w="2539"/>
        <w:gridCol w:w="2024"/>
        <w:gridCol w:w="1402"/>
        <w:gridCol w:w="1089"/>
        <w:gridCol w:w="1813"/>
      </w:tblGrid>
      <w:tr w:rsidR="00D80F43" w:rsidRPr="00C856F1" w14:paraId="0313613A" w14:textId="77777777" w:rsidTr="00D80F43">
        <w:tc>
          <w:tcPr>
            <w:tcW w:w="1431" w:type="pct"/>
            <w:tcBorders>
              <w:bottom w:val="single" w:sz="0" w:space="0" w:color="auto"/>
            </w:tcBorders>
            <w:vAlign w:val="bottom"/>
          </w:tcPr>
          <w:p w14:paraId="2B5C2C98"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Parameter</w:t>
            </w:r>
          </w:p>
        </w:tc>
        <w:tc>
          <w:tcPr>
            <w:tcW w:w="0" w:type="auto"/>
            <w:tcBorders>
              <w:bottom w:val="single" w:sz="0" w:space="0" w:color="auto"/>
            </w:tcBorders>
            <w:vAlign w:val="bottom"/>
          </w:tcPr>
          <w:p w14:paraId="0A279353" w14:textId="77777777" w:rsidR="00D80F43" w:rsidRPr="00C856F1" w:rsidRDefault="00D80F43" w:rsidP="00D80F43">
            <w:pPr>
              <w:tabs>
                <w:tab w:val="left" w:pos="360"/>
                <w:tab w:val="left" w:pos="8640"/>
              </w:tabs>
              <w:rPr>
                <w:rFonts w:ascii="Times New Roman" w:hAnsi="Times New Roman" w:cs="Times New Roman"/>
              </w:rPr>
            </w:pPr>
            <w:commentRangeStart w:id="22"/>
            <w:r w:rsidRPr="00C856F1">
              <w:rPr>
                <w:rFonts w:ascii="Times New Roman" w:hAnsi="Times New Roman" w:cs="Times New Roman"/>
              </w:rPr>
              <w:t>Estimate</w:t>
            </w:r>
            <w:commentRangeEnd w:id="22"/>
            <w:r w:rsidR="004E338C">
              <w:rPr>
                <w:rStyle w:val="CommentReference"/>
              </w:rPr>
              <w:commentReference w:id="22"/>
            </w:r>
          </w:p>
        </w:tc>
        <w:tc>
          <w:tcPr>
            <w:tcW w:w="0" w:type="auto"/>
            <w:tcBorders>
              <w:bottom w:val="single" w:sz="0" w:space="0" w:color="auto"/>
            </w:tcBorders>
            <w:vAlign w:val="bottom"/>
          </w:tcPr>
          <w:p w14:paraId="2B4B81F0" w14:textId="77777777" w:rsidR="00D80F43" w:rsidRPr="00C856F1" w:rsidRDefault="00D80F43" w:rsidP="00D80F43">
            <w:pPr>
              <w:tabs>
                <w:tab w:val="left" w:pos="360"/>
                <w:tab w:val="left" w:pos="8640"/>
              </w:tabs>
              <w:rPr>
                <w:rFonts w:ascii="Times New Roman" w:hAnsi="Times New Roman" w:cs="Times New Roman"/>
              </w:rPr>
            </w:pPr>
            <w:proofErr w:type="spellStart"/>
            <w:r w:rsidRPr="00C856F1">
              <w:rPr>
                <w:rFonts w:ascii="Times New Roman" w:hAnsi="Times New Roman" w:cs="Times New Roman"/>
              </w:rPr>
              <w:t>Std</w:t>
            </w:r>
            <w:proofErr w:type="spellEnd"/>
            <w:r w:rsidRPr="00C856F1">
              <w:rPr>
                <w:rFonts w:ascii="Times New Roman" w:hAnsi="Times New Roman" w:cs="Times New Roman"/>
              </w:rPr>
              <w:t>..Error</w:t>
            </w:r>
          </w:p>
        </w:tc>
        <w:tc>
          <w:tcPr>
            <w:tcW w:w="0" w:type="auto"/>
            <w:tcBorders>
              <w:bottom w:val="single" w:sz="0" w:space="0" w:color="auto"/>
            </w:tcBorders>
            <w:vAlign w:val="bottom"/>
          </w:tcPr>
          <w:p w14:paraId="0AC4A32A" w14:textId="77777777" w:rsidR="00D80F43" w:rsidRPr="00C856F1" w:rsidRDefault="00D80F43" w:rsidP="00D80F43">
            <w:pPr>
              <w:tabs>
                <w:tab w:val="left" w:pos="360"/>
                <w:tab w:val="left" w:pos="8640"/>
              </w:tabs>
              <w:rPr>
                <w:rFonts w:ascii="Times New Roman" w:hAnsi="Times New Roman" w:cs="Times New Roman"/>
              </w:rPr>
            </w:pPr>
            <w:commentRangeStart w:id="23"/>
            <w:proofErr w:type="spellStart"/>
            <w:r w:rsidRPr="00C856F1">
              <w:rPr>
                <w:rFonts w:ascii="Times New Roman" w:hAnsi="Times New Roman" w:cs="Times New Roman"/>
              </w:rPr>
              <w:t>z.value</w:t>
            </w:r>
            <w:proofErr w:type="spellEnd"/>
          </w:p>
        </w:tc>
        <w:tc>
          <w:tcPr>
            <w:tcW w:w="0" w:type="auto"/>
            <w:tcBorders>
              <w:bottom w:val="single" w:sz="0" w:space="0" w:color="auto"/>
            </w:tcBorders>
            <w:vAlign w:val="bottom"/>
          </w:tcPr>
          <w:p w14:paraId="34B446F8"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Pr...z.2..</w:t>
            </w:r>
            <w:commentRangeEnd w:id="23"/>
            <w:r w:rsidR="00824D26">
              <w:rPr>
                <w:rStyle w:val="CommentReference"/>
              </w:rPr>
              <w:commentReference w:id="23"/>
            </w:r>
          </w:p>
        </w:tc>
      </w:tr>
      <w:tr w:rsidR="00D80F43" w:rsidRPr="00C856F1" w14:paraId="27E72464" w14:textId="77777777" w:rsidTr="00D80F43">
        <w:tc>
          <w:tcPr>
            <w:tcW w:w="1431" w:type="pct"/>
          </w:tcPr>
          <w:p w14:paraId="1985AC57" w14:textId="77777777" w:rsidR="00D80F43" w:rsidRPr="00C856F1" w:rsidRDefault="00D80F43" w:rsidP="00D80F43">
            <w:pPr>
              <w:tabs>
                <w:tab w:val="left" w:pos="360"/>
                <w:tab w:val="left" w:pos="8640"/>
              </w:tabs>
              <w:rPr>
                <w:rFonts w:ascii="Times New Roman" w:hAnsi="Times New Roman" w:cs="Times New Roman"/>
              </w:rPr>
            </w:pPr>
            <w:commentRangeStart w:id="24"/>
            <w:proofErr w:type="spellStart"/>
            <w:r w:rsidRPr="00C856F1">
              <w:rPr>
                <w:rFonts w:ascii="Times New Roman" w:hAnsi="Times New Roman" w:cs="Times New Roman"/>
              </w:rPr>
              <w:t>mean_N</w:t>
            </w:r>
            <w:commentRangeEnd w:id="24"/>
            <w:proofErr w:type="spellEnd"/>
            <w:r w:rsidR="004E338C">
              <w:rPr>
                <w:rStyle w:val="CommentReference"/>
              </w:rPr>
              <w:commentReference w:id="24"/>
            </w:r>
          </w:p>
        </w:tc>
        <w:tc>
          <w:tcPr>
            <w:tcW w:w="0" w:type="auto"/>
          </w:tcPr>
          <w:p w14:paraId="383136E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36.686</w:t>
            </w:r>
          </w:p>
        </w:tc>
        <w:tc>
          <w:tcPr>
            <w:tcW w:w="0" w:type="auto"/>
          </w:tcPr>
          <w:p w14:paraId="5314670E"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4.051</w:t>
            </w:r>
          </w:p>
        </w:tc>
        <w:tc>
          <w:tcPr>
            <w:tcW w:w="0" w:type="auto"/>
          </w:tcPr>
          <w:p w14:paraId="50C258D4"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9.1</w:t>
            </w:r>
          </w:p>
        </w:tc>
        <w:tc>
          <w:tcPr>
            <w:tcW w:w="0" w:type="auto"/>
          </w:tcPr>
          <w:p w14:paraId="4AD6A790"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1e-19</w:t>
            </w:r>
          </w:p>
        </w:tc>
      </w:tr>
      <w:tr w:rsidR="00D80F43" w:rsidRPr="00C856F1" w14:paraId="75CC9827" w14:textId="77777777" w:rsidTr="00D80F43">
        <w:tc>
          <w:tcPr>
            <w:tcW w:w="1431" w:type="pct"/>
          </w:tcPr>
          <w:p w14:paraId="696BEB70" w14:textId="20836DA2"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mu</w:t>
            </w:r>
            <w:r w:rsidR="004E338C">
              <w:rPr>
                <w:rFonts w:ascii="Times New Roman" w:hAnsi="Times New Roman" w:cs="Times New Roman"/>
              </w:rPr>
              <w:t xml:space="preserve"> (alpha/intercept)</w:t>
            </w:r>
          </w:p>
        </w:tc>
        <w:tc>
          <w:tcPr>
            <w:tcW w:w="0" w:type="auto"/>
          </w:tcPr>
          <w:p w14:paraId="6C342318"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0.086</w:t>
            </w:r>
          </w:p>
        </w:tc>
        <w:tc>
          <w:tcPr>
            <w:tcW w:w="0" w:type="auto"/>
          </w:tcPr>
          <w:p w14:paraId="27332FC7"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0.011</w:t>
            </w:r>
          </w:p>
        </w:tc>
        <w:tc>
          <w:tcPr>
            <w:tcW w:w="0" w:type="auto"/>
          </w:tcPr>
          <w:p w14:paraId="71BCBA0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7.5</w:t>
            </w:r>
          </w:p>
        </w:tc>
        <w:tc>
          <w:tcPr>
            <w:tcW w:w="0" w:type="auto"/>
          </w:tcPr>
          <w:p w14:paraId="7039D5D1"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5e-14</w:t>
            </w:r>
          </w:p>
        </w:tc>
      </w:tr>
      <w:tr w:rsidR="00D80F43" w:rsidRPr="00C856F1" w14:paraId="14593924" w14:textId="77777777" w:rsidTr="00D80F43">
        <w:tc>
          <w:tcPr>
            <w:tcW w:w="1431" w:type="pct"/>
          </w:tcPr>
          <w:p w14:paraId="44F5F94B" w14:textId="77777777" w:rsidR="00D80F43" w:rsidRPr="00C856F1" w:rsidRDefault="00D80F43" w:rsidP="00D80F43">
            <w:pPr>
              <w:tabs>
                <w:tab w:val="left" w:pos="360"/>
                <w:tab w:val="left" w:pos="8640"/>
              </w:tabs>
              <w:rPr>
                <w:rFonts w:ascii="Times New Roman" w:hAnsi="Times New Roman" w:cs="Times New Roman"/>
              </w:rPr>
            </w:pPr>
            <w:proofErr w:type="spellStart"/>
            <w:r w:rsidRPr="00C856F1">
              <w:rPr>
                <w:rFonts w:ascii="Times New Roman" w:hAnsi="Times New Roman" w:cs="Times New Roman"/>
              </w:rPr>
              <w:t>sigmaIID</w:t>
            </w:r>
            <w:proofErr w:type="spellEnd"/>
          </w:p>
        </w:tc>
        <w:tc>
          <w:tcPr>
            <w:tcW w:w="0" w:type="auto"/>
          </w:tcPr>
          <w:p w14:paraId="2B698618"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0.360</w:t>
            </w:r>
          </w:p>
        </w:tc>
        <w:tc>
          <w:tcPr>
            <w:tcW w:w="0" w:type="auto"/>
          </w:tcPr>
          <w:p w14:paraId="0A4A0404"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0.036</w:t>
            </w:r>
          </w:p>
        </w:tc>
        <w:tc>
          <w:tcPr>
            <w:tcW w:w="0" w:type="auto"/>
          </w:tcPr>
          <w:p w14:paraId="5488B0E5"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10.0</w:t>
            </w:r>
          </w:p>
        </w:tc>
        <w:tc>
          <w:tcPr>
            <w:tcW w:w="0" w:type="auto"/>
          </w:tcPr>
          <w:p w14:paraId="1AF717D0"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2e-23</w:t>
            </w:r>
          </w:p>
        </w:tc>
      </w:tr>
      <w:tr w:rsidR="00D80F43" w:rsidRPr="00C856F1" w14:paraId="01EAD15F" w14:textId="77777777" w:rsidTr="00D80F43">
        <w:tc>
          <w:tcPr>
            <w:tcW w:w="1431" w:type="pct"/>
          </w:tcPr>
          <w:p w14:paraId="3DF1E4DB" w14:textId="77777777" w:rsidR="00D80F43" w:rsidRPr="00C856F1" w:rsidRDefault="00D80F43" w:rsidP="00D80F43">
            <w:pPr>
              <w:tabs>
                <w:tab w:val="left" w:pos="360"/>
                <w:tab w:val="left" w:pos="8640"/>
              </w:tabs>
              <w:rPr>
                <w:rFonts w:ascii="Times New Roman" w:hAnsi="Times New Roman" w:cs="Times New Roman"/>
              </w:rPr>
            </w:pPr>
            <w:proofErr w:type="spellStart"/>
            <w:r w:rsidRPr="00C856F1">
              <w:rPr>
                <w:rFonts w:ascii="Times New Roman" w:hAnsi="Times New Roman" w:cs="Times New Roman"/>
              </w:rPr>
              <w:t>rhot</w:t>
            </w:r>
            <w:proofErr w:type="spellEnd"/>
          </w:p>
        </w:tc>
        <w:tc>
          <w:tcPr>
            <w:tcW w:w="0" w:type="auto"/>
          </w:tcPr>
          <w:p w14:paraId="03E58A0B"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0.592</w:t>
            </w:r>
          </w:p>
        </w:tc>
        <w:tc>
          <w:tcPr>
            <w:tcW w:w="0" w:type="auto"/>
          </w:tcPr>
          <w:p w14:paraId="17ED6B5D"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0.255</w:t>
            </w:r>
          </w:p>
        </w:tc>
        <w:tc>
          <w:tcPr>
            <w:tcW w:w="0" w:type="auto"/>
          </w:tcPr>
          <w:p w14:paraId="0A3C9E70"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2.3</w:t>
            </w:r>
          </w:p>
        </w:tc>
        <w:tc>
          <w:tcPr>
            <w:tcW w:w="0" w:type="auto"/>
          </w:tcPr>
          <w:p w14:paraId="5296E562"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2e-02</w:t>
            </w:r>
          </w:p>
        </w:tc>
      </w:tr>
      <w:tr w:rsidR="00D80F43" w:rsidRPr="00C856F1" w14:paraId="0F41EACC" w14:textId="77777777" w:rsidTr="00D80F43">
        <w:tc>
          <w:tcPr>
            <w:tcW w:w="1431" w:type="pct"/>
          </w:tcPr>
          <w:p w14:paraId="286EEB27" w14:textId="77777777" w:rsidR="00D80F43" w:rsidRPr="00C856F1" w:rsidRDefault="00D80F43" w:rsidP="00D80F43">
            <w:pPr>
              <w:tabs>
                <w:tab w:val="left" w:pos="360"/>
                <w:tab w:val="left" w:pos="8640"/>
              </w:tabs>
              <w:rPr>
                <w:rFonts w:ascii="Times New Roman" w:hAnsi="Times New Roman" w:cs="Times New Roman"/>
              </w:rPr>
            </w:pPr>
            <w:proofErr w:type="spellStart"/>
            <w:r w:rsidRPr="00C856F1">
              <w:rPr>
                <w:rFonts w:ascii="Times New Roman" w:hAnsi="Times New Roman" w:cs="Times New Roman"/>
              </w:rPr>
              <w:t>sigmat</w:t>
            </w:r>
            <w:proofErr w:type="spellEnd"/>
          </w:p>
        </w:tc>
        <w:tc>
          <w:tcPr>
            <w:tcW w:w="0" w:type="auto"/>
          </w:tcPr>
          <w:p w14:paraId="423FEF24"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0.158</w:t>
            </w:r>
          </w:p>
        </w:tc>
        <w:tc>
          <w:tcPr>
            <w:tcW w:w="0" w:type="auto"/>
          </w:tcPr>
          <w:p w14:paraId="29C61CDC"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0.059</w:t>
            </w:r>
          </w:p>
        </w:tc>
        <w:tc>
          <w:tcPr>
            <w:tcW w:w="0" w:type="auto"/>
          </w:tcPr>
          <w:p w14:paraId="304DE32A"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2.7</w:t>
            </w:r>
          </w:p>
        </w:tc>
        <w:tc>
          <w:tcPr>
            <w:tcW w:w="0" w:type="auto"/>
          </w:tcPr>
          <w:p w14:paraId="3710816C"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7e-03</w:t>
            </w:r>
          </w:p>
        </w:tc>
      </w:tr>
      <w:tr w:rsidR="00D80F43" w:rsidRPr="00C856F1" w14:paraId="7FD29453" w14:textId="77777777" w:rsidTr="00D80F43">
        <w:tc>
          <w:tcPr>
            <w:tcW w:w="1431" w:type="pct"/>
          </w:tcPr>
          <w:p w14:paraId="22808F31" w14:textId="77777777" w:rsidR="00D80F43" w:rsidRPr="00C856F1" w:rsidRDefault="00D80F43" w:rsidP="00D80F43">
            <w:pPr>
              <w:tabs>
                <w:tab w:val="left" w:pos="360"/>
                <w:tab w:val="left" w:pos="8640"/>
              </w:tabs>
              <w:rPr>
                <w:rFonts w:ascii="Times New Roman" w:hAnsi="Times New Roman" w:cs="Times New Roman"/>
              </w:rPr>
            </w:pPr>
            <w:proofErr w:type="spellStart"/>
            <w:r w:rsidRPr="00C856F1">
              <w:rPr>
                <w:rFonts w:ascii="Times New Roman" w:hAnsi="Times New Roman" w:cs="Times New Roman"/>
              </w:rPr>
              <w:t>log_theta_vec</w:t>
            </w:r>
            <w:proofErr w:type="spellEnd"/>
          </w:p>
        </w:tc>
        <w:tc>
          <w:tcPr>
            <w:tcW w:w="0" w:type="auto"/>
          </w:tcPr>
          <w:p w14:paraId="3902027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-1.845</w:t>
            </w:r>
          </w:p>
        </w:tc>
        <w:tc>
          <w:tcPr>
            <w:tcW w:w="0" w:type="auto"/>
          </w:tcPr>
          <w:p w14:paraId="1D25B43A"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0.199</w:t>
            </w:r>
          </w:p>
        </w:tc>
        <w:tc>
          <w:tcPr>
            <w:tcW w:w="0" w:type="auto"/>
          </w:tcPr>
          <w:p w14:paraId="4A7FC77F"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-9.3</w:t>
            </w:r>
          </w:p>
        </w:tc>
        <w:tc>
          <w:tcPr>
            <w:tcW w:w="0" w:type="auto"/>
          </w:tcPr>
          <w:p w14:paraId="23153658"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2e-20</w:t>
            </w:r>
          </w:p>
        </w:tc>
      </w:tr>
      <w:tr w:rsidR="00D80F43" w:rsidRPr="00C856F1" w14:paraId="5B03F5D2" w14:textId="77777777" w:rsidTr="00D80F43">
        <w:tc>
          <w:tcPr>
            <w:tcW w:w="1431" w:type="pct"/>
          </w:tcPr>
          <w:p w14:paraId="4C91237F" w14:textId="77777777" w:rsidR="00D80F43" w:rsidRPr="00C856F1" w:rsidRDefault="00D80F43" w:rsidP="00D80F43">
            <w:pPr>
              <w:tabs>
                <w:tab w:val="left" w:pos="360"/>
                <w:tab w:val="left" w:pos="8640"/>
              </w:tabs>
              <w:rPr>
                <w:rFonts w:ascii="Times New Roman" w:hAnsi="Times New Roman" w:cs="Times New Roman"/>
              </w:rPr>
            </w:pPr>
            <w:proofErr w:type="spellStart"/>
            <w:r w:rsidRPr="00C856F1">
              <w:rPr>
                <w:rFonts w:ascii="Times New Roman" w:hAnsi="Times New Roman" w:cs="Times New Roman"/>
              </w:rPr>
              <w:t>theta_st</w:t>
            </w:r>
            <w:proofErr w:type="spellEnd"/>
          </w:p>
        </w:tc>
        <w:tc>
          <w:tcPr>
            <w:tcW w:w="0" w:type="auto"/>
          </w:tcPr>
          <w:p w14:paraId="770B95FA"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0.158</w:t>
            </w:r>
          </w:p>
        </w:tc>
        <w:tc>
          <w:tcPr>
            <w:tcW w:w="0" w:type="auto"/>
          </w:tcPr>
          <w:p w14:paraId="128585AB"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0.032</w:t>
            </w:r>
          </w:p>
        </w:tc>
        <w:tc>
          <w:tcPr>
            <w:tcW w:w="0" w:type="auto"/>
          </w:tcPr>
          <w:p w14:paraId="2765AFB0"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5.0</w:t>
            </w:r>
          </w:p>
        </w:tc>
        <w:tc>
          <w:tcPr>
            <w:tcW w:w="0" w:type="auto"/>
          </w:tcPr>
          <w:p w14:paraId="0311C01E"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5e-07</w:t>
            </w:r>
          </w:p>
        </w:tc>
      </w:tr>
      <w:tr w:rsidR="00D80F43" w:rsidRPr="00C856F1" w14:paraId="40A08115" w14:textId="77777777" w:rsidTr="00D80F43">
        <w:tc>
          <w:tcPr>
            <w:tcW w:w="1431" w:type="pct"/>
          </w:tcPr>
          <w:p w14:paraId="41FA589A" w14:textId="77777777" w:rsidR="00D80F43" w:rsidRPr="00C856F1" w:rsidRDefault="00D80F43" w:rsidP="00D80F43">
            <w:pPr>
              <w:tabs>
                <w:tab w:val="left" w:pos="360"/>
                <w:tab w:val="left" w:pos="8640"/>
              </w:tabs>
              <w:rPr>
                <w:rFonts w:ascii="Times New Roman" w:hAnsi="Times New Roman" w:cs="Times New Roman"/>
              </w:rPr>
            </w:pPr>
            <w:proofErr w:type="spellStart"/>
            <w:r w:rsidRPr="00C856F1">
              <w:rPr>
                <w:rFonts w:ascii="Times New Roman" w:hAnsi="Times New Roman" w:cs="Times New Roman"/>
              </w:rPr>
              <w:t>SDinput_st</w:t>
            </w:r>
            <w:proofErr w:type="spellEnd"/>
          </w:p>
        </w:tc>
        <w:tc>
          <w:tcPr>
            <w:tcW w:w="0" w:type="auto"/>
          </w:tcPr>
          <w:p w14:paraId="3C25D83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0.588</w:t>
            </w:r>
          </w:p>
        </w:tc>
        <w:tc>
          <w:tcPr>
            <w:tcW w:w="0" w:type="auto"/>
          </w:tcPr>
          <w:p w14:paraId="12E4D91A"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0.059</w:t>
            </w:r>
          </w:p>
        </w:tc>
        <w:tc>
          <w:tcPr>
            <w:tcW w:w="0" w:type="auto"/>
          </w:tcPr>
          <w:p w14:paraId="70697E7A"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10.0</w:t>
            </w:r>
          </w:p>
        </w:tc>
        <w:tc>
          <w:tcPr>
            <w:tcW w:w="0" w:type="auto"/>
          </w:tcPr>
          <w:p w14:paraId="1A260BD4"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1e-23</w:t>
            </w:r>
          </w:p>
        </w:tc>
      </w:tr>
      <w:tr w:rsidR="00D80F43" w:rsidRPr="00C856F1" w14:paraId="636B3E52" w14:textId="77777777" w:rsidTr="00D80F43">
        <w:tc>
          <w:tcPr>
            <w:tcW w:w="1431" w:type="pct"/>
          </w:tcPr>
          <w:p w14:paraId="6884DDE4" w14:textId="77777777" w:rsidR="00D80F43" w:rsidRPr="00C856F1" w:rsidRDefault="00D80F43" w:rsidP="00D80F43">
            <w:pPr>
              <w:tabs>
                <w:tab w:val="left" w:pos="360"/>
                <w:tab w:val="left" w:pos="8640"/>
              </w:tabs>
              <w:rPr>
                <w:rFonts w:ascii="Times New Roman" w:hAnsi="Times New Roman" w:cs="Times New Roman"/>
              </w:rPr>
            </w:pPr>
            <w:proofErr w:type="spellStart"/>
            <w:r w:rsidRPr="00C856F1">
              <w:rPr>
                <w:rFonts w:ascii="Times New Roman" w:hAnsi="Times New Roman" w:cs="Times New Roman"/>
              </w:rPr>
              <w:t>rho_st</w:t>
            </w:r>
            <w:proofErr w:type="spellEnd"/>
          </w:p>
        </w:tc>
        <w:tc>
          <w:tcPr>
            <w:tcW w:w="0" w:type="auto"/>
          </w:tcPr>
          <w:p w14:paraId="4C4156CF"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0.974</w:t>
            </w:r>
          </w:p>
        </w:tc>
        <w:tc>
          <w:tcPr>
            <w:tcW w:w="0" w:type="auto"/>
          </w:tcPr>
          <w:p w14:paraId="01AC1B05"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0.008</w:t>
            </w:r>
          </w:p>
        </w:tc>
        <w:tc>
          <w:tcPr>
            <w:tcW w:w="0" w:type="auto"/>
          </w:tcPr>
          <w:p w14:paraId="42953DCC"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128.2</w:t>
            </w:r>
          </w:p>
        </w:tc>
        <w:tc>
          <w:tcPr>
            <w:tcW w:w="0" w:type="auto"/>
          </w:tcPr>
          <w:p w14:paraId="727090AD"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0e+00</w:t>
            </w:r>
          </w:p>
        </w:tc>
      </w:tr>
      <w:tr w:rsidR="00D80F43" w:rsidRPr="00C856F1" w14:paraId="43085124" w14:textId="77777777" w:rsidTr="00D80F43">
        <w:tc>
          <w:tcPr>
            <w:tcW w:w="1431" w:type="pct"/>
          </w:tcPr>
          <w:p w14:paraId="2442CB33"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forest</w:t>
            </w:r>
          </w:p>
        </w:tc>
        <w:tc>
          <w:tcPr>
            <w:tcW w:w="0" w:type="auto"/>
          </w:tcPr>
          <w:p w14:paraId="317A1D3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0.822</w:t>
            </w:r>
          </w:p>
        </w:tc>
        <w:tc>
          <w:tcPr>
            <w:tcW w:w="0" w:type="auto"/>
          </w:tcPr>
          <w:p w14:paraId="34BFE84D"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0.116</w:t>
            </w:r>
          </w:p>
        </w:tc>
        <w:tc>
          <w:tcPr>
            <w:tcW w:w="0" w:type="auto"/>
          </w:tcPr>
          <w:p w14:paraId="413FAE96"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7.1</w:t>
            </w:r>
          </w:p>
        </w:tc>
        <w:tc>
          <w:tcPr>
            <w:tcW w:w="0" w:type="auto"/>
          </w:tcPr>
          <w:p w14:paraId="43197773"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1e-12</w:t>
            </w:r>
          </w:p>
        </w:tc>
      </w:tr>
      <w:tr w:rsidR="00D80F43" w:rsidRPr="00C856F1" w14:paraId="20CA88C2" w14:textId="77777777" w:rsidTr="00D80F43">
        <w:tc>
          <w:tcPr>
            <w:tcW w:w="1431" w:type="pct"/>
          </w:tcPr>
          <w:p w14:paraId="311DAE2B" w14:textId="77777777" w:rsidR="00D80F43" w:rsidRPr="00C856F1" w:rsidRDefault="00D80F43" w:rsidP="00D80F43">
            <w:pPr>
              <w:tabs>
                <w:tab w:val="left" w:pos="360"/>
                <w:tab w:val="left" w:pos="8640"/>
              </w:tabs>
              <w:rPr>
                <w:rFonts w:ascii="Times New Roman" w:hAnsi="Times New Roman" w:cs="Times New Roman"/>
              </w:rPr>
            </w:pPr>
            <w:proofErr w:type="spellStart"/>
            <w:r w:rsidRPr="00C856F1">
              <w:rPr>
                <w:rFonts w:ascii="Times New Roman" w:hAnsi="Times New Roman" w:cs="Times New Roman"/>
              </w:rPr>
              <w:t>surfcoarse</w:t>
            </w:r>
            <w:proofErr w:type="spellEnd"/>
          </w:p>
        </w:tc>
        <w:tc>
          <w:tcPr>
            <w:tcW w:w="0" w:type="auto"/>
          </w:tcPr>
          <w:p w14:paraId="5AAF642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0.013</w:t>
            </w:r>
          </w:p>
        </w:tc>
        <w:tc>
          <w:tcPr>
            <w:tcW w:w="0" w:type="auto"/>
          </w:tcPr>
          <w:p w14:paraId="15A2701C"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0.064</w:t>
            </w:r>
          </w:p>
        </w:tc>
        <w:tc>
          <w:tcPr>
            <w:tcW w:w="0" w:type="auto"/>
          </w:tcPr>
          <w:p w14:paraId="13B39547"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0.2</w:t>
            </w:r>
          </w:p>
        </w:tc>
        <w:tc>
          <w:tcPr>
            <w:tcW w:w="0" w:type="auto"/>
          </w:tcPr>
          <w:p w14:paraId="6B72739F"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8e-01</w:t>
            </w:r>
          </w:p>
        </w:tc>
      </w:tr>
      <w:tr w:rsidR="00D80F43" w:rsidRPr="00C856F1" w14:paraId="6D6EBE98" w14:textId="77777777" w:rsidTr="00D80F43">
        <w:tc>
          <w:tcPr>
            <w:tcW w:w="1431" w:type="pct"/>
          </w:tcPr>
          <w:p w14:paraId="14ED46D5"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temp_mean_summer_1</w:t>
            </w:r>
          </w:p>
        </w:tc>
        <w:tc>
          <w:tcPr>
            <w:tcW w:w="0" w:type="auto"/>
          </w:tcPr>
          <w:p w14:paraId="6DC31060"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-0.263</w:t>
            </w:r>
          </w:p>
        </w:tc>
        <w:tc>
          <w:tcPr>
            <w:tcW w:w="0" w:type="auto"/>
          </w:tcPr>
          <w:p w14:paraId="6F581926"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0.052</w:t>
            </w:r>
          </w:p>
        </w:tc>
        <w:tc>
          <w:tcPr>
            <w:tcW w:w="0" w:type="auto"/>
          </w:tcPr>
          <w:p w14:paraId="21C9C4C3"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-5.1</w:t>
            </w:r>
          </w:p>
        </w:tc>
        <w:tc>
          <w:tcPr>
            <w:tcW w:w="0" w:type="auto"/>
          </w:tcPr>
          <w:p w14:paraId="548E2D5A"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4e-07</w:t>
            </w:r>
          </w:p>
        </w:tc>
      </w:tr>
      <w:tr w:rsidR="00D80F43" w:rsidRPr="00C856F1" w14:paraId="525A330A" w14:textId="77777777" w:rsidTr="00D80F43">
        <w:tc>
          <w:tcPr>
            <w:tcW w:w="1431" w:type="pct"/>
          </w:tcPr>
          <w:p w14:paraId="4C92B272"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temp_mean_fall_1</w:t>
            </w:r>
          </w:p>
        </w:tc>
        <w:tc>
          <w:tcPr>
            <w:tcW w:w="0" w:type="auto"/>
          </w:tcPr>
          <w:p w14:paraId="32D4A88A"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0.092</w:t>
            </w:r>
          </w:p>
        </w:tc>
        <w:tc>
          <w:tcPr>
            <w:tcW w:w="0" w:type="auto"/>
          </w:tcPr>
          <w:p w14:paraId="235289E8"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0.032</w:t>
            </w:r>
          </w:p>
        </w:tc>
        <w:tc>
          <w:tcPr>
            <w:tcW w:w="0" w:type="auto"/>
          </w:tcPr>
          <w:p w14:paraId="30813F9B"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2.9</w:t>
            </w:r>
          </w:p>
        </w:tc>
        <w:tc>
          <w:tcPr>
            <w:tcW w:w="0" w:type="auto"/>
          </w:tcPr>
          <w:p w14:paraId="6971EB3B"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4e-03</w:t>
            </w:r>
          </w:p>
        </w:tc>
      </w:tr>
      <w:tr w:rsidR="00D80F43" w:rsidRPr="00C856F1" w14:paraId="35D4A69F" w14:textId="77777777" w:rsidTr="00D80F43">
        <w:tc>
          <w:tcPr>
            <w:tcW w:w="1431" w:type="pct"/>
          </w:tcPr>
          <w:p w14:paraId="6964E318" w14:textId="77777777" w:rsidR="00D80F43" w:rsidRPr="00C856F1" w:rsidRDefault="00D80F43" w:rsidP="00D80F43">
            <w:pPr>
              <w:tabs>
                <w:tab w:val="left" w:pos="360"/>
                <w:tab w:val="left" w:pos="8640"/>
              </w:tabs>
              <w:rPr>
                <w:rFonts w:ascii="Times New Roman" w:hAnsi="Times New Roman" w:cs="Times New Roman"/>
              </w:rPr>
            </w:pPr>
            <w:proofErr w:type="spellStart"/>
            <w:r w:rsidRPr="00C856F1">
              <w:rPr>
                <w:rFonts w:ascii="Times New Roman" w:hAnsi="Times New Roman" w:cs="Times New Roman"/>
              </w:rPr>
              <w:t>temp_mean_winter</w:t>
            </w:r>
            <w:proofErr w:type="spellEnd"/>
          </w:p>
        </w:tc>
        <w:tc>
          <w:tcPr>
            <w:tcW w:w="0" w:type="auto"/>
          </w:tcPr>
          <w:p w14:paraId="5E68EF1A"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-0.009</w:t>
            </w:r>
          </w:p>
        </w:tc>
        <w:tc>
          <w:tcPr>
            <w:tcW w:w="0" w:type="auto"/>
          </w:tcPr>
          <w:p w14:paraId="7AA99B0C"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0.031</w:t>
            </w:r>
          </w:p>
        </w:tc>
        <w:tc>
          <w:tcPr>
            <w:tcW w:w="0" w:type="auto"/>
          </w:tcPr>
          <w:p w14:paraId="57AE1D0F"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-0.3</w:t>
            </w:r>
          </w:p>
        </w:tc>
        <w:tc>
          <w:tcPr>
            <w:tcW w:w="0" w:type="auto"/>
          </w:tcPr>
          <w:p w14:paraId="4D9DB27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8e-01</w:t>
            </w:r>
          </w:p>
        </w:tc>
      </w:tr>
      <w:tr w:rsidR="00D80F43" w:rsidRPr="00C856F1" w14:paraId="312D3ADE" w14:textId="77777777" w:rsidTr="00D80F43">
        <w:tc>
          <w:tcPr>
            <w:tcW w:w="1431" w:type="pct"/>
          </w:tcPr>
          <w:p w14:paraId="3A08F35C" w14:textId="77777777" w:rsidR="00D80F43" w:rsidRPr="00C856F1" w:rsidRDefault="00D80F43" w:rsidP="00D80F43">
            <w:pPr>
              <w:tabs>
                <w:tab w:val="left" w:pos="360"/>
                <w:tab w:val="left" w:pos="8640"/>
              </w:tabs>
              <w:rPr>
                <w:rFonts w:ascii="Times New Roman" w:hAnsi="Times New Roman" w:cs="Times New Roman"/>
              </w:rPr>
            </w:pPr>
            <w:proofErr w:type="spellStart"/>
            <w:r w:rsidRPr="00C856F1">
              <w:rPr>
                <w:rFonts w:ascii="Times New Roman" w:hAnsi="Times New Roman" w:cs="Times New Roman"/>
              </w:rPr>
              <w:t>temp_mean_spring</w:t>
            </w:r>
            <w:proofErr w:type="spellEnd"/>
          </w:p>
        </w:tc>
        <w:tc>
          <w:tcPr>
            <w:tcW w:w="0" w:type="auto"/>
          </w:tcPr>
          <w:p w14:paraId="046CE2D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-0.159</w:t>
            </w:r>
          </w:p>
        </w:tc>
        <w:tc>
          <w:tcPr>
            <w:tcW w:w="0" w:type="auto"/>
          </w:tcPr>
          <w:p w14:paraId="60474AD0"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0.051</w:t>
            </w:r>
          </w:p>
        </w:tc>
        <w:tc>
          <w:tcPr>
            <w:tcW w:w="0" w:type="auto"/>
          </w:tcPr>
          <w:p w14:paraId="2A0DFF4E"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-3.1</w:t>
            </w:r>
          </w:p>
        </w:tc>
        <w:tc>
          <w:tcPr>
            <w:tcW w:w="0" w:type="auto"/>
          </w:tcPr>
          <w:p w14:paraId="760822D5"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2e-03</w:t>
            </w:r>
          </w:p>
        </w:tc>
      </w:tr>
      <w:tr w:rsidR="00D80F43" w:rsidRPr="00C856F1" w14:paraId="63998DB5" w14:textId="77777777" w:rsidTr="00D80F43">
        <w:tc>
          <w:tcPr>
            <w:tcW w:w="1431" w:type="pct"/>
          </w:tcPr>
          <w:p w14:paraId="2F38294C"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prcp_mean_summer_1</w:t>
            </w:r>
          </w:p>
        </w:tc>
        <w:tc>
          <w:tcPr>
            <w:tcW w:w="0" w:type="auto"/>
          </w:tcPr>
          <w:p w14:paraId="18950980"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-0.018</w:t>
            </w:r>
          </w:p>
        </w:tc>
        <w:tc>
          <w:tcPr>
            <w:tcW w:w="0" w:type="auto"/>
          </w:tcPr>
          <w:p w14:paraId="289A3284"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0.014</w:t>
            </w:r>
          </w:p>
        </w:tc>
        <w:tc>
          <w:tcPr>
            <w:tcW w:w="0" w:type="auto"/>
          </w:tcPr>
          <w:p w14:paraId="3E90C294"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-1.3</w:t>
            </w:r>
          </w:p>
        </w:tc>
        <w:tc>
          <w:tcPr>
            <w:tcW w:w="0" w:type="auto"/>
          </w:tcPr>
          <w:p w14:paraId="52856C53"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2e-01</w:t>
            </w:r>
          </w:p>
        </w:tc>
      </w:tr>
      <w:tr w:rsidR="00D80F43" w:rsidRPr="00C856F1" w14:paraId="2CFECE09" w14:textId="77777777" w:rsidTr="00D80F43">
        <w:tc>
          <w:tcPr>
            <w:tcW w:w="1431" w:type="pct"/>
          </w:tcPr>
          <w:p w14:paraId="14DE45A1"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prcp_mean_fall_1</w:t>
            </w:r>
          </w:p>
        </w:tc>
        <w:tc>
          <w:tcPr>
            <w:tcW w:w="0" w:type="auto"/>
          </w:tcPr>
          <w:p w14:paraId="2E21E20B"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0.049</w:t>
            </w:r>
          </w:p>
        </w:tc>
        <w:tc>
          <w:tcPr>
            <w:tcW w:w="0" w:type="auto"/>
          </w:tcPr>
          <w:p w14:paraId="64E98E72"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0.016</w:t>
            </w:r>
          </w:p>
        </w:tc>
        <w:tc>
          <w:tcPr>
            <w:tcW w:w="0" w:type="auto"/>
          </w:tcPr>
          <w:p w14:paraId="6F0A8C12"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3.1</w:t>
            </w:r>
          </w:p>
        </w:tc>
        <w:tc>
          <w:tcPr>
            <w:tcW w:w="0" w:type="auto"/>
          </w:tcPr>
          <w:p w14:paraId="02AC7485"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2e-03</w:t>
            </w:r>
          </w:p>
        </w:tc>
      </w:tr>
      <w:tr w:rsidR="00D80F43" w:rsidRPr="00C856F1" w14:paraId="6DAD2057" w14:textId="77777777" w:rsidTr="00D80F43">
        <w:tc>
          <w:tcPr>
            <w:tcW w:w="1431" w:type="pct"/>
          </w:tcPr>
          <w:p w14:paraId="46330032" w14:textId="77777777" w:rsidR="00D80F43" w:rsidRPr="00C856F1" w:rsidRDefault="00D80F43" w:rsidP="00D80F43">
            <w:pPr>
              <w:tabs>
                <w:tab w:val="left" w:pos="360"/>
                <w:tab w:val="left" w:pos="8640"/>
              </w:tabs>
              <w:rPr>
                <w:rFonts w:ascii="Times New Roman" w:hAnsi="Times New Roman" w:cs="Times New Roman"/>
              </w:rPr>
            </w:pPr>
            <w:proofErr w:type="spellStart"/>
            <w:r w:rsidRPr="00C856F1">
              <w:rPr>
                <w:rFonts w:ascii="Times New Roman" w:hAnsi="Times New Roman" w:cs="Times New Roman"/>
              </w:rPr>
              <w:t>prcp_mean_winter</w:t>
            </w:r>
            <w:proofErr w:type="spellEnd"/>
          </w:p>
        </w:tc>
        <w:tc>
          <w:tcPr>
            <w:tcW w:w="0" w:type="auto"/>
          </w:tcPr>
          <w:p w14:paraId="2D9B4F3D"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0.043</w:t>
            </w:r>
          </w:p>
        </w:tc>
        <w:tc>
          <w:tcPr>
            <w:tcW w:w="0" w:type="auto"/>
          </w:tcPr>
          <w:p w14:paraId="3A3B9F2B"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0.020</w:t>
            </w:r>
          </w:p>
        </w:tc>
        <w:tc>
          <w:tcPr>
            <w:tcW w:w="0" w:type="auto"/>
          </w:tcPr>
          <w:p w14:paraId="1C55FD74"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2.1</w:t>
            </w:r>
          </w:p>
        </w:tc>
        <w:tc>
          <w:tcPr>
            <w:tcW w:w="0" w:type="auto"/>
          </w:tcPr>
          <w:p w14:paraId="29E913E6"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4e-02</w:t>
            </w:r>
          </w:p>
        </w:tc>
      </w:tr>
      <w:tr w:rsidR="00D80F43" w:rsidRPr="00C856F1" w14:paraId="19A47FE6" w14:textId="77777777" w:rsidTr="00D80F43">
        <w:tc>
          <w:tcPr>
            <w:tcW w:w="1431" w:type="pct"/>
          </w:tcPr>
          <w:p w14:paraId="25BE95E1" w14:textId="77777777" w:rsidR="00D80F43" w:rsidRPr="00C856F1" w:rsidRDefault="00D80F43" w:rsidP="00D80F43">
            <w:pPr>
              <w:tabs>
                <w:tab w:val="left" w:pos="360"/>
                <w:tab w:val="left" w:pos="8640"/>
              </w:tabs>
              <w:rPr>
                <w:rFonts w:ascii="Times New Roman" w:hAnsi="Times New Roman" w:cs="Times New Roman"/>
              </w:rPr>
            </w:pPr>
            <w:proofErr w:type="spellStart"/>
            <w:r w:rsidRPr="00C856F1">
              <w:rPr>
                <w:rFonts w:ascii="Times New Roman" w:hAnsi="Times New Roman" w:cs="Times New Roman"/>
              </w:rPr>
              <w:t>prcp_mean_spring</w:t>
            </w:r>
            <w:proofErr w:type="spellEnd"/>
          </w:p>
        </w:tc>
        <w:tc>
          <w:tcPr>
            <w:tcW w:w="0" w:type="auto"/>
          </w:tcPr>
          <w:p w14:paraId="1B889E5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0.045</w:t>
            </w:r>
          </w:p>
        </w:tc>
        <w:tc>
          <w:tcPr>
            <w:tcW w:w="0" w:type="auto"/>
          </w:tcPr>
          <w:p w14:paraId="632F8C5B"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0.022</w:t>
            </w:r>
          </w:p>
        </w:tc>
        <w:tc>
          <w:tcPr>
            <w:tcW w:w="0" w:type="auto"/>
          </w:tcPr>
          <w:p w14:paraId="32285899"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2.1</w:t>
            </w:r>
          </w:p>
        </w:tc>
        <w:tc>
          <w:tcPr>
            <w:tcW w:w="0" w:type="auto"/>
          </w:tcPr>
          <w:p w14:paraId="50DBC1BE" w14:textId="77777777" w:rsidR="00D80F43" w:rsidRPr="00C856F1" w:rsidRDefault="00D80F43" w:rsidP="00D80F43">
            <w:pPr>
              <w:tabs>
                <w:tab w:val="left" w:pos="360"/>
                <w:tab w:val="left" w:pos="8640"/>
              </w:tabs>
              <w:rPr>
                <w:rFonts w:ascii="Times New Roman" w:hAnsi="Times New Roman" w:cs="Times New Roman"/>
              </w:rPr>
            </w:pPr>
            <w:r w:rsidRPr="00C856F1">
              <w:rPr>
                <w:rFonts w:ascii="Times New Roman" w:hAnsi="Times New Roman" w:cs="Times New Roman"/>
              </w:rPr>
              <w:t>4e-02</w:t>
            </w:r>
          </w:p>
        </w:tc>
      </w:tr>
    </w:tbl>
    <w:p w14:paraId="56CB6748" w14:textId="77777777" w:rsidR="00D80F43" w:rsidRPr="00C856F1" w:rsidRDefault="00D80F43" w:rsidP="00D80F43">
      <w:pPr>
        <w:tabs>
          <w:tab w:val="left" w:pos="360"/>
          <w:tab w:val="left" w:pos="8640"/>
        </w:tabs>
        <w:rPr>
          <w:rFonts w:ascii="Times New Roman" w:hAnsi="Times New Roman" w:cs="Times New Roman"/>
        </w:rPr>
      </w:pPr>
    </w:p>
    <w:p w14:paraId="54460EFF" w14:textId="77777777" w:rsidR="00D80F43" w:rsidRDefault="00D80F43" w:rsidP="00D80F43">
      <w:pPr>
        <w:tabs>
          <w:tab w:val="left" w:pos="360"/>
          <w:tab w:val="left" w:pos="8640"/>
        </w:tabs>
        <w:rPr>
          <w:rFonts w:ascii="Times New Roman" w:hAnsi="Times New Roman" w:cs="Times New Roman"/>
        </w:rPr>
      </w:pPr>
    </w:p>
    <w:p w14:paraId="7537C687" w14:textId="0DAAE63D" w:rsidR="00D80F43" w:rsidRDefault="00D80F43" w:rsidP="00D80F43">
      <w:pPr>
        <w:tabs>
          <w:tab w:val="left" w:pos="360"/>
          <w:tab w:val="left" w:pos="8640"/>
        </w:tabs>
        <w:rPr>
          <w:rFonts w:ascii="Times New Roman" w:hAnsi="Times New Roman" w:cs="Times New Roman"/>
        </w:rPr>
      </w:pPr>
      <w:r>
        <w:rPr>
          <w:rFonts w:ascii="Times New Roman" w:hAnsi="Times New Roman" w:cs="Times New Roman"/>
        </w:rPr>
        <w:t>Table 7. Summary of parameter estimates from the model including temporal and spatiotemporal components for YOY Brook Trout in the West Susquehanna watershed.</w:t>
      </w:r>
    </w:p>
    <w:p w14:paraId="1EBA1E50" w14:textId="01FD8083" w:rsidR="00D80F43" w:rsidRDefault="00D80F43" w:rsidP="00D80F43">
      <w:pPr>
        <w:tabs>
          <w:tab w:val="left" w:pos="360"/>
          <w:tab w:val="left" w:pos="8640"/>
        </w:tabs>
        <w:rPr>
          <w:rFonts w:ascii="Times New Roman" w:hAnsi="Times New Roman" w:cs="Times New Roman"/>
        </w:rPr>
      </w:pPr>
    </w:p>
    <w:tbl>
      <w:tblPr>
        <w:tblW w:w="4842" w:type="pct"/>
        <w:tblLook w:val="07E0" w:firstRow="1" w:lastRow="1" w:firstColumn="1" w:lastColumn="1" w:noHBand="1" w:noVBand="1"/>
      </w:tblPr>
      <w:tblGrid>
        <w:gridCol w:w="2537"/>
        <w:gridCol w:w="1719"/>
        <w:gridCol w:w="1893"/>
        <w:gridCol w:w="1470"/>
        <w:gridCol w:w="1654"/>
      </w:tblGrid>
      <w:tr w:rsidR="00D80F43" w:rsidRPr="00C856F1" w14:paraId="38D01953" w14:textId="77777777" w:rsidTr="004E338C">
        <w:tc>
          <w:tcPr>
            <w:tcW w:w="1368" w:type="pct"/>
            <w:tcBorders>
              <w:bottom w:val="single" w:sz="0" w:space="0" w:color="auto"/>
            </w:tcBorders>
            <w:vAlign w:val="bottom"/>
          </w:tcPr>
          <w:p w14:paraId="65299616" w14:textId="77777777" w:rsidR="00D80F43" w:rsidRPr="00C856F1" w:rsidRDefault="00D80F43" w:rsidP="004E338C">
            <w:pPr>
              <w:tabs>
                <w:tab w:val="left" w:pos="360"/>
                <w:tab w:val="left" w:pos="8640"/>
              </w:tabs>
              <w:ind w:right="723"/>
              <w:rPr>
                <w:rFonts w:ascii="Times New Roman" w:hAnsi="Times New Roman" w:cs="Times New Roman"/>
              </w:rPr>
            </w:pPr>
            <w:r w:rsidRPr="00C856F1">
              <w:rPr>
                <w:rFonts w:ascii="Times New Roman" w:hAnsi="Times New Roman" w:cs="Times New Roman"/>
              </w:rPr>
              <w:lastRenderedPageBreak/>
              <w:t>Parameter</w:t>
            </w:r>
          </w:p>
        </w:tc>
        <w:tc>
          <w:tcPr>
            <w:tcW w:w="0" w:type="auto"/>
            <w:tcBorders>
              <w:bottom w:val="single" w:sz="0" w:space="0" w:color="auto"/>
            </w:tcBorders>
            <w:vAlign w:val="bottom"/>
          </w:tcPr>
          <w:p w14:paraId="076FBE96"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Estimate</w:t>
            </w:r>
          </w:p>
        </w:tc>
        <w:tc>
          <w:tcPr>
            <w:tcW w:w="0" w:type="auto"/>
            <w:tcBorders>
              <w:bottom w:val="single" w:sz="0" w:space="0" w:color="auto"/>
            </w:tcBorders>
            <w:vAlign w:val="bottom"/>
          </w:tcPr>
          <w:p w14:paraId="64EF25E1" w14:textId="77777777" w:rsidR="00D80F43" w:rsidRPr="00C856F1" w:rsidRDefault="00D80F43" w:rsidP="00121837">
            <w:pPr>
              <w:tabs>
                <w:tab w:val="left" w:pos="360"/>
                <w:tab w:val="left" w:pos="8640"/>
              </w:tabs>
              <w:rPr>
                <w:rFonts w:ascii="Times New Roman" w:hAnsi="Times New Roman" w:cs="Times New Roman"/>
              </w:rPr>
            </w:pPr>
            <w:proofErr w:type="spellStart"/>
            <w:r w:rsidRPr="00C856F1">
              <w:rPr>
                <w:rFonts w:ascii="Times New Roman" w:hAnsi="Times New Roman" w:cs="Times New Roman"/>
              </w:rPr>
              <w:t>Std</w:t>
            </w:r>
            <w:proofErr w:type="spellEnd"/>
            <w:r w:rsidRPr="00C856F1">
              <w:rPr>
                <w:rFonts w:ascii="Times New Roman" w:hAnsi="Times New Roman" w:cs="Times New Roman"/>
              </w:rPr>
              <w:t>..Error</w:t>
            </w:r>
          </w:p>
        </w:tc>
        <w:tc>
          <w:tcPr>
            <w:tcW w:w="0" w:type="auto"/>
            <w:tcBorders>
              <w:bottom w:val="single" w:sz="0" w:space="0" w:color="auto"/>
            </w:tcBorders>
            <w:vAlign w:val="bottom"/>
          </w:tcPr>
          <w:p w14:paraId="458D1B14" w14:textId="77777777" w:rsidR="00D80F43" w:rsidRPr="00C856F1" w:rsidRDefault="00D80F43" w:rsidP="00121837">
            <w:pPr>
              <w:tabs>
                <w:tab w:val="left" w:pos="360"/>
                <w:tab w:val="left" w:pos="8640"/>
              </w:tabs>
              <w:rPr>
                <w:rFonts w:ascii="Times New Roman" w:hAnsi="Times New Roman" w:cs="Times New Roman"/>
              </w:rPr>
            </w:pPr>
            <w:proofErr w:type="spellStart"/>
            <w:r w:rsidRPr="00C856F1">
              <w:rPr>
                <w:rFonts w:ascii="Times New Roman" w:hAnsi="Times New Roman" w:cs="Times New Roman"/>
              </w:rPr>
              <w:t>z.value</w:t>
            </w:r>
            <w:proofErr w:type="spellEnd"/>
          </w:p>
        </w:tc>
        <w:tc>
          <w:tcPr>
            <w:tcW w:w="0" w:type="auto"/>
            <w:tcBorders>
              <w:bottom w:val="single" w:sz="0" w:space="0" w:color="auto"/>
            </w:tcBorders>
            <w:vAlign w:val="bottom"/>
          </w:tcPr>
          <w:p w14:paraId="5154AF26"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Pr...z.2..</w:t>
            </w:r>
          </w:p>
        </w:tc>
      </w:tr>
      <w:tr w:rsidR="00D80F43" w:rsidRPr="00C856F1" w14:paraId="1603CB65" w14:textId="77777777" w:rsidTr="004E338C">
        <w:tc>
          <w:tcPr>
            <w:tcW w:w="1368" w:type="pct"/>
          </w:tcPr>
          <w:p w14:paraId="22685ACC" w14:textId="77777777" w:rsidR="00D80F43" w:rsidRPr="00C856F1" w:rsidRDefault="00D80F43" w:rsidP="00121837">
            <w:pPr>
              <w:tabs>
                <w:tab w:val="left" w:pos="360"/>
                <w:tab w:val="left" w:pos="8640"/>
              </w:tabs>
              <w:rPr>
                <w:rFonts w:ascii="Times New Roman" w:hAnsi="Times New Roman" w:cs="Times New Roman"/>
              </w:rPr>
            </w:pPr>
            <w:proofErr w:type="spellStart"/>
            <w:r w:rsidRPr="00C856F1">
              <w:rPr>
                <w:rFonts w:ascii="Times New Roman" w:hAnsi="Times New Roman" w:cs="Times New Roman"/>
              </w:rPr>
              <w:t>mean_N</w:t>
            </w:r>
            <w:proofErr w:type="spellEnd"/>
          </w:p>
        </w:tc>
        <w:tc>
          <w:tcPr>
            <w:tcW w:w="0" w:type="auto"/>
          </w:tcPr>
          <w:p w14:paraId="18700F3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44.398</w:t>
            </w:r>
          </w:p>
        </w:tc>
        <w:tc>
          <w:tcPr>
            <w:tcW w:w="0" w:type="auto"/>
          </w:tcPr>
          <w:p w14:paraId="1E037E6E"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7.786</w:t>
            </w:r>
          </w:p>
        </w:tc>
        <w:tc>
          <w:tcPr>
            <w:tcW w:w="0" w:type="auto"/>
          </w:tcPr>
          <w:p w14:paraId="0715FB36"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5.7</w:t>
            </w:r>
          </w:p>
        </w:tc>
        <w:tc>
          <w:tcPr>
            <w:tcW w:w="0" w:type="auto"/>
          </w:tcPr>
          <w:p w14:paraId="7152F166"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1e-08</w:t>
            </w:r>
          </w:p>
        </w:tc>
      </w:tr>
      <w:tr w:rsidR="00D80F43" w:rsidRPr="00C856F1" w14:paraId="329E441C" w14:textId="77777777" w:rsidTr="004E338C">
        <w:tc>
          <w:tcPr>
            <w:tcW w:w="1368" w:type="pct"/>
          </w:tcPr>
          <w:p w14:paraId="2A9EA68D"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mu</w:t>
            </w:r>
          </w:p>
        </w:tc>
        <w:tc>
          <w:tcPr>
            <w:tcW w:w="0" w:type="auto"/>
          </w:tcPr>
          <w:p w14:paraId="2368464B"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0.033</w:t>
            </w:r>
          </w:p>
        </w:tc>
        <w:tc>
          <w:tcPr>
            <w:tcW w:w="0" w:type="auto"/>
          </w:tcPr>
          <w:p w14:paraId="725D6144"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0.010</w:t>
            </w:r>
          </w:p>
        </w:tc>
        <w:tc>
          <w:tcPr>
            <w:tcW w:w="0" w:type="auto"/>
          </w:tcPr>
          <w:p w14:paraId="03696C7C"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3.3</w:t>
            </w:r>
          </w:p>
        </w:tc>
        <w:tc>
          <w:tcPr>
            <w:tcW w:w="0" w:type="auto"/>
          </w:tcPr>
          <w:p w14:paraId="7E739168"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9e-04</w:t>
            </w:r>
          </w:p>
        </w:tc>
      </w:tr>
      <w:tr w:rsidR="00D80F43" w:rsidRPr="00C856F1" w14:paraId="1E3CBB65" w14:textId="77777777" w:rsidTr="004E338C">
        <w:tc>
          <w:tcPr>
            <w:tcW w:w="1368" w:type="pct"/>
          </w:tcPr>
          <w:p w14:paraId="7CA7AD6D" w14:textId="77777777" w:rsidR="00D80F43" w:rsidRPr="00C856F1" w:rsidRDefault="00D80F43" w:rsidP="00121837">
            <w:pPr>
              <w:tabs>
                <w:tab w:val="left" w:pos="360"/>
                <w:tab w:val="left" w:pos="8640"/>
              </w:tabs>
              <w:rPr>
                <w:rFonts w:ascii="Times New Roman" w:hAnsi="Times New Roman" w:cs="Times New Roman"/>
              </w:rPr>
            </w:pPr>
            <w:proofErr w:type="spellStart"/>
            <w:r w:rsidRPr="00C856F1">
              <w:rPr>
                <w:rFonts w:ascii="Times New Roman" w:hAnsi="Times New Roman" w:cs="Times New Roman"/>
              </w:rPr>
              <w:t>sigmaIID</w:t>
            </w:r>
            <w:proofErr w:type="spellEnd"/>
          </w:p>
        </w:tc>
        <w:tc>
          <w:tcPr>
            <w:tcW w:w="0" w:type="auto"/>
          </w:tcPr>
          <w:p w14:paraId="47B524D6"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0.527</w:t>
            </w:r>
          </w:p>
        </w:tc>
        <w:tc>
          <w:tcPr>
            <w:tcW w:w="0" w:type="auto"/>
          </w:tcPr>
          <w:p w14:paraId="0B52F180"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0.042</w:t>
            </w:r>
          </w:p>
        </w:tc>
        <w:tc>
          <w:tcPr>
            <w:tcW w:w="0" w:type="auto"/>
          </w:tcPr>
          <w:p w14:paraId="0807611E"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12.7</w:t>
            </w:r>
          </w:p>
        </w:tc>
        <w:tc>
          <w:tcPr>
            <w:tcW w:w="0" w:type="auto"/>
          </w:tcPr>
          <w:p w14:paraId="1E25766B"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6e-37</w:t>
            </w:r>
          </w:p>
        </w:tc>
      </w:tr>
      <w:tr w:rsidR="00D80F43" w:rsidRPr="00C856F1" w14:paraId="00226F22" w14:textId="77777777" w:rsidTr="004E338C">
        <w:tc>
          <w:tcPr>
            <w:tcW w:w="1368" w:type="pct"/>
          </w:tcPr>
          <w:p w14:paraId="1AEDC0F9" w14:textId="77777777" w:rsidR="00D80F43" w:rsidRPr="00C856F1" w:rsidRDefault="00D80F43" w:rsidP="00121837">
            <w:pPr>
              <w:tabs>
                <w:tab w:val="left" w:pos="360"/>
                <w:tab w:val="left" w:pos="8640"/>
              </w:tabs>
              <w:rPr>
                <w:rFonts w:ascii="Times New Roman" w:hAnsi="Times New Roman" w:cs="Times New Roman"/>
              </w:rPr>
            </w:pPr>
            <w:proofErr w:type="spellStart"/>
            <w:r w:rsidRPr="00C856F1">
              <w:rPr>
                <w:rFonts w:ascii="Times New Roman" w:hAnsi="Times New Roman" w:cs="Times New Roman"/>
              </w:rPr>
              <w:t>rhot</w:t>
            </w:r>
            <w:proofErr w:type="spellEnd"/>
          </w:p>
        </w:tc>
        <w:tc>
          <w:tcPr>
            <w:tcW w:w="0" w:type="auto"/>
          </w:tcPr>
          <w:p w14:paraId="2E10DB89"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-0.053</w:t>
            </w:r>
          </w:p>
        </w:tc>
        <w:tc>
          <w:tcPr>
            <w:tcW w:w="0" w:type="auto"/>
          </w:tcPr>
          <w:p w14:paraId="57C2F0C2"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0.208</w:t>
            </w:r>
          </w:p>
        </w:tc>
        <w:tc>
          <w:tcPr>
            <w:tcW w:w="0" w:type="auto"/>
          </w:tcPr>
          <w:p w14:paraId="6C9B2215"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-0.3</w:t>
            </w:r>
          </w:p>
        </w:tc>
        <w:tc>
          <w:tcPr>
            <w:tcW w:w="0" w:type="auto"/>
          </w:tcPr>
          <w:p w14:paraId="16777724"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8e-01</w:t>
            </w:r>
          </w:p>
        </w:tc>
      </w:tr>
      <w:tr w:rsidR="00D80F43" w:rsidRPr="00C856F1" w14:paraId="0AE9D0C2" w14:textId="77777777" w:rsidTr="004E338C">
        <w:tc>
          <w:tcPr>
            <w:tcW w:w="1368" w:type="pct"/>
          </w:tcPr>
          <w:p w14:paraId="440E10AA" w14:textId="77777777" w:rsidR="00D80F43" w:rsidRPr="00C856F1" w:rsidRDefault="00D80F43" w:rsidP="00121837">
            <w:pPr>
              <w:tabs>
                <w:tab w:val="left" w:pos="360"/>
                <w:tab w:val="left" w:pos="8640"/>
              </w:tabs>
              <w:rPr>
                <w:rFonts w:ascii="Times New Roman" w:hAnsi="Times New Roman" w:cs="Times New Roman"/>
              </w:rPr>
            </w:pPr>
            <w:proofErr w:type="spellStart"/>
            <w:r w:rsidRPr="00C856F1">
              <w:rPr>
                <w:rFonts w:ascii="Times New Roman" w:hAnsi="Times New Roman" w:cs="Times New Roman"/>
              </w:rPr>
              <w:t>sigmat</w:t>
            </w:r>
            <w:proofErr w:type="spellEnd"/>
          </w:p>
        </w:tc>
        <w:tc>
          <w:tcPr>
            <w:tcW w:w="0" w:type="auto"/>
          </w:tcPr>
          <w:p w14:paraId="6AA2352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0.763</w:t>
            </w:r>
          </w:p>
        </w:tc>
        <w:tc>
          <w:tcPr>
            <w:tcW w:w="0" w:type="auto"/>
          </w:tcPr>
          <w:p w14:paraId="6BDD2660"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0.132</w:t>
            </w:r>
          </w:p>
        </w:tc>
        <w:tc>
          <w:tcPr>
            <w:tcW w:w="0" w:type="auto"/>
          </w:tcPr>
          <w:p w14:paraId="1E162697"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5.8</w:t>
            </w:r>
          </w:p>
        </w:tc>
        <w:tc>
          <w:tcPr>
            <w:tcW w:w="0" w:type="auto"/>
          </w:tcPr>
          <w:p w14:paraId="52D3301E"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7e-09</w:t>
            </w:r>
          </w:p>
        </w:tc>
      </w:tr>
      <w:tr w:rsidR="00D80F43" w:rsidRPr="00C856F1" w14:paraId="105E7C0B" w14:textId="77777777" w:rsidTr="004E338C">
        <w:tc>
          <w:tcPr>
            <w:tcW w:w="1368" w:type="pct"/>
          </w:tcPr>
          <w:p w14:paraId="5268C32F" w14:textId="77777777" w:rsidR="00D80F43" w:rsidRPr="00C856F1" w:rsidRDefault="00D80F43" w:rsidP="00121837">
            <w:pPr>
              <w:tabs>
                <w:tab w:val="left" w:pos="360"/>
                <w:tab w:val="left" w:pos="8640"/>
              </w:tabs>
              <w:rPr>
                <w:rFonts w:ascii="Times New Roman" w:hAnsi="Times New Roman" w:cs="Times New Roman"/>
              </w:rPr>
            </w:pPr>
            <w:proofErr w:type="spellStart"/>
            <w:r w:rsidRPr="00C856F1">
              <w:rPr>
                <w:rFonts w:ascii="Times New Roman" w:hAnsi="Times New Roman" w:cs="Times New Roman"/>
              </w:rPr>
              <w:t>log_theta_vec</w:t>
            </w:r>
            <w:proofErr w:type="spellEnd"/>
          </w:p>
        </w:tc>
        <w:tc>
          <w:tcPr>
            <w:tcW w:w="0" w:type="auto"/>
          </w:tcPr>
          <w:p w14:paraId="1814BFE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-2.052</w:t>
            </w:r>
          </w:p>
        </w:tc>
        <w:tc>
          <w:tcPr>
            <w:tcW w:w="0" w:type="auto"/>
          </w:tcPr>
          <w:p w14:paraId="6F11CED0"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0.188</w:t>
            </w:r>
          </w:p>
        </w:tc>
        <w:tc>
          <w:tcPr>
            <w:tcW w:w="0" w:type="auto"/>
          </w:tcPr>
          <w:p w14:paraId="1937E49F"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-10.9</w:t>
            </w:r>
          </w:p>
        </w:tc>
        <w:tc>
          <w:tcPr>
            <w:tcW w:w="0" w:type="auto"/>
          </w:tcPr>
          <w:p w14:paraId="104A6056"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9e-28</w:t>
            </w:r>
          </w:p>
        </w:tc>
      </w:tr>
      <w:tr w:rsidR="00D80F43" w:rsidRPr="00C856F1" w14:paraId="75DB6B2E" w14:textId="77777777" w:rsidTr="004E338C">
        <w:tc>
          <w:tcPr>
            <w:tcW w:w="1368" w:type="pct"/>
          </w:tcPr>
          <w:p w14:paraId="13C95956" w14:textId="77777777" w:rsidR="00D80F43" w:rsidRPr="00C856F1" w:rsidRDefault="00D80F43" w:rsidP="00121837">
            <w:pPr>
              <w:tabs>
                <w:tab w:val="left" w:pos="360"/>
                <w:tab w:val="left" w:pos="8640"/>
              </w:tabs>
              <w:rPr>
                <w:rFonts w:ascii="Times New Roman" w:hAnsi="Times New Roman" w:cs="Times New Roman"/>
              </w:rPr>
            </w:pPr>
            <w:proofErr w:type="spellStart"/>
            <w:r w:rsidRPr="00C856F1">
              <w:rPr>
                <w:rFonts w:ascii="Times New Roman" w:hAnsi="Times New Roman" w:cs="Times New Roman"/>
              </w:rPr>
              <w:t>theta_st</w:t>
            </w:r>
            <w:proofErr w:type="spellEnd"/>
          </w:p>
        </w:tc>
        <w:tc>
          <w:tcPr>
            <w:tcW w:w="0" w:type="auto"/>
          </w:tcPr>
          <w:p w14:paraId="2E74F995"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0.129</w:t>
            </w:r>
          </w:p>
        </w:tc>
        <w:tc>
          <w:tcPr>
            <w:tcW w:w="0" w:type="auto"/>
          </w:tcPr>
          <w:p w14:paraId="58978B97"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0.024</w:t>
            </w:r>
          </w:p>
        </w:tc>
        <w:tc>
          <w:tcPr>
            <w:tcW w:w="0" w:type="auto"/>
          </w:tcPr>
          <w:p w14:paraId="48D2FE1D"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5.3</w:t>
            </w:r>
          </w:p>
        </w:tc>
        <w:tc>
          <w:tcPr>
            <w:tcW w:w="0" w:type="auto"/>
          </w:tcPr>
          <w:p w14:paraId="616B8BB4"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1e-07</w:t>
            </w:r>
          </w:p>
        </w:tc>
      </w:tr>
      <w:tr w:rsidR="00D80F43" w:rsidRPr="00C856F1" w14:paraId="41A01B03" w14:textId="77777777" w:rsidTr="004E338C">
        <w:tc>
          <w:tcPr>
            <w:tcW w:w="1368" w:type="pct"/>
          </w:tcPr>
          <w:p w14:paraId="7DABA809" w14:textId="77777777" w:rsidR="00D80F43" w:rsidRPr="00C856F1" w:rsidRDefault="00D80F43" w:rsidP="00121837">
            <w:pPr>
              <w:tabs>
                <w:tab w:val="left" w:pos="360"/>
                <w:tab w:val="left" w:pos="8640"/>
              </w:tabs>
              <w:rPr>
                <w:rFonts w:ascii="Times New Roman" w:hAnsi="Times New Roman" w:cs="Times New Roman"/>
              </w:rPr>
            </w:pPr>
            <w:proofErr w:type="spellStart"/>
            <w:r w:rsidRPr="00C856F1">
              <w:rPr>
                <w:rFonts w:ascii="Times New Roman" w:hAnsi="Times New Roman" w:cs="Times New Roman"/>
              </w:rPr>
              <w:t>SDinput_st</w:t>
            </w:r>
            <w:proofErr w:type="spellEnd"/>
          </w:p>
        </w:tc>
        <w:tc>
          <w:tcPr>
            <w:tcW w:w="0" w:type="auto"/>
          </w:tcPr>
          <w:p w14:paraId="3D5A69DD"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0.653</w:t>
            </w:r>
          </w:p>
        </w:tc>
        <w:tc>
          <w:tcPr>
            <w:tcW w:w="0" w:type="auto"/>
          </w:tcPr>
          <w:p w14:paraId="509C2238"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0.065</w:t>
            </w:r>
          </w:p>
        </w:tc>
        <w:tc>
          <w:tcPr>
            <w:tcW w:w="0" w:type="auto"/>
          </w:tcPr>
          <w:p w14:paraId="10D99D82"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10.0</w:t>
            </w:r>
          </w:p>
        </w:tc>
        <w:tc>
          <w:tcPr>
            <w:tcW w:w="0" w:type="auto"/>
          </w:tcPr>
          <w:p w14:paraId="077C2B9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1e-23</w:t>
            </w:r>
          </w:p>
        </w:tc>
      </w:tr>
      <w:tr w:rsidR="00D80F43" w:rsidRPr="00C856F1" w14:paraId="7A65DDA0" w14:textId="77777777" w:rsidTr="004E338C">
        <w:tc>
          <w:tcPr>
            <w:tcW w:w="1368" w:type="pct"/>
          </w:tcPr>
          <w:p w14:paraId="36392AEA" w14:textId="77777777" w:rsidR="00D80F43" w:rsidRPr="00C856F1" w:rsidRDefault="00D80F43" w:rsidP="00121837">
            <w:pPr>
              <w:tabs>
                <w:tab w:val="left" w:pos="360"/>
                <w:tab w:val="left" w:pos="8640"/>
              </w:tabs>
              <w:rPr>
                <w:rFonts w:ascii="Times New Roman" w:hAnsi="Times New Roman" w:cs="Times New Roman"/>
              </w:rPr>
            </w:pPr>
            <w:proofErr w:type="spellStart"/>
            <w:r w:rsidRPr="00C856F1">
              <w:rPr>
                <w:rFonts w:ascii="Times New Roman" w:hAnsi="Times New Roman" w:cs="Times New Roman"/>
              </w:rPr>
              <w:t>rho_st</w:t>
            </w:r>
            <w:proofErr w:type="spellEnd"/>
          </w:p>
        </w:tc>
        <w:tc>
          <w:tcPr>
            <w:tcW w:w="0" w:type="auto"/>
          </w:tcPr>
          <w:p w14:paraId="4A303144"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0.981</w:t>
            </w:r>
          </w:p>
        </w:tc>
        <w:tc>
          <w:tcPr>
            <w:tcW w:w="0" w:type="auto"/>
          </w:tcPr>
          <w:p w14:paraId="35DEEAE0"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0.006</w:t>
            </w:r>
          </w:p>
        </w:tc>
        <w:tc>
          <w:tcPr>
            <w:tcW w:w="0" w:type="auto"/>
          </w:tcPr>
          <w:p w14:paraId="43E55FCD"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168.8</w:t>
            </w:r>
          </w:p>
        </w:tc>
        <w:tc>
          <w:tcPr>
            <w:tcW w:w="0" w:type="auto"/>
          </w:tcPr>
          <w:p w14:paraId="51991FCD"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0e+00</w:t>
            </w:r>
          </w:p>
        </w:tc>
      </w:tr>
      <w:tr w:rsidR="00D80F43" w:rsidRPr="00C856F1" w14:paraId="54460592" w14:textId="77777777" w:rsidTr="004E338C">
        <w:tc>
          <w:tcPr>
            <w:tcW w:w="1368" w:type="pct"/>
          </w:tcPr>
          <w:p w14:paraId="30F4416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forest</w:t>
            </w:r>
          </w:p>
        </w:tc>
        <w:tc>
          <w:tcPr>
            <w:tcW w:w="0" w:type="auto"/>
          </w:tcPr>
          <w:p w14:paraId="257D02A0"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1.120</w:t>
            </w:r>
          </w:p>
        </w:tc>
        <w:tc>
          <w:tcPr>
            <w:tcW w:w="0" w:type="auto"/>
          </w:tcPr>
          <w:p w14:paraId="47DA8C8A"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0.155</w:t>
            </w:r>
          </w:p>
        </w:tc>
        <w:tc>
          <w:tcPr>
            <w:tcW w:w="0" w:type="auto"/>
          </w:tcPr>
          <w:p w14:paraId="264E70DD"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7.2</w:t>
            </w:r>
          </w:p>
        </w:tc>
        <w:tc>
          <w:tcPr>
            <w:tcW w:w="0" w:type="auto"/>
          </w:tcPr>
          <w:p w14:paraId="2A4C82E3"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5e-13</w:t>
            </w:r>
          </w:p>
        </w:tc>
      </w:tr>
      <w:tr w:rsidR="00D80F43" w:rsidRPr="00C856F1" w14:paraId="70AD213F" w14:textId="77777777" w:rsidTr="004E338C">
        <w:tc>
          <w:tcPr>
            <w:tcW w:w="1368" w:type="pct"/>
          </w:tcPr>
          <w:p w14:paraId="1D509A57" w14:textId="77777777" w:rsidR="00D80F43" w:rsidRPr="00C856F1" w:rsidRDefault="00D80F43" w:rsidP="00121837">
            <w:pPr>
              <w:tabs>
                <w:tab w:val="left" w:pos="360"/>
                <w:tab w:val="left" w:pos="8640"/>
              </w:tabs>
              <w:rPr>
                <w:rFonts w:ascii="Times New Roman" w:hAnsi="Times New Roman" w:cs="Times New Roman"/>
              </w:rPr>
            </w:pPr>
            <w:proofErr w:type="spellStart"/>
            <w:r w:rsidRPr="00C856F1">
              <w:rPr>
                <w:rFonts w:ascii="Times New Roman" w:hAnsi="Times New Roman" w:cs="Times New Roman"/>
              </w:rPr>
              <w:t>surfcoarse</w:t>
            </w:r>
            <w:proofErr w:type="spellEnd"/>
          </w:p>
        </w:tc>
        <w:tc>
          <w:tcPr>
            <w:tcW w:w="0" w:type="auto"/>
          </w:tcPr>
          <w:p w14:paraId="383DCF73"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0.042</w:t>
            </w:r>
          </w:p>
        </w:tc>
        <w:tc>
          <w:tcPr>
            <w:tcW w:w="0" w:type="auto"/>
          </w:tcPr>
          <w:p w14:paraId="364C526F"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0.083</w:t>
            </w:r>
          </w:p>
        </w:tc>
        <w:tc>
          <w:tcPr>
            <w:tcW w:w="0" w:type="auto"/>
          </w:tcPr>
          <w:p w14:paraId="2903362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0.5</w:t>
            </w:r>
          </w:p>
        </w:tc>
        <w:tc>
          <w:tcPr>
            <w:tcW w:w="0" w:type="auto"/>
          </w:tcPr>
          <w:p w14:paraId="7B40669A"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6e-01</w:t>
            </w:r>
          </w:p>
        </w:tc>
      </w:tr>
      <w:tr w:rsidR="00D80F43" w:rsidRPr="00C856F1" w14:paraId="684664C3" w14:textId="77777777" w:rsidTr="004E338C">
        <w:tc>
          <w:tcPr>
            <w:tcW w:w="1368" w:type="pct"/>
          </w:tcPr>
          <w:p w14:paraId="3CE15F1B"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temp_mean_fall_1</w:t>
            </w:r>
          </w:p>
        </w:tc>
        <w:tc>
          <w:tcPr>
            <w:tcW w:w="0" w:type="auto"/>
          </w:tcPr>
          <w:p w14:paraId="2D0A53F8"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0.022</w:t>
            </w:r>
          </w:p>
        </w:tc>
        <w:tc>
          <w:tcPr>
            <w:tcW w:w="0" w:type="auto"/>
          </w:tcPr>
          <w:p w14:paraId="00441DAD"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0.113</w:t>
            </w:r>
          </w:p>
        </w:tc>
        <w:tc>
          <w:tcPr>
            <w:tcW w:w="0" w:type="auto"/>
          </w:tcPr>
          <w:p w14:paraId="50331B63"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0.2</w:t>
            </w:r>
          </w:p>
        </w:tc>
        <w:tc>
          <w:tcPr>
            <w:tcW w:w="0" w:type="auto"/>
          </w:tcPr>
          <w:p w14:paraId="53AE7EE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8e-01</w:t>
            </w:r>
          </w:p>
        </w:tc>
      </w:tr>
      <w:tr w:rsidR="00D80F43" w:rsidRPr="00C856F1" w14:paraId="134E4117" w14:textId="77777777" w:rsidTr="004E338C">
        <w:tc>
          <w:tcPr>
            <w:tcW w:w="1368" w:type="pct"/>
          </w:tcPr>
          <w:p w14:paraId="6F9483AC" w14:textId="77777777" w:rsidR="00D80F43" w:rsidRPr="00C856F1" w:rsidRDefault="00D80F43" w:rsidP="00121837">
            <w:pPr>
              <w:tabs>
                <w:tab w:val="left" w:pos="360"/>
                <w:tab w:val="left" w:pos="8640"/>
              </w:tabs>
              <w:rPr>
                <w:rFonts w:ascii="Times New Roman" w:hAnsi="Times New Roman" w:cs="Times New Roman"/>
              </w:rPr>
            </w:pPr>
            <w:proofErr w:type="spellStart"/>
            <w:r w:rsidRPr="00C856F1">
              <w:rPr>
                <w:rFonts w:ascii="Times New Roman" w:hAnsi="Times New Roman" w:cs="Times New Roman"/>
              </w:rPr>
              <w:t>temp_mean_winter</w:t>
            </w:r>
            <w:proofErr w:type="spellEnd"/>
          </w:p>
        </w:tc>
        <w:tc>
          <w:tcPr>
            <w:tcW w:w="0" w:type="auto"/>
          </w:tcPr>
          <w:p w14:paraId="2F8C60D6"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0.054</w:t>
            </w:r>
          </w:p>
        </w:tc>
        <w:tc>
          <w:tcPr>
            <w:tcW w:w="0" w:type="auto"/>
          </w:tcPr>
          <w:p w14:paraId="376BB54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0.106</w:t>
            </w:r>
          </w:p>
        </w:tc>
        <w:tc>
          <w:tcPr>
            <w:tcW w:w="0" w:type="auto"/>
          </w:tcPr>
          <w:p w14:paraId="3A154B57"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0.5</w:t>
            </w:r>
          </w:p>
        </w:tc>
        <w:tc>
          <w:tcPr>
            <w:tcW w:w="0" w:type="auto"/>
          </w:tcPr>
          <w:p w14:paraId="5DF8227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6e-01</w:t>
            </w:r>
          </w:p>
        </w:tc>
      </w:tr>
      <w:tr w:rsidR="00D80F43" w:rsidRPr="00C856F1" w14:paraId="1CEC2ED6" w14:textId="77777777" w:rsidTr="004E338C">
        <w:tc>
          <w:tcPr>
            <w:tcW w:w="1368" w:type="pct"/>
          </w:tcPr>
          <w:p w14:paraId="3C23C262" w14:textId="77777777" w:rsidR="00D80F43" w:rsidRPr="00C856F1" w:rsidRDefault="00D80F43" w:rsidP="00121837">
            <w:pPr>
              <w:tabs>
                <w:tab w:val="left" w:pos="360"/>
                <w:tab w:val="left" w:pos="8640"/>
              </w:tabs>
              <w:rPr>
                <w:rFonts w:ascii="Times New Roman" w:hAnsi="Times New Roman" w:cs="Times New Roman"/>
              </w:rPr>
            </w:pPr>
            <w:proofErr w:type="spellStart"/>
            <w:r w:rsidRPr="00C856F1">
              <w:rPr>
                <w:rFonts w:ascii="Times New Roman" w:hAnsi="Times New Roman" w:cs="Times New Roman"/>
              </w:rPr>
              <w:t>temp_mean_spring</w:t>
            </w:r>
            <w:proofErr w:type="spellEnd"/>
          </w:p>
        </w:tc>
        <w:tc>
          <w:tcPr>
            <w:tcW w:w="0" w:type="auto"/>
          </w:tcPr>
          <w:p w14:paraId="42E4F7D4"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-0.679</w:t>
            </w:r>
          </w:p>
        </w:tc>
        <w:tc>
          <w:tcPr>
            <w:tcW w:w="0" w:type="auto"/>
          </w:tcPr>
          <w:p w14:paraId="65044BC4"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0.161</w:t>
            </w:r>
          </w:p>
        </w:tc>
        <w:tc>
          <w:tcPr>
            <w:tcW w:w="0" w:type="auto"/>
          </w:tcPr>
          <w:p w14:paraId="70DB908B"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-4.2</w:t>
            </w:r>
          </w:p>
        </w:tc>
        <w:tc>
          <w:tcPr>
            <w:tcW w:w="0" w:type="auto"/>
          </w:tcPr>
          <w:p w14:paraId="3245056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2e-05</w:t>
            </w:r>
          </w:p>
        </w:tc>
      </w:tr>
      <w:tr w:rsidR="00D80F43" w:rsidRPr="00C856F1" w14:paraId="3FEBD363" w14:textId="77777777" w:rsidTr="004E338C">
        <w:tc>
          <w:tcPr>
            <w:tcW w:w="1368" w:type="pct"/>
          </w:tcPr>
          <w:p w14:paraId="2BCD7DFE"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prcp_mean_fall_1</w:t>
            </w:r>
          </w:p>
        </w:tc>
        <w:tc>
          <w:tcPr>
            <w:tcW w:w="0" w:type="auto"/>
          </w:tcPr>
          <w:p w14:paraId="0567403C"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0.005</w:t>
            </w:r>
          </w:p>
        </w:tc>
        <w:tc>
          <w:tcPr>
            <w:tcW w:w="0" w:type="auto"/>
          </w:tcPr>
          <w:p w14:paraId="6517F1CC"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0.041</w:t>
            </w:r>
          </w:p>
        </w:tc>
        <w:tc>
          <w:tcPr>
            <w:tcW w:w="0" w:type="auto"/>
          </w:tcPr>
          <w:p w14:paraId="62A3FB32"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0.1</w:t>
            </w:r>
          </w:p>
        </w:tc>
        <w:tc>
          <w:tcPr>
            <w:tcW w:w="0" w:type="auto"/>
          </w:tcPr>
          <w:p w14:paraId="47E89012"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9e-01</w:t>
            </w:r>
          </w:p>
        </w:tc>
      </w:tr>
      <w:tr w:rsidR="00D80F43" w:rsidRPr="00C856F1" w14:paraId="25982B22" w14:textId="77777777" w:rsidTr="004E338C">
        <w:tc>
          <w:tcPr>
            <w:tcW w:w="1368" w:type="pct"/>
          </w:tcPr>
          <w:p w14:paraId="5519566E" w14:textId="77777777" w:rsidR="00D80F43" w:rsidRPr="00C856F1" w:rsidRDefault="00D80F43" w:rsidP="00121837">
            <w:pPr>
              <w:tabs>
                <w:tab w:val="left" w:pos="360"/>
                <w:tab w:val="left" w:pos="8640"/>
              </w:tabs>
              <w:rPr>
                <w:rFonts w:ascii="Times New Roman" w:hAnsi="Times New Roman" w:cs="Times New Roman"/>
              </w:rPr>
            </w:pPr>
            <w:proofErr w:type="spellStart"/>
            <w:r w:rsidRPr="00C856F1">
              <w:rPr>
                <w:rFonts w:ascii="Times New Roman" w:hAnsi="Times New Roman" w:cs="Times New Roman"/>
              </w:rPr>
              <w:t>prcp_mean_winter</w:t>
            </w:r>
            <w:proofErr w:type="spellEnd"/>
          </w:p>
        </w:tc>
        <w:tc>
          <w:tcPr>
            <w:tcW w:w="0" w:type="auto"/>
          </w:tcPr>
          <w:p w14:paraId="48158F27"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-0.011</w:t>
            </w:r>
          </w:p>
        </w:tc>
        <w:tc>
          <w:tcPr>
            <w:tcW w:w="0" w:type="auto"/>
          </w:tcPr>
          <w:p w14:paraId="7E21B929"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0.046</w:t>
            </w:r>
          </w:p>
        </w:tc>
        <w:tc>
          <w:tcPr>
            <w:tcW w:w="0" w:type="auto"/>
          </w:tcPr>
          <w:p w14:paraId="6EC94C9B"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-0.2</w:t>
            </w:r>
          </w:p>
        </w:tc>
        <w:tc>
          <w:tcPr>
            <w:tcW w:w="0" w:type="auto"/>
          </w:tcPr>
          <w:p w14:paraId="3B8CDA1C"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8e-01</w:t>
            </w:r>
          </w:p>
        </w:tc>
      </w:tr>
      <w:tr w:rsidR="00D80F43" w:rsidRPr="00C856F1" w14:paraId="7D355F9D" w14:textId="77777777" w:rsidTr="004E338C">
        <w:tc>
          <w:tcPr>
            <w:tcW w:w="1368" w:type="pct"/>
          </w:tcPr>
          <w:p w14:paraId="59BB6B5A" w14:textId="77777777" w:rsidR="00D80F43" w:rsidRPr="00C856F1" w:rsidRDefault="00D80F43" w:rsidP="00121837">
            <w:pPr>
              <w:tabs>
                <w:tab w:val="left" w:pos="360"/>
                <w:tab w:val="left" w:pos="8640"/>
              </w:tabs>
              <w:rPr>
                <w:rFonts w:ascii="Times New Roman" w:hAnsi="Times New Roman" w:cs="Times New Roman"/>
              </w:rPr>
            </w:pPr>
            <w:proofErr w:type="spellStart"/>
            <w:r w:rsidRPr="00C856F1">
              <w:rPr>
                <w:rFonts w:ascii="Times New Roman" w:hAnsi="Times New Roman" w:cs="Times New Roman"/>
              </w:rPr>
              <w:t>prcp_mean_spring</w:t>
            </w:r>
            <w:proofErr w:type="spellEnd"/>
          </w:p>
        </w:tc>
        <w:tc>
          <w:tcPr>
            <w:tcW w:w="0" w:type="auto"/>
          </w:tcPr>
          <w:p w14:paraId="061237C9"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-0.060</w:t>
            </w:r>
          </w:p>
        </w:tc>
        <w:tc>
          <w:tcPr>
            <w:tcW w:w="0" w:type="auto"/>
          </w:tcPr>
          <w:p w14:paraId="03F2D691"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0.058</w:t>
            </w:r>
          </w:p>
        </w:tc>
        <w:tc>
          <w:tcPr>
            <w:tcW w:w="0" w:type="auto"/>
          </w:tcPr>
          <w:p w14:paraId="161E232A"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-1.0</w:t>
            </w:r>
          </w:p>
        </w:tc>
        <w:tc>
          <w:tcPr>
            <w:tcW w:w="0" w:type="auto"/>
          </w:tcPr>
          <w:p w14:paraId="1D37B55D" w14:textId="77777777" w:rsidR="00D80F43" w:rsidRPr="00C856F1" w:rsidRDefault="00D80F43" w:rsidP="00121837">
            <w:pPr>
              <w:tabs>
                <w:tab w:val="left" w:pos="360"/>
                <w:tab w:val="left" w:pos="8640"/>
              </w:tabs>
              <w:rPr>
                <w:rFonts w:ascii="Times New Roman" w:hAnsi="Times New Roman" w:cs="Times New Roman"/>
              </w:rPr>
            </w:pPr>
            <w:r w:rsidRPr="00C856F1">
              <w:rPr>
                <w:rFonts w:ascii="Times New Roman" w:hAnsi="Times New Roman" w:cs="Times New Roman"/>
              </w:rPr>
              <w:t>3e-01</w:t>
            </w:r>
          </w:p>
        </w:tc>
      </w:tr>
    </w:tbl>
    <w:p w14:paraId="03A1F809" w14:textId="77777777" w:rsidR="00D80F43" w:rsidRDefault="00D80F43" w:rsidP="00D80F43">
      <w:pPr>
        <w:tabs>
          <w:tab w:val="left" w:pos="360"/>
          <w:tab w:val="left" w:pos="8640"/>
        </w:tabs>
        <w:rPr>
          <w:rFonts w:ascii="Times New Roman" w:hAnsi="Times New Roman" w:cs="Times New Roman"/>
        </w:rPr>
      </w:pPr>
    </w:p>
    <w:p w14:paraId="16C0EE84" w14:textId="77777777" w:rsidR="00D80F43" w:rsidRDefault="00D80F43" w:rsidP="007860BB"/>
    <w:p w14:paraId="77B51741" w14:textId="77777777" w:rsidR="00D80F43" w:rsidRDefault="00D80F43" w:rsidP="007860BB"/>
    <w:p w14:paraId="462E93F0" w14:textId="77777777" w:rsidR="00121837" w:rsidRDefault="00121837">
      <w:pPr>
        <w:rPr>
          <w:rFonts w:ascii="Times New Roman" w:hAnsi="Times New Roman" w:cs="Times New Roman"/>
          <w:b/>
          <w:sz w:val="28"/>
          <w:szCs w:val="28"/>
        </w:rPr>
      </w:pPr>
      <w:r>
        <w:rPr>
          <w:rFonts w:ascii="Times New Roman" w:hAnsi="Times New Roman" w:cs="Times New Roman"/>
          <w:b/>
          <w:sz w:val="28"/>
          <w:szCs w:val="28"/>
        </w:rPr>
        <w:br w:type="page"/>
      </w:r>
    </w:p>
    <w:p w14:paraId="1B3A07D3" w14:textId="3CD4AE46" w:rsidR="007860BB" w:rsidRPr="007C1E88" w:rsidRDefault="007860BB" w:rsidP="007860BB">
      <w:pPr>
        <w:tabs>
          <w:tab w:val="left" w:pos="360"/>
          <w:tab w:val="left" w:pos="8640"/>
        </w:tabs>
        <w:rPr>
          <w:rFonts w:ascii="Times New Roman" w:hAnsi="Times New Roman" w:cs="Times New Roman"/>
          <w:b/>
          <w:sz w:val="28"/>
          <w:szCs w:val="28"/>
        </w:rPr>
      </w:pPr>
      <w:commentRangeStart w:id="25"/>
      <w:r w:rsidRPr="007C1E88">
        <w:rPr>
          <w:rFonts w:ascii="Times New Roman" w:hAnsi="Times New Roman" w:cs="Times New Roman"/>
          <w:b/>
          <w:sz w:val="28"/>
          <w:szCs w:val="28"/>
        </w:rPr>
        <w:lastRenderedPageBreak/>
        <w:t>Figures</w:t>
      </w:r>
      <w:commentRangeEnd w:id="25"/>
      <w:r w:rsidR="00824D26">
        <w:rPr>
          <w:rStyle w:val="CommentReference"/>
        </w:rPr>
        <w:commentReference w:id="25"/>
      </w:r>
    </w:p>
    <w:p w14:paraId="1C4AF5EF" w14:textId="77777777" w:rsidR="007860BB" w:rsidRDefault="007860BB" w:rsidP="007860BB">
      <w:pPr>
        <w:tabs>
          <w:tab w:val="left" w:pos="360"/>
          <w:tab w:val="left" w:pos="8640"/>
        </w:tabs>
        <w:rPr>
          <w:rFonts w:ascii="Times New Roman" w:hAnsi="Times New Roman" w:cs="Times New Roman"/>
          <w:b/>
        </w:rPr>
      </w:pPr>
    </w:p>
    <w:p w14:paraId="02C981DB" w14:textId="77777777" w:rsidR="007860BB" w:rsidRDefault="007860BB" w:rsidP="007860BB">
      <w:pPr>
        <w:tabs>
          <w:tab w:val="left" w:pos="360"/>
          <w:tab w:val="left" w:pos="8640"/>
        </w:tabs>
        <w:rPr>
          <w:rFonts w:ascii="Times New Roman" w:hAnsi="Times New Roman" w:cs="Times New Roman"/>
          <w:b/>
        </w:rPr>
      </w:pPr>
    </w:p>
    <w:p w14:paraId="702C40AA" w14:textId="6CB99D09" w:rsidR="004E338C" w:rsidRPr="004E338C" w:rsidRDefault="004E338C" w:rsidP="007860BB">
      <w:pPr>
        <w:tabs>
          <w:tab w:val="left" w:pos="360"/>
          <w:tab w:val="left" w:pos="8640"/>
        </w:tabs>
        <w:rPr>
          <w:rFonts w:ascii="Times New Roman" w:hAnsi="Times New Roman" w:cs="Times New Roman"/>
        </w:rPr>
      </w:pPr>
      <w:commentRangeStart w:id="26"/>
      <w:r>
        <w:rPr>
          <w:rFonts w:ascii="Times New Roman" w:hAnsi="Times New Roman" w:cs="Times New Roman"/>
        </w:rPr>
        <w:t xml:space="preserve">Figure 1. </w:t>
      </w:r>
      <w:commentRangeEnd w:id="26"/>
      <w:r>
        <w:rPr>
          <w:rStyle w:val="CommentReference"/>
        </w:rPr>
        <w:commentReference w:id="26"/>
      </w:r>
      <w:r>
        <w:rPr>
          <w:rFonts w:ascii="Times New Roman" w:hAnsi="Times New Roman" w:cs="Times New Roman"/>
        </w:rPr>
        <w:t>Diagram of network structure with parent-child relationships</w:t>
      </w:r>
    </w:p>
    <w:p w14:paraId="07877299" w14:textId="77777777" w:rsidR="007860BB" w:rsidRDefault="007860BB" w:rsidP="007860BB">
      <w:pPr>
        <w:tabs>
          <w:tab w:val="left" w:pos="360"/>
          <w:tab w:val="left" w:pos="8640"/>
        </w:tabs>
        <w:rPr>
          <w:rFonts w:ascii="Times New Roman" w:hAnsi="Times New Roman" w:cs="Times New Roman"/>
          <w:b/>
        </w:rPr>
      </w:pPr>
    </w:p>
    <w:p w14:paraId="3B18A5E8" w14:textId="77777777" w:rsidR="00121837" w:rsidRDefault="00121837" w:rsidP="007860BB">
      <w:pPr>
        <w:tabs>
          <w:tab w:val="left" w:pos="360"/>
          <w:tab w:val="left" w:pos="8640"/>
        </w:tabs>
        <w:rPr>
          <w:rFonts w:ascii="Times New Roman" w:hAnsi="Times New Roman" w:cs="Times New Roman"/>
          <w:b/>
        </w:rPr>
      </w:pPr>
    </w:p>
    <w:p w14:paraId="7244085C" w14:textId="67B83064" w:rsidR="007860BB" w:rsidRDefault="007860BB" w:rsidP="007860BB">
      <w:pPr>
        <w:tabs>
          <w:tab w:val="left" w:pos="360"/>
          <w:tab w:val="left" w:pos="8640"/>
        </w:tabs>
        <w:rPr>
          <w:rFonts w:ascii="Times New Roman" w:hAnsi="Times New Roman" w:cs="Times New Roman"/>
        </w:rPr>
      </w:pPr>
      <w:r>
        <w:rPr>
          <w:rFonts w:ascii="Times New Roman" w:hAnsi="Times New Roman" w:cs="Times New Roman"/>
        </w:rPr>
        <w:t xml:space="preserve">Figure 2. </w:t>
      </w:r>
      <w:r w:rsidR="00121837">
        <w:rPr>
          <w:rFonts w:ascii="Times New Roman" w:hAnsi="Times New Roman" w:cs="Times New Roman"/>
        </w:rPr>
        <w:t xml:space="preserve">Parameter estimates </w:t>
      </w:r>
      <w:r w:rsidR="00D93836">
        <w:rPr>
          <w:rFonts w:ascii="Times New Roman" w:hAnsi="Times New Roman" w:cs="Times New Roman"/>
        </w:rPr>
        <w:t xml:space="preserve">across different values of theta </w:t>
      </w:r>
      <w:r w:rsidR="00121837">
        <w:rPr>
          <w:rFonts w:ascii="Times New Roman" w:hAnsi="Times New Roman" w:cs="Times New Roman"/>
        </w:rPr>
        <w:t xml:space="preserve">from </w:t>
      </w:r>
      <w:r w:rsidR="00D93836">
        <w:rPr>
          <w:rFonts w:ascii="Times New Roman" w:hAnsi="Times New Roman" w:cs="Times New Roman"/>
        </w:rPr>
        <w:t xml:space="preserve">the </w:t>
      </w:r>
      <w:r w:rsidR="00121837">
        <w:rPr>
          <w:rFonts w:ascii="Times New Roman" w:hAnsi="Times New Roman" w:cs="Times New Roman"/>
        </w:rPr>
        <w:t>spatial simulation study varying theta</w:t>
      </w:r>
      <w:r w:rsidR="00D93836">
        <w:rPr>
          <w:rFonts w:ascii="Times New Roman" w:hAnsi="Times New Roman" w:cs="Times New Roman"/>
        </w:rPr>
        <w:t xml:space="preserve"> and sigma. Parameter estimates, abundance estimates, and abundance accuracy (RMSE) were compared</w:t>
      </w:r>
      <w:r w:rsidR="00121837">
        <w:rPr>
          <w:rFonts w:ascii="Times New Roman" w:hAnsi="Times New Roman" w:cs="Times New Roman"/>
        </w:rPr>
        <w:t xml:space="preserve"> for </w:t>
      </w:r>
      <w:r w:rsidR="00D93836">
        <w:rPr>
          <w:rFonts w:ascii="Times New Roman" w:hAnsi="Times New Roman" w:cs="Times New Roman"/>
        </w:rPr>
        <w:t xml:space="preserve">the </w:t>
      </w:r>
      <w:commentRangeStart w:id="27"/>
      <w:r w:rsidR="00D93836">
        <w:rPr>
          <w:rFonts w:ascii="Times New Roman" w:hAnsi="Times New Roman" w:cs="Times New Roman"/>
        </w:rPr>
        <w:t>spatial model and a non-spatial model</w:t>
      </w:r>
      <w:commentRangeEnd w:id="27"/>
      <w:r w:rsidR="00824D26">
        <w:rPr>
          <w:rStyle w:val="CommentReference"/>
        </w:rPr>
        <w:commentReference w:id="27"/>
      </w:r>
      <w:r w:rsidR="00D93836">
        <w:rPr>
          <w:rFonts w:ascii="Times New Roman" w:hAnsi="Times New Roman" w:cs="Times New Roman"/>
        </w:rPr>
        <w:t>. Variation in the boxplots represents the combined uncertainty from 200 simulations and variation in simulated levels of sigma.</w:t>
      </w:r>
    </w:p>
    <w:p w14:paraId="3701ABC5" w14:textId="77777777" w:rsidR="007860BB" w:rsidRDefault="007860BB" w:rsidP="007860BB">
      <w:pPr>
        <w:tabs>
          <w:tab w:val="left" w:pos="360"/>
          <w:tab w:val="left" w:pos="8640"/>
        </w:tabs>
        <w:rPr>
          <w:rFonts w:ascii="Times New Roman" w:hAnsi="Times New Roman" w:cs="Times New Roman"/>
        </w:rPr>
      </w:pPr>
    </w:p>
    <w:p w14:paraId="562786F2" w14:textId="77777777" w:rsidR="007860BB" w:rsidRDefault="007860BB" w:rsidP="007860BB">
      <w:pPr>
        <w:tabs>
          <w:tab w:val="left" w:pos="360"/>
          <w:tab w:val="left" w:pos="8640"/>
        </w:tabs>
        <w:rPr>
          <w:rFonts w:ascii="Times New Roman" w:hAnsi="Times New Roman" w:cs="Times New Roman"/>
        </w:rPr>
      </w:pPr>
      <w:commentRangeStart w:id="28"/>
      <w:r>
        <w:rPr>
          <w:rFonts w:ascii="Times New Roman" w:hAnsi="Times New Roman" w:cs="Times New Roman"/>
          <w:noProof/>
        </w:rPr>
        <w:drawing>
          <wp:inline distT="0" distB="0" distL="0" distR="0" wp14:anchorId="794407E2" wp14:editId="41EF724C">
            <wp:extent cx="5943600" cy="5943600"/>
            <wp:effectExtent l="0" t="0" r="0" b="0"/>
            <wp:docPr id="3" name="Picture 3" descr="Macintosh HD:Users:Dan:Documents:Research:Stream_Climate_Change:Brook_Trout:Trout_GMRF:Output:Sim_Spatial:theta_grid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n:Documents:Research:Stream_Climate_Change:Brook_Trout:Trout_GMRF:Output:Sim_Spatial:theta_grid_plo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commentRangeEnd w:id="28"/>
      <w:r>
        <w:rPr>
          <w:rStyle w:val="CommentReference"/>
        </w:rPr>
        <w:commentReference w:id="28"/>
      </w:r>
    </w:p>
    <w:p w14:paraId="4570DEB6" w14:textId="77777777" w:rsidR="007860BB" w:rsidRDefault="007860BB" w:rsidP="007860BB">
      <w:pPr>
        <w:tabs>
          <w:tab w:val="left" w:pos="360"/>
          <w:tab w:val="left" w:pos="8640"/>
        </w:tabs>
        <w:rPr>
          <w:rFonts w:ascii="Times New Roman" w:hAnsi="Times New Roman" w:cs="Times New Roman"/>
        </w:rPr>
      </w:pPr>
    </w:p>
    <w:p w14:paraId="54D5E531" w14:textId="72078AB5" w:rsidR="00D93836" w:rsidRDefault="00D93836" w:rsidP="00D93836">
      <w:pPr>
        <w:tabs>
          <w:tab w:val="left" w:pos="360"/>
          <w:tab w:val="left" w:pos="8640"/>
        </w:tabs>
        <w:rPr>
          <w:rFonts w:ascii="Times New Roman" w:hAnsi="Times New Roman" w:cs="Times New Roman"/>
        </w:rPr>
      </w:pPr>
      <w:r>
        <w:rPr>
          <w:rFonts w:ascii="Times New Roman" w:hAnsi="Times New Roman" w:cs="Times New Roman"/>
        </w:rPr>
        <w:t>Figure 3. Parameter estimates across different values of sigma from the spatial simulation study varying theta and sigma. Parameter estimates, abundance estimates, and abundance accuracy (RMSE) were compared for the spatial model and a non-spatial model. Variation in the boxplots represents the combined uncertainty from 200 simulations and variation in simulated levels of theta.</w:t>
      </w:r>
    </w:p>
    <w:p w14:paraId="6767AABF" w14:textId="77777777" w:rsidR="007860BB" w:rsidRDefault="007860BB" w:rsidP="007860BB">
      <w:pPr>
        <w:tabs>
          <w:tab w:val="left" w:pos="360"/>
          <w:tab w:val="left" w:pos="8640"/>
        </w:tabs>
        <w:rPr>
          <w:rFonts w:ascii="Times New Roman" w:hAnsi="Times New Roman" w:cs="Times New Roman"/>
        </w:rPr>
      </w:pPr>
    </w:p>
    <w:p w14:paraId="0F0E41AC" w14:textId="77777777" w:rsidR="007860BB" w:rsidRDefault="007860BB" w:rsidP="007860BB">
      <w:pPr>
        <w:tabs>
          <w:tab w:val="left" w:pos="360"/>
          <w:tab w:val="left" w:pos="8640"/>
        </w:tabs>
        <w:rPr>
          <w:rFonts w:ascii="Times New Roman" w:hAnsi="Times New Roman" w:cs="Times New Roman"/>
        </w:rPr>
      </w:pPr>
      <w:r>
        <w:rPr>
          <w:rFonts w:ascii="Times New Roman" w:hAnsi="Times New Roman" w:cs="Times New Roman"/>
          <w:noProof/>
        </w:rPr>
        <w:drawing>
          <wp:inline distT="0" distB="0" distL="0" distR="0" wp14:anchorId="1A009791" wp14:editId="23C353DE">
            <wp:extent cx="5943600" cy="5943600"/>
            <wp:effectExtent l="0" t="0" r="0" b="0"/>
            <wp:docPr id="4" name="Picture 4" descr="Macintosh HD:Users:Dan:Documents:Research:Stream_Climate_Change:Brook_Trout:Trout_GMRF:Output:Sim_Spatial:sigma_grid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n:Documents:Research:Stream_Climate_Change:Brook_Trout:Trout_GMRF:Output:Sim_Spatial:sigma_grid_plo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0FA269F" w14:textId="77777777" w:rsidR="007860BB" w:rsidRDefault="007860BB" w:rsidP="007860BB">
      <w:pPr>
        <w:tabs>
          <w:tab w:val="left" w:pos="360"/>
          <w:tab w:val="left" w:pos="8640"/>
        </w:tabs>
        <w:rPr>
          <w:rFonts w:ascii="Times New Roman" w:hAnsi="Times New Roman" w:cs="Times New Roman"/>
          <w:b/>
        </w:rPr>
      </w:pPr>
    </w:p>
    <w:p w14:paraId="07A87204" w14:textId="77777777" w:rsidR="007860BB" w:rsidRDefault="007860BB" w:rsidP="007860BB">
      <w:pPr>
        <w:tabs>
          <w:tab w:val="left" w:pos="360"/>
          <w:tab w:val="left" w:pos="8640"/>
        </w:tabs>
        <w:rPr>
          <w:rFonts w:ascii="Times New Roman" w:hAnsi="Times New Roman" w:cs="Times New Roman"/>
          <w:b/>
        </w:rPr>
      </w:pPr>
    </w:p>
    <w:p w14:paraId="642AA52B" w14:textId="77777777" w:rsidR="007860BB" w:rsidRDefault="007860BB" w:rsidP="007860BB">
      <w:pPr>
        <w:tabs>
          <w:tab w:val="left" w:pos="360"/>
          <w:tab w:val="left" w:pos="8640"/>
        </w:tabs>
        <w:rPr>
          <w:rFonts w:ascii="Times New Roman" w:hAnsi="Times New Roman" w:cs="Times New Roman"/>
          <w:b/>
        </w:rPr>
      </w:pPr>
    </w:p>
    <w:p w14:paraId="530F58C8" w14:textId="77777777" w:rsidR="007860BB" w:rsidRDefault="007860BB" w:rsidP="007860BB">
      <w:pPr>
        <w:tabs>
          <w:tab w:val="left" w:pos="360"/>
          <w:tab w:val="left" w:pos="8640"/>
        </w:tabs>
        <w:rPr>
          <w:rFonts w:ascii="Times New Roman" w:hAnsi="Times New Roman" w:cs="Times New Roman"/>
          <w:b/>
        </w:rPr>
      </w:pPr>
    </w:p>
    <w:p w14:paraId="0ECDDBA8" w14:textId="77777777" w:rsidR="007860BB" w:rsidRDefault="007860BB" w:rsidP="007860BB">
      <w:pPr>
        <w:tabs>
          <w:tab w:val="left" w:pos="360"/>
          <w:tab w:val="left" w:pos="8640"/>
        </w:tabs>
        <w:rPr>
          <w:rFonts w:ascii="Times New Roman" w:hAnsi="Times New Roman" w:cs="Times New Roman"/>
        </w:rPr>
      </w:pPr>
    </w:p>
    <w:p w14:paraId="26614687" w14:textId="77777777" w:rsidR="00D93836" w:rsidRDefault="00D93836" w:rsidP="007860BB">
      <w:pPr>
        <w:tabs>
          <w:tab w:val="left" w:pos="360"/>
          <w:tab w:val="left" w:pos="8640"/>
        </w:tabs>
        <w:rPr>
          <w:rFonts w:ascii="Times New Roman" w:hAnsi="Times New Roman" w:cs="Times New Roman"/>
        </w:rPr>
      </w:pPr>
    </w:p>
    <w:p w14:paraId="0A707E32" w14:textId="6C7E2A2D" w:rsidR="007860BB" w:rsidRDefault="007860BB" w:rsidP="007860BB">
      <w:pPr>
        <w:tabs>
          <w:tab w:val="left" w:pos="360"/>
          <w:tab w:val="left" w:pos="8640"/>
        </w:tabs>
        <w:rPr>
          <w:rFonts w:ascii="Times New Roman" w:hAnsi="Times New Roman" w:cs="Times New Roman"/>
        </w:rPr>
      </w:pPr>
      <w:r>
        <w:rPr>
          <w:rFonts w:ascii="Times New Roman" w:hAnsi="Times New Roman" w:cs="Times New Roman"/>
        </w:rPr>
        <w:lastRenderedPageBreak/>
        <w:t>Figure</w:t>
      </w:r>
      <w:r w:rsidR="00F67B2D">
        <w:rPr>
          <w:rFonts w:ascii="Times New Roman" w:hAnsi="Times New Roman" w:cs="Times New Roman"/>
        </w:rPr>
        <w:t xml:space="preserve"> 4.</w:t>
      </w:r>
      <w:r>
        <w:rPr>
          <w:rFonts w:ascii="Times New Roman" w:hAnsi="Times New Roman" w:cs="Times New Roman"/>
        </w:rPr>
        <w:t xml:space="preserve"> </w:t>
      </w:r>
      <w:r w:rsidR="00F67B2D">
        <w:rPr>
          <w:rFonts w:ascii="Times New Roman" w:hAnsi="Times New Roman" w:cs="Times New Roman"/>
        </w:rPr>
        <w:t>Results from the power analysis simulations showing the effect of varying the number years each site is surveyed. Variation described by each boxplot results from the 200 simulations and varying the number of sites (while holding the number of years constant).</w:t>
      </w:r>
    </w:p>
    <w:p w14:paraId="18A6068E" w14:textId="77777777" w:rsidR="007860BB" w:rsidRDefault="007860BB" w:rsidP="007860BB">
      <w:pPr>
        <w:tabs>
          <w:tab w:val="left" w:pos="360"/>
          <w:tab w:val="left" w:pos="8640"/>
        </w:tabs>
        <w:rPr>
          <w:rFonts w:ascii="Times New Roman" w:hAnsi="Times New Roman" w:cs="Times New Roman"/>
        </w:rPr>
      </w:pPr>
    </w:p>
    <w:p w14:paraId="34562684" w14:textId="77777777" w:rsidR="007860BB" w:rsidRDefault="007860BB" w:rsidP="007860BB">
      <w:pPr>
        <w:tabs>
          <w:tab w:val="left" w:pos="360"/>
          <w:tab w:val="left" w:pos="8640"/>
        </w:tabs>
        <w:rPr>
          <w:rFonts w:ascii="Times New Roman" w:hAnsi="Times New Roman" w:cs="Times New Roman"/>
        </w:rPr>
      </w:pPr>
    </w:p>
    <w:p w14:paraId="681060E1" w14:textId="77777777" w:rsidR="007860BB" w:rsidRDefault="007860BB" w:rsidP="007860BB">
      <w:pPr>
        <w:tabs>
          <w:tab w:val="left" w:pos="360"/>
          <w:tab w:val="left" w:pos="8640"/>
        </w:tabs>
        <w:rPr>
          <w:rFonts w:ascii="Times New Roman" w:hAnsi="Times New Roman" w:cs="Times New Roman"/>
        </w:rPr>
      </w:pPr>
      <w:r>
        <w:rPr>
          <w:rFonts w:ascii="Times New Roman" w:hAnsi="Times New Roman" w:cs="Times New Roman"/>
          <w:noProof/>
        </w:rPr>
        <w:drawing>
          <wp:inline distT="0" distB="0" distL="0" distR="0" wp14:anchorId="17753C59" wp14:editId="0798EDDD">
            <wp:extent cx="5943600" cy="5935345"/>
            <wp:effectExtent l="0" t="0" r="0" b="8255"/>
            <wp:docPr id="6" name="Picture 6" descr="Macintosh HD:Users:Dan:Documents:Research:Stream_Climate_Change:Brook_Trout:Trout_GMRF:Output:Power_Sim:ST_ye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n:Documents:Research:Stream_Climate_Change:Brook_Trout:Trout_GMRF:Output:Power_Sim:ST_year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935345"/>
                    </a:xfrm>
                    <a:prstGeom prst="rect">
                      <a:avLst/>
                    </a:prstGeom>
                    <a:noFill/>
                    <a:ln>
                      <a:noFill/>
                    </a:ln>
                  </pic:spPr>
                </pic:pic>
              </a:graphicData>
            </a:graphic>
          </wp:inline>
        </w:drawing>
      </w:r>
    </w:p>
    <w:p w14:paraId="57618A27" w14:textId="77777777" w:rsidR="007860BB" w:rsidRDefault="007860BB" w:rsidP="007860BB">
      <w:pPr>
        <w:tabs>
          <w:tab w:val="left" w:pos="360"/>
          <w:tab w:val="left" w:pos="8640"/>
        </w:tabs>
        <w:rPr>
          <w:rFonts w:ascii="Times New Roman" w:hAnsi="Times New Roman" w:cs="Times New Roman"/>
        </w:rPr>
      </w:pPr>
    </w:p>
    <w:p w14:paraId="04BC0AA3" w14:textId="77777777" w:rsidR="00F67B2D" w:rsidRDefault="00F67B2D" w:rsidP="007860BB">
      <w:pPr>
        <w:tabs>
          <w:tab w:val="left" w:pos="360"/>
          <w:tab w:val="left" w:pos="8640"/>
        </w:tabs>
        <w:rPr>
          <w:rFonts w:ascii="Times New Roman" w:hAnsi="Times New Roman" w:cs="Times New Roman"/>
        </w:rPr>
      </w:pPr>
    </w:p>
    <w:p w14:paraId="7D105EF5" w14:textId="77777777" w:rsidR="00F67B2D" w:rsidRDefault="00F67B2D">
      <w:pPr>
        <w:rPr>
          <w:rFonts w:ascii="Times New Roman" w:hAnsi="Times New Roman" w:cs="Times New Roman"/>
        </w:rPr>
      </w:pPr>
      <w:r>
        <w:rPr>
          <w:rFonts w:ascii="Times New Roman" w:hAnsi="Times New Roman" w:cs="Times New Roman"/>
        </w:rPr>
        <w:br w:type="page"/>
      </w:r>
    </w:p>
    <w:p w14:paraId="7817E4C5" w14:textId="3D8D015B" w:rsidR="00F67B2D" w:rsidRDefault="00E82E46" w:rsidP="00F67B2D">
      <w:pPr>
        <w:tabs>
          <w:tab w:val="left" w:pos="360"/>
          <w:tab w:val="left" w:pos="8640"/>
        </w:tabs>
        <w:rPr>
          <w:rFonts w:ascii="Times New Roman" w:hAnsi="Times New Roman" w:cs="Times New Roman"/>
        </w:rPr>
      </w:pPr>
      <w:r>
        <w:rPr>
          <w:rFonts w:ascii="Times New Roman" w:hAnsi="Times New Roman" w:cs="Times New Roman"/>
        </w:rPr>
        <w:lastRenderedPageBreak/>
        <w:t>Figure 5</w:t>
      </w:r>
      <w:r w:rsidR="00F67B2D">
        <w:rPr>
          <w:rFonts w:ascii="Times New Roman" w:hAnsi="Times New Roman" w:cs="Times New Roman"/>
        </w:rPr>
        <w:t>. Results from the power analysis simulations showing the effect of varying the number sites surveyed. Variation described by each boxplot results from the 200 simulations and varying the number of years each site was surveyed (while holding the number of sites constant).</w:t>
      </w:r>
    </w:p>
    <w:p w14:paraId="4DD4AA37" w14:textId="77777777" w:rsidR="007860BB" w:rsidRDefault="007860BB" w:rsidP="007860BB">
      <w:pPr>
        <w:tabs>
          <w:tab w:val="left" w:pos="360"/>
          <w:tab w:val="left" w:pos="8640"/>
        </w:tabs>
        <w:rPr>
          <w:rFonts w:ascii="Times New Roman" w:hAnsi="Times New Roman" w:cs="Times New Roman"/>
        </w:rPr>
      </w:pPr>
      <w:r>
        <w:rPr>
          <w:rFonts w:ascii="Times New Roman" w:hAnsi="Times New Roman" w:cs="Times New Roman"/>
          <w:noProof/>
        </w:rPr>
        <w:t xml:space="preserve"> </w:t>
      </w:r>
    </w:p>
    <w:p w14:paraId="7292D5FF" w14:textId="77777777" w:rsidR="007860BB" w:rsidRDefault="007860BB" w:rsidP="007860BB">
      <w:pPr>
        <w:tabs>
          <w:tab w:val="left" w:pos="360"/>
          <w:tab w:val="left" w:pos="8640"/>
        </w:tabs>
        <w:rPr>
          <w:rFonts w:ascii="Times New Roman" w:hAnsi="Times New Roman" w:cs="Times New Roman"/>
        </w:rPr>
      </w:pPr>
      <w:r>
        <w:rPr>
          <w:rFonts w:ascii="Times New Roman" w:hAnsi="Times New Roman" w:cs="Times New Roman"/>
          <w:noProof/>
        </w:rPr>
        <w:drawing>
          <wp:inline distT="0" distB="0" distL="0" distR="0" wp14:anchorId="10E9EE5C" wp14:editId="796A064D">
            <wp:extent cx="5943600" cy="5935345"/>
            <wp:effectExtent l="0" t="0" r="0" b="8255"/>
            <wp:docPr id="7" name="Picture 7" descr="Macintosh HD:Users:Dan:Documents:Research:Stream_Climate_Change:Brook_Trout:Trout_GMRF:Output:Power_Sim:ST_s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n:Documents:Research:Stream_Climate_Change:Brook_Trout:Trout_GMRF:Output:Power_Sim:ST_sit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935345"/>
                    </a:xfrm>
                    <a:prstGeom prst="rect">
                      <a:avLst/>
                    </a:prstGeom>
                    <a:noFill/>
                    <a:ln>
                      <a:noFill/>
                    </a:ln>
                  </pic:spPr>
                </pic:pic>
              </a:graphicData>
            </a:graphic>
          </wp:inline>
        </w:drawing>
      </w:r>
    </w:p>
    <w:p w14:paraId="0628858F" w14:textId="77777777" w:rsidR="007860BB" w:rsidRDefault="007860BB" w:rsidP="007860BB">
      <w:pPr>
        <w:tabs>
          <w:tab w:val="left" w:pos="360"/>
          <w:tab w:val="left" w:pos="8640"/>
        </w:tabs>
        <w:rPr>
          <w:rFonts w:ascii="Times New Roman" w:hAnsi="Times New Roman" w:cs="Times New Roman"/>
        </w:rPr>
      </w:pPr>
    </w:p>
    <w:p w14:paraId="5B988468" w14:textId="77777777" w:rsidR="007860BB" w:rsidRDefault="007860BB" w:rsidP="007860BB">
      <w:pPr>
        <w:tabs>
          <w:tab w:val="left" w:pos="360"/>
          <w:tab w:val="left" w:pos="8640"/>
        </w:tabs>
        <w:rPr>
          <w:rFonts w:ascii="Times New Roman" w:hAnsi="Times New Roman" w:cs="Times New Roman"/>
          <w:b/>
        </w:rPr>
      </w:pPr>
    </w:p>
    <w:p w14:paraId="051C723C" w14:textId="77777777" w:rsidR="007860BB" w:rsidRDefault="007860BB" w:rsidP="007860BB">
      <w:pPr>
        <w:tabs>
          <w:tab w:val="left" w:pos="360"/>
          <w:tab w:val="left" w:pos="8640"/>
        </w:tabs>
        <w:rPr>
          <w:rFonts w:ascii="Times New Roman" w:hAnsi="Times New Roman" w:cs="Times New Roman"/>
        </w:rPr>
      </w:pPr>
    </w:p>
    <w:p w14:paraId="2F572337" w14:textId="0DB7A918" w:rsidR="007860BB" w:rsidRDefault="007860BB" w:rsidP="007860BB">
      <w:pPr>
        <w:tabs>
          <w:tab w:val="left" w:pos="360"/>
          <w:tab w:val="left" w:pos="8640"/>
        </w:tabs>
        <w:rPr>
          <w:rFonts w:ascii="Times New Roman" w:hAnsi="Times New Roman" w:cs="Times New Roman"/>
        </w:rPr>
      </w:pPr>
      <w:commentRangeStart w:id="29"/>
      <w:r>
        <w:rPr>
          <w:rFonts w:ascii="Times New Roman" w:hAnsi="Times New Roman" w:cs="Times New Roman"/>
        </w:rPr>
        <w:t xml:space="preserve">Figure </w:t>
      </w:r>
      <w:r w:rsidR="00E82E46">
        <w:rPr>
          <w:rFonts w:ascii="Times New Roman" w:hAnsi="Times New Roman" w:cs="Times New Roman"/>
        </w:rPr>
        <w:t>6</w:t>
      </w:r>
      <w:r>
        <w:rPr>
          <w:rFonts w:ascii="Times New Roman" w:hAnsi="Times New Roman" w:cs="Times New Roman"/>
        </w:rPr>
        <w:t xml:space="preserve"> (low res). </w:t>
      </w:r>
      <w:commentRangeEnd w:id="29"/>
      <w:r w:rsidR="00824D26">
        <w:rPr>
          <w:rStyle w:val="CommentReference"/>
        </w:rPr>
        <w:commentReference w:id="29"/>
      </w:r>
      <w:r>
        <w:rPr>
          <w:rFonts w:ascii="Times New Roman" w:hAnsi="Times New Roman" w:cs="Times New Roman"/>
        </w:rPr>
        <w:t xml:space="preserve">Example of a spatiotemporal simulation of the abundance along a stream network over time. The top row shows the true (simulated) abundances and the middle row depicts the mean expected abundance based on the matching spatiotemporal model. The bottom row shows the mean expected abundance for a model with temporal autocorrelation but no spatial and spatiotemporal correlations. The simulation used values of </w:t>
      </w:r>
      <w:commentRangeStart w:id="30"/>
      <w:r>
        <w:rPr>
          <w:rFonts w:ascii="Times New Roman" w:hAnsi="Times New Roman" w:cs="Times New Roman"/>
        </w:rPr>
        <w:t xml:space="preserve">theta, sigma, </w:t>
      </w:r>
      <w:proofErr w:type="spellStart"/>
      <w:r>
        <w:rPr>
          <w:rFonts w:ascii="Times New Roman" w:hAnsi="Times New Roman" w:cs="Times New Roman"/>
        </w:rPr>
        <w:t>theta_st</w:t>
      </w:r>
      <w:proofErr w:type="spellEnd"/>
      <w:r>
        <w:rPr>
          <w:rFonts w:ascii="Times New Roman" w:hAnsi="Times New Roman" w:cs="Times New Roman"/>
        </w:rPr>
        <w:t xml:space="preserve">, </w:t>
      </w:r>
      <w:proofErr w:type="spellStart"/>
      <w:r>
        <w:rPr>
          <w:rFonts w:ascii="Times New Roman" w:hAnsi="Times New Roman" w:cs="Times New Roman"/>
        </w:rPr>
        <w:t>sigma_st</w:t>
      </w:r>
      <w:proofErr w:type="spellEnd"/>
      <w:r>
        <w:rPr>
          <w:rFonts w:ascii="Times New Roman" w:hAnsi="Times New Roman" w:cs="Times New Roman"/>
        </w:rPr>
        <w:t xml:space="preserve">, AR1, sampled at </w:t>
      </w:r>
      <w:proofErr w:type="spellStart"/>
      <w:r>
        <w:rPr>
          <w:rFonts w:ascii="Times New Roman" w:hAnsi="Times New Roman" w:cs="Times New Roman"/>
        </w:rPr>
        <w:t>N_sites</w:t>
      </w:r>
      <w:proofErr w:type="spellEnd"/>
      <w:r>
        <w:rPr>
          <w:rFonts w:ascii="Times New Roman" w:hAnsi="Times New Roman" w:cs="Times New Roman"/>
        </w:rPr>
        <w:t xml:space="preserve"> = 50 in </w:t>
      </w:r>
      <w:proofErr w:type="spellStart"/>
      <w:r>
        <w:rPr>
          <w:rFonts w:ascii="Times New Roman" w:hAnsi="Times New Roman" w:cs="Times New Roman"/>
        </w:rPr>
        <w:t>N_years</w:t>
      </w:r>
      <w:commentRangeEnd w:id="30"/>
      <w:proofErr w:type="spellEnd"/>
      <w:r>
        <w:rPr>
          <w:rStyle w:val="CommentReference"/>
        </w:rPr>
        <w:commentReference w:id="30"/>
      </w:r>
      <w:r>
        <w:rPr>
          <w:rFonts w:ascii="Times New Roman" w:hAnsi="Times New Roman" w:cs="Times New Roman"/>
        </w:rPr>
        <w:t xml:space="preserve"> = 8.</w:t>
      </w:r>
    </w:p>
    <w:p w14:paraId="3CEED065" w14:textId="77777777" w:rsidR="007860BB" w:rsidRDefault="007860BB" w:rsidP="007860BB">
      <w:pPr>
        <w:tabs>
          <w:tab w:val="left" w:pos="360"/>
          <w:tab w:val="left" w:pos="8640"/>
        </w:tabs>
        <w:rPr>
          <w:rFonts w:ascii="Times New Roman" w:hAnsi="Times New Roman" w:cs="Times New Roman"/>
        </w:rPr>
      </w:pPr>
      <w:r>
        <w:rPr>
          <w:rFonts w:ascii="Times New Roman" w:hAnsi="Times New Roman" w:cs="Times New Roman"/>
          <w:noProof/>
        </w:rPr>
        <w:lastRenderedPageBreak/>
        <w:drawing>
          <wp:inline distT="0" distB="0" distL="0" distR="0" wp14:anchorId="7380B1BA" wp14:editId="2B2F3338">
            <wp:extent cx="5943600" cy="3242945"/>
            <wp:effectExtent l="0" t="0" r="0" b="8255"/>
            <wp:docPr id="8" name="Picture 8" descr="Macintosh HD:Users:Dan:Documents:Research:Stream_Climate_Change:Brook_Trout:Trout_GMRF:Output:Power_Sim:ST_Grid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n:Documents:Research:Stream_Climate_Change:Brook_Trout:Trout_GMRF:Output:Power_Sim:ST_Grid_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42945"/>
                    </a:xfrm>
                    <a:prstGeom prst="rect">
                      <a:avLst/>
                    </a:prstGeom>
                    <a:noFill/>
                    <a:ln>
                      <a:noFill/>
                    </a:ln>
                  </pic:spPr>
                </pic:pic>
              </a:graphicData>
            </a:graphic>
          </wp:inline>
        </w:drawing>
      </w:r>
    </w:p>
    <w:p w14:paraId="30BD7D3F" w14:textId="77777777" w:rsidR="007860BB" w:rsidRDefault="007860BB" w:rsidP="007860BB">
      <w:pPr>
        <w:tabs>
          <w:tab w:val="left" w:pos="360"/>
          <w:tab w:val="left" w:pos="8640"/>
        </w:tabs>
        <w:rPr>
          <w:rFonts w:ascii="Times New Roman" w:hAnsi="Times New Roman" w:cs="Times New Roman"/>
        </w:rPr>
      </w:pPr>
    </w:p>
    <w:p w14:paraId="2CC3E9F6" w14:textId="77777777" w:rsidR="007860BB" w:rsidRDefault="007860BB" w:rsidP="007860BB">
      <w:pPr>
        <w:tabs>
          <w:tab w:val="left" w:pos="360"/>
          <w:tab w:val="left" w:pos="8640"/>
        </w:tabs>
        <w:rPr>
          <w:rFonts w:ascii="Times New Roman" w:hAnsi="Times New Roman" w:cs="Times New Roman"/>
          <w:b/>
        </w:rPr>
      </w:pPr>
    </w:p>
    <w:p w14:paraId="72F350F7" w14:textId="77777777" w:rsidR="007860BB" w:rsidRDefault="007860BB" w:rsidP="007860BB">
      <w:pPr>
        <w:tabs>
          <w:tab w:val="left" w:pos="360"/>
          <w:tab w:val="left" w:pos="8640"/>
        </w:tabs>
        <w:rPr>
          <w:rFonts w:ascii="Times New Roman" w:hAnsi="Times New Roman" w:cs="Times New Roman"/>
          <w:b/>
        </w:rPr>
      </w:pPr>
    </w:p>
    <w:p w14:paraId="204B7C0F" w14:textId="19DABC6D" w:rsidR="00E82E46" w:rsidRDefault="00E82E46" w:rsidP="00E82E46">
      <w:pPr>
        <w:tabs>
          <w:tab w:val="left" w:pos="360"/>
          <w:tab w:val="left" w:pos="8640"/>
        </w:tabs>
        <w:rPr>
          <w:rFonts w:ascii="Times New Roman" w:hAnsi="Times New Roman" w:cs="Times New Roman"/>
        </w:rPr>
      </w:pPr>
      <w:commentRangeStart w:id="31"/>
      <w:r>
        <w:t>Figure 7</w:t>
      </w:r>
      <w:commentRangeEnd w:id="31"/>
      <w:r w:rsidR="00824D26">
        <w:rPr>
          <w:rStyle w:val="CommentReference"/>
        </w:rPr>
        <w:commentReference w:id="31"/>
      </w:r>
      <w:r>
        <w:t xml:space="preserve">. </w:t>
      </w:r>
      <w:r>
        <w:rPr>
          <w:rFonts w:ascii="Times New Roman" w:hAnsi="Times New Roman" w:cs="Times New Roman"/>
        </w:rPr>
        <w:t xml:space="preserve">Decay curves with distance for adult and YOY Brook Trout in the West Susquehanna watershed for the model including temporal and spatiotemporal components. </w:t>
      </w:r>
      <w:proofErr w:type="spellStart"/>
      <w:r>
        <w:rPr>
          <w:rFonts w:ascii="Times New Roman" w:hAnsi="Times New Roman" w:cs="Times New Roman"/>
        </w:rPr>
        <w:t>rho_nu</w:t>
      </w:r>
      <w:proofErr w:type="spellEnd"/>
      <w:r>
        <w:rPr>
          <w:rFonts w:ascii="Times New Roman" w:hAnsi="Times New Roman" w:cs="Times New Roman"/>
        </w:rPr>
        <w:t>(s) is the expected correlation between parent and child nodes for a given distance.</w:t>
      </w:r>
    </w:p>
    <w:p w14:paraId="34A2ACD5" w14:textId="77777777" w:rsidR="00E82E46" w:rsidRDefault="00E82E46" w:rsidP="00E82E46">
      <w:pPr>
        <w:tabs>
          <w:tab w:val="left" w:pos="360"/>
          <w:tab w:val="left" w:pos="8640"/>
        </w:tabs>
        <w:rPr>
          <w:rFonts w:ascii="Times New Roman" w:hAnsi="Times New Roman" w:cs="Times New Roman"/>
        </w:rPr>
      </w:pPr>
    </w:p>
    <w:p w14:paraId="0AE3182E" w14:textId="77777777" w:rsidR="00E82E46" w:rsidRDefault="00E82E46" w:rsidP="00E82E46">
      <w:pPr>
        <w:tabs>
          <w:tab w:val="left" w:pos="360"/>
          <w:tab w:val="left" w:pos="8640"/>
        </w:tabs>
        <w:rPr>
          <w:rFonts w:ascii="Times New Roman" w:hAnsi="Times New Roman" w:cs="Times New Roman"/>
        </w:rPr>
      </w:pPr>
      <w:r>
        <w:rPr>
          <w:noProof/>
        </w:rPr>
        <w:drawing>
          <wp:inline distT="0" distB="0" distL="0" distR="0" wp14:anchorId="7491F28F" wp14:editId="1E134C9D">
            <wp:extent cx="4610100" cy="36957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Susquehanna_Summary_files/figure-docx/observed%20decay%20plot-1.png"/>
                    <pic:cNvPicPr>
                      <a:picLocks noChangeAspect="1" noChangeArrowheads="1"/>
                    </pic:cNvPicPr>
                  </pic:nvPicPr>
                  <pic:blipFill>
                    <a:blip r:embed="rId11"/>
                    <a:stretch>
                      <a:fillRect/>
                    </a:stretch>
                  </pic:blipFill>
                  <pic:spPr bwMode="auto">
                    <a:xfrm>
                      <a:off x="0" y="0"/>
                      <a:ext cx="4610100" cy="3695700"/>
                    </a:xfrm>
                    <a:prstGeom prst="rect">
                      <a:avLst/>
                    </a:prstGeom>
                    <a:noFill/>
                    <a:ln w="9525">
                      <a:noFill/>
                      <a:headEnd/>
                      <a:tailEnd/>
                    </a:ln>
                  </pic:spPr>
                </pic:pic>
              </a:graphicData>
            </a:graphic>
          </wp:inline>
        </w:drawing>
      </w:r>
    </w:p>
    <w:p w14:paraId="45235030" w14:textId="77777777" w:rsidR="00E82E46" w:rsidRDefault="00E82E46" w:rsidP="00E82E46">
      <w:pPr>
        <w:tabs>
          <w:tab w:val="left" w:pos="360"/>
          <w:tab w:val="left" w:pos="8640"/>
        </w:tabs>
        <w:rPr>
          <w:rFonts w:ascii="Times New Roman" w:hAnsi="Times New Roman" w:cs="Times New Roman"/>
        </w:rPr>
      </w:pPr>
    </w:p>
    <w:p w14:paraId="76C8131B" w14:textId="77777777" w:rsidR="00E82E46" w:rsidRDefault="00E82E46" w:rsidP="00E82E46">
      <w:pPr>
        <w:tabs>
          <w:tab w:val="left" w:pos="360"/>
          <w:tab w:val="left" w:pos="8640"/>
        </w:tabs>
        <w:rPr>
          <w:rFonts w:ascii="Times New Roman" w:hAnsi="Times New Roman" w:cs="Times New Roman"/>
        </w:rPr>
      </w:pPr>
    </w:p>
    <w:p w14:paraId="669FCAF5" w14:textId="59DEB1A5" w:rsidR="007860BB" w:rsidRPr="007860BB" w:rsidRDefault="007860BB" w:rsidP="007860BB"/>
    <w:sectPr w:rsidR="007860BB" w:rsidRPr="007860BB" w:rsidSect="00DE5FF5">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Thorson, James" w:date="2016-08-05T18:34:00Z" w:initials="TJ">
    <w:p w14:paraId="6ECA51C7" w14:textId="3E0A1694" w:rsidR="00127745" w:rsidRDefault="00127745">
      <w:pPr>
        <w:pStyle w:val="CommentText"/>
      </w:pPr>
      <w:r>
        <w:rPr>
          <w:rStyle w:val="CommentReference"/>
        </w:rPr>
        <w:annotationRef/>
      </w:r>
      <w:r>
        <w:t>Please fix this up based on my edits in the main text.</w:t>
      </w:r>
    </w:p>
  </w:comment>
  <w:comment w:id="10" w:author="Daniel Hocking" w:date="2016-08-05T13:38:00Z" w:initials="DJH">
    <w:p w14:paraId="1AED6274" w14:textId="77777777" w:rsidR="00127745" w:rsidRDefault="00127745" w:rsidP="007860BB">
      <w:pPr>
        <w:pStyle w:val="CommentText"/>
      </w:pPr>
      <w:r>
        <w:rPr>
          <w:rStyle w:val="CommentReference"/>
        </w:rPr>
        <w:annotationRef/>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oMath>
      <w:r>
        <w:t>(s)? because varies spatially</w:t>
      </w:r>
    </w:p>
  </w:comment>
  <w:comment w:id="11" w:author="Daniel Hocking" w:date="2016-08-05T13:38:00Z" w:initials="DJH">
    <w:p w14:paraId="1FE6BF94" w14:textId="77777777" w:rsidR="00127745" w:rsidRDefault="00127745" w:rsidP="007860BB">
      <w:pPr>
        <w:pStyle w:val="CommentText"/>
      </w:pPr>
      <w:r>
        <w:rPr>
          <w:rStyle w:val="CommentReference"/>
        </w:rPr>
        <w:annotationRef/>
      </w:r>
      <w:r>
        <w:t xml:space="preserve">should it be </w:t>
      </w:r>
      <m:oMath>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s</m:t>
            </m:r>
          </m:sub>
        </m:sSub>
      </m:oMath>
      <w:r>
        <w:t>(s) since varies spatially? It would help differentiate it from the other rho that do not vary (scalars)</w:t>
      </w:r>
    </w:p>
  </w:comment>
  <w:comment w:id="12" w:author="Daniel Hocking" w:date="2016-08-05T13:38:00Z" w:initials="DJH">
    <w:p w14:paraId="72505685" w14:textId="77777777" w:rsidR="00127745" w:rsidRDefault="00127745" w:rsidP="007860BB">
      <w:pPr>
        <w:pStyle w:val="CommentText"/>
      </w:pPr>
      <w:r>
        <w:rPr>
          <w:rStyle w:val="CommentReference"/>
        </w:rPr>
        <w:annotationRef/>
      </w:r>
      <w:r>
        <w:t>(s)?</w:t>
      </w:r>
    </w:p>
  </w:comment>
  <w:comment w:id="13" w:author="Daniel Hocking" w:date="2016-08-05T13:38:00Z" w:initials="DJH">
    <w:p w14:paraId="0F1430A5" w14:textId="77777777" w:rsidR="00127745" w:rsidRDefault="00127745" w:rsidP="007860BB">
      <w:pPr>
        <w:pStyle w:val="CommentText"/>
      </w:pPr>
      <w:r>
        <w:rPr>
          <w:rStyle w:val="CommentReference"/>
        </w:rPr>
        <w:annotationRef/>
      </w:r>
      <w:r>
        <w:t xml:space="preserve">I messed this up and I think it would take me a couple hours to figure it out and even then I might get it wrong, so I’d appreciate your help in describing this. </w:t>
      </w:r>
      <m:oMath>
        <m:sSubSup>
          <m:sSubSupPr>
            <m:ctrlPr>
              <w:rPr>
                <w:rFonts w:ascii="Cambria Math" w:hAnsi="Cambria Math" w:cs="Times New Roman"/>
                <w:i/>
              </w:rPr>
            </m:ctrlPr>
          </m:sSubSupPr>
          <m:e>
            <m:r>
              <m:rPr>
                <m:sty m:val="p"/>
              </m:rPr>
              <w:rPr>
                <w:rFonts w:ascii="Cambria Math" w:hAnsi="Cambria Math" w:cs="Times New Roman"/>
              </w:rPr>
              <m:t>Σ</m:t>
            </m:r>
          </m:e>
          <m:sub>
            <m:r>
              <w:rPr>
                <w:rFonts w:ascii="Cambria Math" w:hAnsi="Cambria Math" w:cs="Times New Roman"/>
              </w:rPr>
              <m:t>υ</m:t>
            </m:r>
          </m:sub>
          <m:sup>
            <m:r>
              <w:rPr>
                <w:rFonts w:ascii="Cambria Math" w:hAnsi="Cambria Math" w:cs="Times New Roman"/>
              </w:rPr>
              <m:t>2</m:t>
            </m:r>
          </m:sup>
        </m:sSubSup>
      </m:oMath>
      <w:r>
        <w:t xml:space="preserve"> seems like it would actually be an array or maybe a matrix with continuous space. If I understand it correctly, </w:t>
      </w:r>
      <m:oMath>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st</m:t>
            </m:r>
          </m:sub>
          <m:sup>
            <m:r>
              <w:rPr>
                <w:rFonts w:ascii="Cambria Math" w:hAnsi="Cambria Math" w:cs="Times New Roman"/>
              </w:rPr>
              <m:t>2</m:t>
            </m:r>
          </m:sup>
        </m:sSubSup>
      </m:oMath>
      <w:r>
        <w:t xml:space="preserve"> is multiplied by a temporal covariance matrix (Corr_tt in simulation code, I don’t think it’s saved explicitly in the TMB code) that is n_years x n_years in size. </w:t>
      </w:r>
    </w:p>
  </w:comment>
  <w:comment w:id="14" w:author="Daniel Hocking" w:date="2016-08-05T13:38:00Z" w:initials="DJH">
    <w:p w14:paraId="149AD507" w14:textId="77777777" w:rsidR="00127745" w:rsidRDefault="00127745" w:rsidP="007860BB">
      <w:pPr>
        <w:pStyle w:val="CommentText"/>
      </w:pPr>
      <w:r>
        <w:rPr>
          <w:rStyle w:val="CommentReference"/>
        </w:rPr>
        <w:annotationRef/>
      </w:r>
      <w:r>
        <w:t>(s)?</w:t>
      </w:r>
    </w:p>
  </w:comment>
  <w:comment w:id="16" w:author="Daniel Hocking" w:date="2016-08-05T13:38:00Z" w:initials="DJH">
    <w:p w14:paraId="549049CC" w14:textId="77777777" w:rsidR="00127745" w:rsidRDefault="00127745" w:rsidP="007860BB">
      <w:pPr>
        <w:pStyle w:val="CommentText"/>
      </w:pPr>
      <w:r>
        <w:rPr>
          <w:rStyle w:val="CommentReference"/>
        </w:rPr>
        <w:annotationRef/>
      </w:r>
      <w:r>
        <w:t>inferred but not explicitly in manuscript</w:t>
      </w:r>
    </w:p>
  </w:comment>
  <w:comment w:id="17" w:author="Thorson, James" w:date="2016-08-05T18:35:00Z" w:initials="TJ">
    <w:p w14:paraId="05B7E7DF" w14:textId="520CD424" w:rsidR="00127745" w:rsidRDefault="00127745">
      <w:pPr>
        <w:pStyle w:val="CommentText"/>
      </w:pPr>
      <w:r>
        <w:rPr>
          <w:rStyle w:val="CommentReference"/>
        </w:rPr>
        <w:annotationRef/>
      </w:r>
      <w:r>
        <w:t>Add table 1b, similar to 1a but listing data, and include c, x, etc.</w:t>
      </w:r>
    </w:p>
  </w:comment>
  <w:comment w:id="18" w:author="Daniel J Hocking" w:date="2016-09-15T14:52:00Z" w:initials="DJH">
    <w:p w14:paraId="74697841" w14:textId="0B240FED" w:rsidR="0056034D" w:rsidRDefault="0056034D">
      <w:pPr>
        <w:pStyle w:val="CommentText"/>
      </w:pPr>
      <w:r>
        <w:rPr>
          <w:rStyle w:val="CommentReference"/>
        </w:rPr>
        <w:annotationRef/>
      </w:r>
      <w:r>
        <w:t>I think we could just put c in table 1 and refer to table to as the parameters (x) plus the grand intercept as making up gamma.</w:t>
      </w:r>
    </w:p>
  </w:comment>
  <w:comment w:id="19" w:author="Thorson, James" w:date="2016-08-05T17:38:00Z" w:initials="TJ">
    <w:p w14:paraId="4241DE33" w14:textId="37EF68AC" w:rsidR="00127745" w:rsidRDefault="00127745">
      <w:pPr>
        <w:pStyle w:val="CommentText"/>
      </w:pPr>
      <w:r>
        <w:rPr>
          <w:rStyle w:val="CommentReference"/>
        </w:rPr>
        <w:annotationRef/>
      </w:r>
      <w:r>
        <w:t xml:space="preserve">Did you run a spatial + spatiotemporal, or </w:t>
      </w:r>
      <w:proofErr w:type="spellStart"/>
      <w:r>
        <w:t>spatial+spatiotemporal+temporal</w:t>
      </w:r>
      <w:proofErr w:type="spellEnd"/>
      <w:r>
        <w:t>?  It seems like a 2x2x2 factorial experiment should have 8 possible models.</w:t>
      </w:r>
    </w:p>
  </w:comment>
  <w:comment w:id="20" w:author="Thorson, James" w:date="2016-08-05T17:39:00Z" w:initials="TJ">
    <w:p w14:paraId="768F56DD" w14:textId="4978EAAB" w:rsidR="00127745" w:rsidRDefault="00127745">
      <w:pPr>
        <w:pStyle w:val="CommentText"/>
      </w:pPr>
      <w:r>
        <w:rPr>
          <w:rStyle w:val="CommentReference"/>
        </w:rPr>
        <w:annotationRef/>
      </w:r>
      <w:r>
        <w:t>Ditto here.</w:t>
      </w:r>
    </w:p>
  </w:comment>
  <w:comment w:id="21" w:author="Daniel Hocking" w:date="2016-08-05T15:20:00Z" w:initials="DJH">
    <w:p w14:paraId="3CD53CF7" w14:textId="4E0D78B1" w:rsidR="00127745" w:rsidRDefault="00127745">
      <w:pPr>
        <w:pStyle w:val="CommentText"/>
      </w:pPr>
      <w:r>
        <w:rPr>
          <w:rStyle w:val="CommentReference"/>
        </w:rPr>
        <w:annotationRef/>
      </w:r>
      <w:r>
        <w:t>I’ll format and put proper notation in next version once that’s set</w:t>
      </w:r>
    </w:p>
  </w:comment>
  <w:comment w:id="22" w:author="Daniel Hocking" w:date="2016-08-05T15:24:00Z" w:initials="DJH">
    <w:p w14:paraId="6D11B292" w14:textId="22C4BA4F" w:rsidR="00127745" w:rsidRDefault="00127745">
      <w:pPr>
        <w:pStyle w:val="CommentText"/>
      </w:pPr>
      <w:r>
        <w:rPr>
          <w:rStyle w:val="CommentReference"/>
        </w:rPr>
        <w:annotationRef/>
      </w:r>
      <w:r>
        <w:t>These values make sense given what we know about YOY and adult brook trout.</w:t>
      </w:r>
    </w:p>
  </w:comment>
  <w:comment w:id="23" w:author="Thorson, James" w:date="2016-08-05T17:40:00Z" w:initials="TJ">
    <w:p w14:paraId="51061A42" w14:textId="08813FA2" w:rsidR="00127745" w:rsidRDefault="00127745">
      <w:pPr>
        <w:pStyle w:val="CommentText"/>
      </w:pPr>
      <w:r>
        <w:rPr>
          <w:rStyle w:val="CommentReference"/>
        </w:rPr>
        <w:annotationRef/>
      </w:r>
      <w:r>
        <w:t>Drop these columns – we’re not doing any testing right?</w:t>
      </w:r>
    </w:p>
  </w:comment>
  <w:comment w:id="24" w:author="Daniel Hocking" w:date="2016-08-05T15:22:00Z" w:initials="DJH">
    <w:p w14:paraId="51C7CC74" w14:textId="3AC7DD59" w:rsidR="00127745" w:rsidRDefault="00127745">
      <w:pPr>
        <w:pStyle w:val="CommentText"/>
      </w:pPr>
      <w:r>
        <w:rPr>
          <w:rStyle w:val="CommentReference"/>
        </w:rPr>
        <w:annotationRef/>
      </w:r>
      <w:r>
        <w:t>mean across all nodes and years – not sure I’ll include it in the final table</w:t>
      </w:r>
    </w:p>
  </w:comment>
  <w:comment w:id="25" w:author="Thorson, James" w:date="2016-08-05T17:43:00Z" w:initials="TJ">
    <w:p w14:paraId="6C1171AC" w14:textId="4EFD9286" w:rsidR="00127745" w:rsidRDefault="00127745">
      <w:pPr>
        <w:pStyle w:val="CommentText"/>
      </w:pPr>
      <w:r>
        <w:rPr>
          <w:rStyle w:val="CommentReference"/>
        </w:rPr>
        <w:annotationRef/>
      </w:r>
      <w:r>
        <w:t xml:space="preserve">Label all panels with the “Plain-English name” for each parameter, and reference Table 1 in caption. </w:t>
      </w:r>
    </w:p>
  </w:comment>
  <w:comment w:id="26" w:author="Daniel Hocking" w:date="2016-08-05T15:26:00Z" w:initials="DJH">
    <w:p w14:paraId="27CA5609" w14:textId="521068E6" w:rsidR="00127745" w:rsidRDefault="00127745">
      <w:pPr>
        <w:pStyle w:val="CommentText"/>
      </w:pPr>
      <w:r>
        <w:rPr>
          <w:rStyle w:val="CommentReference"/>
        </w:rPr>
        <w:annotationRef/>
      </w:r>
      <w:r>
        <w:t>Not 100% sure if this is necessary</w:t>
      </w:r>
    </w:p>
  </w:comment>
  <w:comment w:id="27" w:author="Thorson, James" w:date="2016-08-05T17:41:00Z" w:initials="TJ">
    <w:p w14:paraId="6172F035" w14:textId="4FB4B4BD" w:rsidR="00127745" w:rsidRDefault="00127745">
      <w:pPr>
        <w:pStyle w:val="CommentText"/>
      </w:pPr>
      <w:r>
        <w:rPr>
          <w:rStyle w:val="CommentReference"/>
        </w:rPr>
        <w:annotationRef/>
      </w:r>
      <w:r>
        <w:t>Define these models via reference to an equation, plus a definition of the restrictions is non-spatial is some restricted form of an equation.</w:t>
      </w:r>
    </w:p>
  </w:comment>
  <w:comment w:id="28" w:author="Daniel Hocking" w:date="2016-08-05T15:37:00Z" w:initials="DJH">
    <w:p w14:paraId="635154CD" w14:textId="3BA17A11" w:rsidR="00127745" w:rsidRDefault="00127745" w:rsidP="007860BB">
      <w:pPr>
        <w:pStyle w:val="CommentText"/>
      </w:pPr>
      <w:r>
        <w:rPr>
          <w:rStyle w:val="CommentReference"/>
        </w:rPr>
        <w:annotationRef/>
      </w:r>
      <w:r>
        <w:t>Remake figure using updated notation and check by bars so narrow.</w:t>
      </w:r>
    </w:p>
  </w:comment>
  <w:comment w:id="29" w:author="Thorson, James" w:date="2016-08-05T17:44:00Z" w:initials="TJ">
    <w:p w14:paraId="70EB05B4" w14:textId="5C0DD3C0" w:rsidR="00127745" w:rsidRDefault="00127745">
      <w:pPr>
        <w:pStyle w:val="CommentText"/>
      </w:pPr>
      <w:r>
        <w:rPr>
          <w:rStyle w:val="CommentReference"/>
        </w:rPr>
        <w:annotationRef/>
      </w:r>
      <w:r>
        <w:t xml:space="preserve">Shrink columns to eliminate white-space.  </w:t>
      </w:r>
    </w:p>
  </w:comment>
  <w:comment w:id="30" w:author="Daniel Hocking" w:date="2016-08-05T13:38:00Z" w:initials="DJH">
    <w:p w14:paraId="422F26CC" w14:textId="77777777" w:rsidR="00127745" w:rsidRDefault="00127745" w:rsidP="007860BB">
      <w:pPr>
        <w:pStyle w:val="CommentText"/>
      </w:pPr>
      <w:r>
        <w:rPr>
          <w:rStyle w:val="CommentReference"/>
        </w:rPr>
        <w:annotationRef/>
      </w:r>
      <w:r>
        <w:t>Fill in values and convert to symbols once decide on the best simulation to show.</w:t>
      </w:r>
    </w:p>
  </w:comment>
  <w:comment w:id="31" w:author="Thorson, James" w:date="2016-08-05T17:46:00Z" w:initials="TJ">
    <w:p w14:paraId="004998F3" w14:textId="77777777" w:rsidR="00127745" w:rsidRDefault="00127745">
      <w:pPr>
        <w:pStyle w:val="CommentText"/>
      </w:pPr>
      <w:r>
        <w:rPr>
          <w:rStyle w:val="CommentReference"/>
        </w:rPr>
        <w:annotationRef/>
      </w:r>
      <w:r>
        <w:t xml:space="preserve">Very cool!  What about adding a second panel that shows correlation (y-axis) against time (x-axis) for YOY vs. adult (I imagine YOY will be steeper de-correlation but haven’t checked results yet).  </w:t>
      </w:r>
    </w:p>
    <w:p w14:paraId="3BD42FDC" w14:textId="77777777" w:rsidR="00127745" w:rsidRDefault="00127745">
      <w:pPr>
        <w:pStyle w:val="CommentText"/>
      </w:pPr>
    </w:p>
    <w:p w14:paraId="19815C9F" w14:textId="41A8C5B3" w:rsidR="00127745" w:rsidRDefault="00127745">
      <w:pPr>
        <w:pStyle w:val="CommentText"/>
      </w:pPr>
      <w:r>
        <w:t xml:space="preserve">OK, now I see that YOY is basically </w:t>
      </w:r>
      <w:proofErr w:type="spellStart"/>
      <w:r>
        <w:t>rhot</w:t>
      </w:r>
      <w:proofErr w:type="spellEnd"/>
      <w:r>
        <w:t>=0.  But still, might be worth showing as a plot.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ECA51C7" w15:done="0"/>
  <w15:commentEx w15:paraId="1AED6274" w15:done="0"/>
  <w15:commentEx w15:paraId="1FE6BF94" w15:done="0"/>
  <w15:commentEx w15:paraId="72505685" w15:done="0"/>
  <w15:commentEx w15:paraId="0F1430A5" w15:done="0"/>
  <w15:commentEx w15:paraId="149AD507" w15:done="0"/>
  <w15:commentEx w15:paraId="549049CC" w15:done="0"/>
  <w15:commentEx w15:paraId="05B7E7DF" w15:done="0"/>
  <w15:commentEx w15:paraId="74697841" w15:paraIdParent="05B7E7DF" w15:done="0"/>
  <w15:commentEx w15:paraId="4241DE33" w15:done="0"/>
  <w15:commentEx w15:paraId="768F56DD" w15:done="0"/>
  <w15:commentEx w15:paraId="3CD53CF7" w15:done="0"/>
  <w15:commentEx w15:paraId="6D11B292" w15:done="0"/>
  <w15:commentEx w15:paraId="51061A42" w15:done="0"/>
  <w15:commentEx w15:paraId="51C7CC74" w15:done="0"/>
  <w15:commentEx w15:paraId="6C1171AC" w15:done="0"/>
  <w15:commentEx w15:paraId="27CA5609" w15:done="0"/>
  <w15:commentEx w15:paraId="6172F035" w15:done="0"/>
  <w15:commentEx w15:paraId="635154CD" w15:done="0"/>
  <w15:commentEx w15:paraId="70EB05B4" w15:done="0"/>
  <w15:commentEx w15:paraId="422F26CC" w15:done="0"/>
  <w15:commentEx w15:paraId="19815C9F"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s>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orson, James">
    <w15:presenceInfo w15:providerId="None" w15:userId="Thorson, James"/>
  </w15:person>
  <w15:person w15:author="Daniel J Hocking">
    <w15:presenceInfo w15:providerId="None" w15:userId="Daniel J Hocki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7F0"/>
    <w:rsid w:val="00065A7F"/>
    <w:rsid w:val="000D5BAF"/>
    <w:rsid w:val="00121837"/>
    <w:rsid w:val="00127745"/>
    <w:rsid w:val="00141CB0"/>
    <w:rsid w:val="001A5826"/>
    <w:rsid w:val="00243A71"/>
    <w:rsid w:val="002C2429"/>
    <w:rsid w:val="0039056C"/>
    <w:rsid w:val="003C3D09"/>
    <w:rsid w:val="003D7251"/>
    <w:rsid w:val="004677CE"/>
    <w:rsid w:val="004C06BA"/>
    <w:rsid w:val="004E338C"/>
    <w:rsid w:val="004F4D1D"/>
    <w:rsid w:val="0056034D"/>
    <w:rsid w:val="005740E2"/>
    <w:rsid w:val="00755713"/>
    <w:rsid w:val="007860BB"/>
    <w:rsid w:val="00824D26"/>
    <w:rsid w:val="008465BB"/>
    <w:rsid w:val="00885B27"/>
    <w:rsid w:val="00896D62"/>
    <w:rsid w:val="008A0FF9"/>
    <w:rsid w:val="008F4817"/>
    <w:rsid w:val="00A867F0"/>
    <w:rsid w:val="00AB36ED"/>
    <w:rsid w:val="00AB6DDF"/>
    <w:rsid w:val="00B109A7"/>
    <w:rsid w:val="00C13C74"/>
    <w:rsid w:val="00C7712A"/>
    <w:rsid w:val="00C821D5"/>
    <w:rsid w:val="00CA7F86"/>
    <w:rsid w:val="00D21F59"/>
    <w:rsid w:val="00D72D84"/>
    <w:rsid w:val="00D80F43"/>
    <w:rsid w:val="00D81325"/>
    <w:rsid w:val="00D93836"/>
    <w:rsid w:val="00DA61A2"/>
    <w:rsid w:val="00DB02EF"/>
    <w:rsid w:val="00DE5FF5"/>
    <w:rsid w:val="00E1654F"/>
    <w:rsid w:val="00E80E13"/>
    <w:rsid w:val="00E82E46"/>
    <w:rsid w:val="00F17625"/>
    <w:rsid w:val="00F656DA"/>
    <w:rsid w:val="00F67B2D"/>
    <w:rsid w:val="00FD17B1"/>
    <w:rsid w:val="00FE7BB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163270"/>
  <w15:docId w15:val="{894D63FF-EFF3-429C-BCC0-97A38E1C1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860BB"/>
  </w:style>
  <w:style w:type="paragraph" w:styleId="Heading1">
    <w:name w:val="heading 1"/>
    <w:basedOn w:val="Normal"/>
    <w:next w:val="Normal"/>
    <w:link w:val="Heading1Char"/>
    <w:uiPriority w:val="9"/>
    <w:qFormat/>
    <w:rsid w:val="00896D62"/>
    <w:pPr>
      <w:keepNext/>
      <w:keepLines/>
      <w:spacing w:before="480"/>
      <w:jc w:val="center"/>
      <w:outlineLvl w:val="0"/>
    </w:pPr>
    <w:rPr>
      <w:rFonts w:ascii="Times New Roman" w:eastAsiaTheme="majorEastAsia" w:hAnsi="Times New Roman" w:cstheme="majorBidi"/>
      <w:bCs/>
      <w:color w:val="345A8A" w:themeColor="accent1" w:themeShade="B5"/>
      <w:szCs w:val="32"/>
    </w:rPr>
  </w:style>
  <w:style w:type="paragraph" w:styleId="Heading2">
    <w:name w:val="heading 2"/>
    <w:basedOn w:val="Normal"/>
    <w:next w:val="Normal"/>
    <w:link w:val="Heading2Char"/>
    <w:autoRedefine/>
    <w:rsid w:val="0039056C"/>
    <w:pPr>
      <w:keepNext/>
      <w:keepLines/>
      <w:spacing w:before="200"/>
      <w:jc w:val="center"/>
      <w:outlineLvl w:val="1"/>
    </w:pPr>
    <w:rPr>
      <w:rFonts w:ascii="Times New Roman" w:eastAsiaTheme="majorEastAsia" w:hAnsi="Times New Roman" w:cstheme="majorBidi"/>
      <w:b/>
      <w:bCs/>
      <w:color w:val="4F81BD" w:themeColor="accent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D62"/>
    <w:rPr>
      <w:rFonts w:ascii="Times New Roman" w:eastAsiaTheme="majorEastAsia" w:hAnsi="Times New Roman" w:cstheme="majorBidi"/>
      <w:bCs/>
      <w:color w:val="345A8A" w:themeColor="accent1" w:themeShade="B5"/>
      <w:szCs w:val="32"/>
    </w:rPr>
  </w:style>
  <w:style w:type="character" w:customStyle="1" w:styleId="Heading2Char">
    <w:name w:val="Heading 2 Char"/>
    <w:basedOn w:val="DefaultParagraphFont"/>
    <w:link w:val="Heading2"/>
    <w:rsid w:val="0039056C"/>
    <w:rPr>
      <w:rFonts w:ascii="Times New Roman" w:eastAsiaTheme="majorEastAsia" w:hAnsi="Times New Roman" w:cstheme="majorBidi"/>
      <w:b/>
      <w:bCs/>
      <w:color w:val="4F81BD" w:themeColor="accent1"/>
      <w:szCs w:val="26"/>
    </w:rPr>
  </w:style>
  <w:style w:type="paragraph" w:customStyle="1" w:styleId="Headingdjh">
    <w:name w:val="Heading djh"/>
    <w:basedOn w:val="Heading1"/>
    <w:next w:val="Normal"/>
    <w:qFormat/>
    <w:rsid w:val="00CA7F86"/>
    <w:rPr>
      <w:caps/>
      <w:color w:val="000000" w:themeColor="text1"/>
    </w:rPr>
  </w:style>
  <w:style w:type="table" w:styleId="TableGrid">
    <w:name w:val="Table Grid"/>
    <w:basedOn w:val="TableNormal"/>
    <w:uiPriority w:val="59"/>
    <w:rsid w:val="00A867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867F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867F0"/>
    <w:rPr>
      <w:rFonts w:ascii="Lucida Grande" w:hAnsi="Lucida Grande" w:cs="Lucida Grande"/>
      <w:sz w:val="18"/>
      <w:szCs w:val="18"/>
    </w:rPr>
  </w:style>
  <w:style w:type="character" w:styleId="CommentReference">
    <w:name w:val="annotation reference"/>
    <w:basedOn w:val="DefaultParagraphFont"/>
    <w:uiPriority w:val="99"/>
    <w:semiHidden/>
    <w:unhideWhenUsed/>
    <w:rsid w:val="00A867F0"/>
    <w:rPr>
      <w:sz w:val="18"/>
      <w:szCs w:val="18"/>
    </w:rPr>
  </w:style>
  <w:style w:type="paragraph" w:styleId="CommentText">
    <w:name w:val="annotation text"/>
    <w:basedOn w:val="Normal"/>
    <w:link w:val="CommentTextChar"/>
    <w:uiPriority w:val="99"/>
    <w:semiHidden/>
    <w:unhideWhenUsed/>
    <w:rsid w:val="00A867F0"/>
  </w:style>
  <w:style w:type="character" w:customStyle="1" w:styleId="CommentTextChar">
    <w:name w:val="Comment Text Char"/>
    <w:basedOn w:val="DefaultParagraphFont"/>
    <w:link w:val="CommentText"/>
    <w:uiPriority w:val="99"/>
    <w:semiHidden/>
    <w:rsid w:val="00A867F0"/>
  </w:style>
  <w:style w:type="paragraph" w:styleId="CommentSubject">
    <w:name w:val="annotation subject"/>
    <w:basedOn w:val="CommentText"/>
    <w:next w:val="CommentText"/>
    <w:link w:val="CommentSubjectChar"/>
    <w:uiPriority w:val="99"/>
    <w:semiHidden/>
    <w:unhideWhenUsed/>
    <w:rsid w:val="003D7251"/>
    <w:rPr>
      <w:b/>
      <w:bCs/>
      <w:sz w:val="20"/>
      <w:szCs w:val="20"/>
    </w:rPr>
  </w:style>
  <w:style w:type="character" w:customStyle="1" w:styleId="CommentSubjectChar">
    <w:name w:val="Comment Subject Char"/>
    <w:basedOn w:val="CommentTextChar"/>
    <w:link w:val="CommentSubject"/>
    <w:uiPriority w:val="99"/>
    <w:semiHidden/>
    <w:rsid w:val="003D7251"/>
    <w:rPr>
      <w:b/>
      <w:bCs/>
      <w:sz w:val="20"/>
      <w:szCs w:val="20"/>
    </w:rPr>
  </w:style>
  <w:style w:type="character" w:styleId="PlaceholderText">
    <w:name w:val="Placeholder Text"/>
    <w:basedOn w:val="DefaultParagraphFont"/>
    <w:uiPriority w:val="99"/>
    <w:semiHidden/>
    <w:rsid w:val="00D8132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92989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microsoft.com/office/2011/relationships/people" Target="people.xml"/><Relationship Id="rId14"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comments" Target="comments.xml"/><Relationship Id="rId5" Type="http://schemas.microsoft.com/office/2011/relationships/commentsExtended" Target="commentsExtended.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TotalTime>
  <Pages>10</Pages>
  <Words>1286</Words>
  <Characters>7332</Characters>
  <Application>Microsoft Macintosh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Hocking</dc:creator>
  <cp:keywords/>
  <dc:description/>
  <cp:lastModifiedBy>Daniel J Hocking</cp:lastModifiedBy>
  <cp:revision>7</cp:revision>
  <dcterms:created xsi:type="dcterms:W3CDTF">2016-08-10T14:48:00Z</dcterms:created>
  <dcterms:modified xsi:type="dcterms:W3CDTF">2016-09-15T19:56:00Z</dcterms:modified>
</cp:coreProperties>
</file>