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149E24" w14:textId="77777777" w:rsidR="007860BB" w:rsidRPr="00561990" w:rsidRDefault="007860BB" w:rsidP="007860BB">
      <w:pPr>
        <w:tabs>
          <w:tab w:val="left" w:pos="360"/>
          <w:tab w:val="left" w:pos="8640"/>
        </w:tabs>
        <w:rPr>
          <w:rFonts w:ascii="Times New Roman" w:hAnsi="Times New Roman" w:cs="Times New Roman"/>
          <w:b/>
        </w:rPr>
      </w:pPr>
    </w:p>
    <w:p w14:paraId="00038F1E" w14:textId="2E36C1DC" w:rsidR="007860BB" w:rsidRPr="00561990" w:rsidRDefault="007860BB" w:rsidP="007860BB">
      <w:pPr>
        <w:rPr>
          <w:rFonts w:ascii="Times New Roman" w:hAnsi="Times New Roman" w:cs="Times New Roman"/>
        </w:rPr>
      </w:pPr>
      <w:r w:rsidRPr="00561990">
        <w:rPr>
          <w:rFonts w:ascii="Times New Roman" w:hAnsi="Times New Roman" w:cs="Times New Roman"/>
        </w:rPr>
        <w:t>Table 1</w:t>
      </w:r>
      <w:r w:rsidR="00D21F59" w:rsidRPr="00561990">
        <w:rPr>
          <w:rFonts w:ascii="Times New Roman" w:hAnsi="Times New Roman" w:cs="Times New Roman"/>
        </w:rPr>
        <w:t>a</w:t>
      </w:r>
      <w:r w:rsidRPr="00561990">
        <w:rPr>
          <w:rFonts w:ascii="Times New Roman" w:hAnsi="Times New Roman" w:cs="Times New Roman"/>
        </w:rPr>
        <w:t>. Description of parameters used in the model. See Materials and Methods for relevant equations and detailed descriptions.</w:t>
      </w:r>
    </w:p>
    <w:p w14:paraId="239622AE" w14:textId="77777777" w:rsidR="007860BB" w:rsidRPr="00561990" w:rsidRDefault="007860BB" w:rsidP="007860BB">
      <w:pPr>
        <w:rPr>
          <w:rFonts w:ascii="Times New Roman" w:hAnsi="Times New Roman" w:cs="Times New Roman"/>
        </w:rPr>
      </w:pPr>
    </w:p>
    <w:tbl>
      <w:tblPr>
        <w:tblStyle w:val="TableGrid"/>
        <w:tblW w:w="88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8"/>
        <w:gridCol w:w="2250"/>
        <w:gridCol w:w="2250"/>
        <w:gridCol w:w="2970"/>
      </w:tblGrid>
      <w:tr w:rsidR="00E66D0F" w:rsidRPr="00561990" w14:paraId="2EC60747" w14:textId="77777777" w:rsidTr="00561990">
        <w:tc>
          <w:tcPr>
            <w:tcW w:w="1368" w:type="dxa"/>
            <w:tcBorders>
              <w:top w:val="single" w:sz="4" w:space="0" w:color="auto"/>
              <w:bottom w:val="single" w:sz="4" w:space="0" w:color="auto"/>
            </w:tcBorders>
          </w:tcPr>
          <w:p w14:paraId="51BD2A34" w14:textId="77777777"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Parameter</w:t>
            </w:r>
          </w:p>
        </w:tc>
        <w:tc>
          <w:tcPr>
            <w:tcW w:w="2250" w:type="dxa"/>
            <w:tcBorders>
              <w:top w:val="single" w:sz="4" w:space="0" w:color="auto"/>
              <w:bottom w:val="single" w:sz="4" w:space="0" w:color="auto"/>
            </w:tcBorders>
          </w:tcPr>
          <w:p w14:paraId="5E4EF4B7" w14:textId="35FDDF95"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Name</w:t>
            </w:r>
          </w:p>
        </w:tc>
        <w:tc>
          <w:tcPr>
            <w:tcW w:w="5220" w:type="dxa"/>
            <w:gridSpan w:val="2"/>
            <w:tcBorders>
              <w:top w:val="single" w:sz="4" w:space="0" w:color="auto"/>
              <w:bottom w:val="single" w:sz="4" w:space="0" w:color="auto"/>
            </w:tcBorders>
          </w:tcPr>
          <w:p w14:paraId="6108EF02" w14:textId="4C6E8340"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Description</w:t>
            </w:r>
          </w:p>
        </w:tc>
      </w:tr>
      <w:tr w:rsidR="00E66D0F" w:rsidRPr="00561990" w14:paraId="4514B88A" w14:textId="77777777" w:rsidTr="00561990">
        <w:tc>
          <w:tcPr>
            <w:tcW w:w="1368" w:type="dxa"/>
            <w:tcBorders>
              <w:top w:val="single" w:sz="4" w:space="0" w:color="auto"/>
            </w:tcBorders>
          </w:tcPr>
          <w:p w14:paraId="7E1209AD" w14:textId="77777777" w:rsidR="00E66D0F" w:rsidRPr="00561990" w:rsidRDefault="00E66D0F" w:rsidP="007860BB">
            <w:pPr>
              <w:rPr>
                <w:rFonts w:ascii="Times New Roman" w:eastAsia="MS Mincho" w:hAnsi="Times New Roman" w:cs="Times New Roman"/>
                <w:sz w:val="22"/>
                <w:szCs w:val="22"/>
              </w:rPr>
            </w:pPr>
            <w:r w:rsidRPr="00561990">
              <w:rPr>
                <w:rFonts w:ascii="Times New Roman" w:eastAsia="MS Mincho" w:hAnsi="Times New Roman" w:cs="Times New Roman"/>
                <w:sz w:val="22"/>
                <w:szCs w:val="22"/>
              </w:rPr>
              <w:t>Overall</w:t>
            </w:r>
          </w:p>
        </w:tc>
        <w:tc>
          <w:tcPr>
            <w:tcW w:w="2250" w:type="dxa"/>
            <w:tcBorders>
              <w:top w:val="single" w:sz="4" w:space="0" w:color="auto"/>
            </w:tcBorders>
          </w:tcPr>
          <w:p w14:paraId="73A85380" w14:textId="77777777" w:rsidR="00E66D0F" w:rsidRPr="00561990" w:rsidRDefault="00E66D0F" w:rsidP="007860BB">
            <w:pPr>
              <w:rPr>
                <w:rFonts w:ascii="Times New Roman" w:hAnsi="Times New Roman" w:cs="Times New Roman"/>
                <w:sz w:val="22"/>
                <w:szCs w:val="22"/>
              </w:rPr>
            </w:pPr>
          </w:p>
        </w:tc>
        <w:tc>
          <w:tcPr>
            <w:tcW w:w="5220" w:type="dxa"/>
            <w:gridSpan w:val="2"/>
            <w:tcBorders>
              <w:top w:val="single" w:sz="4" w:space="0" w:color="auto"/>
            </w:tcBorders>
          </w:tcPr>
          <w:p w14:paraId="150A3EB7" w14:textId="1C70B7EE" w:rsidR="00E66D0F" w:rsidRPr="00561990" w:rsidRDefault="00E66D0F" w:rsidP="007860BB">
            <w:pPr>
              <w:rPr>
                <w:rFonts w:ascii="Times New Roman" w:hAnsi="Times New Roman" w:cs="Times New Roman"/>
                <w:sz w:val="22"/>
                <w:szCs w:val="22"/>
              </w:rPr>
            </w:pPr>
          </w:p>
        </w:tc>
      </w:tr>
      <w:tr w:rsidR="00E66D0F" w:rsidRPr="00561990" w14:paraId="481893AC" w14:textId="77777777" w:rsidTr="00561990">
        <w:tc>
          <w:tcPr>
            <w:tcW w:w="1368" w:type="dxa"/>
          </w:tcPr>
          <w:p w14:paraId="46F8599A" w14:textId="77777777" w:rsidR="00E66D0F" w:rsidRPr="00561990" w:rsidRDefault="00AB641F"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2250" w:type="dxa"/>
          </w:tcPr>
          <w:p w14:paraId="4D9D7132" w14:textId="67773AA2"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Mean abundance</w:t>
            </w:r>
          </w:p>
        </w:tc>
        <w:tc>
          <w:tcPr>
            <w:tcW w:w="5220" w:type="dxa"/>
            <w:gridSpan w:val="2"/>
          </w:tcPr>
          <w:p w14:paraId="4092501F" w14:textId="3D6D896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Mean abundance at time </w:t>
            </w:r>
            <w:r w:rsidRPr="00561990">
              <w:rPr>
                <w:rFonts w:ascii="Times New Roman" w:hAnsi="Times New Roman" w:cs="Times New Roman"/>
                <w:i/>
                <w:sz w:val="22"/>
                <w:szCs w:val="22"/>
              </w:rPr>
              <w:t>t</w:t>
            </w:r>
            <w:r w:rsidRPr="00561990">
              <w:rPr>
                <w:rFonts w:ascii="Times New Roman" w:hAnsi="Times New Roman" w:cs="Times New Roman"/>
                <w:sz w:val="22"/>
                <w:szCs w:val="22"/>
              </w:rPr>
              <w:t xml:space="preserve"> and site </w:t>
            </w:r>
            <w:r w:rsidRPr="00561990">
              <w:rPr>
                <w:rFonts w:ascii="Times New Roman" w:hAnsi="Times New Roman" w:cs="Times New Roman"/>
                <w:i/>
                <w:sz w:val="22"/>
                <w:szCs w:val="22"/>
              </w:rPr>
              <w:t>s</w:t>
            </w:r>
          </w:p>
        </w:tc>
      </w:tr>
      <w:tr w:rsidR="00E66D0F" w:rsidRPr="00561990" w14:paraId="74FB7B20" w14:textId="77777777" w:rsidTr="00561990">
        <w:tc>
          <w:tcPr>
            <w:tcW w:w="1368" w:type="dxa"/>
          </w:tcPr>
          <w:p w14:paraId="395CF977" w14:textId="30B2812A" w:rsidR="00E66D0F" w:rsidRPr="00561990" w:rsidRDefault="00AB641F" w:rsidP="007860BB">
            <w:pPr>
              <w:jc w:val="right"/>
              <w:rPr>
                <w:rFonts w:ascii="Times New Roman" w:hAnsi="Times New Roman" w:cs="Times New Roman"/>
                <w:sz w:val="22"/>
                <w:szCs w:val="22"/>
              </w:rPr>
            </w:pPr>
            <m:oMathPara>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m:oMathPara>
          </w:p>
        </w:tc>
        <w:tc>
          <w:tcPr>
            <w:tcW w:w="2250" w:type="dxa"/>
          </w:tcPr>
          <w:p w14:paraId="6CEDB140" w14:textId="64113B1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Coefficients</w:t>
            </w:r>
          </w:p>
        </w:tc>
        <w:tc>
          <w:tcPr>
            <w:tcW w:w="5220" w:type="dxa"/>
            <w:gridSpan w:val="2"/>
          </w:tcPr>
          <w:p w14:paraId="3EDB0FD7" w14:textId="6C4C4AE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Vector of fixed-effect coefficients on abundance </w:t>
            </w:r>
          </w:p>
        </w:tc>
      </w:tr>
      <w:tr w:rsidR="00E66D0F" w:rsidRPr="00561990" w14:paraId="6C707737" w14:textId="77777777" w:rsidTr="00561990">
        <w:trPr>
          <w:gridAfter w:val="1"/>
          <w:wAfter w:w="2970" w:type="dxa"/>
        </w:trPr>
        <w:tc>
          <w:tcPr>
            <w:tcW w:w="5868" w:type="dxa"/>
            <w:gridSpan w:val="3"/>
          </w:tcPr>
          <w:p w14:paraId="13923E65" w14:textId="5D8B8D94"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Detection</w:t>
            </w:r>
          </w:p>
        </w:tc>
      </w:tr>
      <w:tr w:rsidR="00E66D0F" w:rsidRPr="00561990" w14:paraId="4AE9C793" w14:textId="77777777" w:rsidTr="00561990">
        <w:tc>
          <w:tcPr>
            <w:tcW w:w="1368" w:type="dxa"/>
          </w:tcPr>
          <w:p w14:paraId="471AF8E7" w14:textId="7D7AB9B8" w:rsidR="00E66D0F" w:rsidRPr="00561990" w:rsidRDefault="00AB641F" w:rsidP="00D81325">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oMath>
            </m:oMathPara>
          </w:p>
        </w:tc>
        <w:tc>
          <w:tcPr>
            <w:tcW w:w="2250" w:type="dxa"/>
          </w:tcPr>
          <w:p w14:paraId="3DB74C16" w14:textId="0414737E"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Detection rate</w:t>
            </w:r>
          </w:p>
        </w:tc>
        <w:tc>
          <w:tcPr>
            <w:tcW w:w="5220" w:type="dxa"/>
            <w:gridSpan w:val="2"/>
          </w:tcPr>
          <w:p w14:paraId="70CB863D" w14:textId="1A6BDE10" w:rsidR="00E66D0F" w:rsidRPr="00561990" w:rsidRDefault="00E66D0F" w:rsidP="00764229">
            <w:pPr>
              <w:rPr>
                <w:rFonts w:ascii="Times New Roman" w:hAnsi="Times New Roman" w:cs="Times New Roman"/>
                <w:i/>
                <w:sz w:val="22"/>
                <w:szCs w:val="22"/>
              </w:rPr>
            </w:pPr>
            <w:r w:rsidRPr="00561990">
              <w:rPr>
                <w:rFonts w:ascii="Times New Roman" w:hAnsi="Times New Roman" w:cs="Times New Roman"/>
                <w:sz w:val="22"/>
                <w:szCs w:val="22"/>
              </w:rPr>
              <w:t xml:space="preserve">Mean </w:t>
            </w:r>
            <w:commentRangeStart w:id="0"/>
            <w:del w:id="1" w:author="anon anon" w:date="2017-01-10T13:52:00Z">
              <w:r w:rsidRPr="00561990" w:rsidDel="00764229">
                <w:rPr>
                  <w:rFonts w:ascii="Times New Roman" w:hAnsi="Times New Roman" w:cs="Times New Roman"/>
                  <w:sz w:val="22"/>
                  <w:szCs w:val="22"/>
                </w:rPr>
                <w:delText xml:space="preserve">probability </w:delText>
              </w:r>
            </w:del>
            <w:commentRangeEnd w:id="0"/>
            <w:ins w:id="2" w:author="anon anon" w:date="2017-01-10T13:52:00Z">
              <w:r w:rsidRPr="00561990">
                <w:rPr>
                  <w:rFonts w:ascii="Times New Roman" w:hAnsi="Times New Roman" w:cs="Times New Roman"/>
                  <w:sz w:val="22"/>
                  <w:szCs w:val="22"/>
                </w:rPr>
                <w:t xml:space="preserve">rate </w:t>
              </w:r>
            </w:ins>
            <w:r w:rsidRPr="00561990">
              <w:rPr>
                <w:rStyle w:val="CommentReference"/>
                <w:rFonts w:ascii="Times New Roman" w:hAnsi="Times New Roman" w:cs="Times New Roman"/>
              </w:rPr>
              <w:commentReference w:id="0"/>
            </w:r>
            <w:r w:rsidRPr="00561990">
              <w:rPr>
                <w:rFonts w:ascii="Times New Roman" w:hAnsi="Times New Roman" w:cs="Times New Roman"/>
                <w:sz w:val="22"/>
                <w:szCs w:val="22"/>
              </w:rPr>
              <w:t xml:space="preserve">of capturing and individual given that it is present at site </w:t>
            </w:r>
            <w:r w:rsidRPr="00561990">
              <w:rPr>
                <w:rFonts w:ascii="Times New Roman" w:hAnsi="Times New Roman" w:cs="Times New Roman"/>
                <w:i/>
                <w:sz w:val="22"/>
                <w:szCs w:val="22"/>
              </w:rPr>
              <w:t>s</w:t>
            </w:r>
            <w:r w:rsidRPr="00561990">
              <w:rPr>
                <w:rFonts w:ascii="Times New Roman" w:hAnsi="Times New Roman" w:cs="Times New Roman"/>
                <w:sz w:val="22"/>
                <w:szCs w:val="22"/>
              </w:rPr>
              <w:t xml:space="preserve"> and time </w:t>
            </w:r>
            <w:r w:rsidRPr="00561990">
              <w:rPr>
                <w:rFonts w:ascii="Times New Roman" w:hAnsi="Times New Roman" w:cs="Times New Roman"/>
                <w:i/>
                <w:sz w:val="22"/>
                <w:szCs w:val="22"/>
              </w:rPr>
              <w:t>t</w:t>
            </w:r>
          </w:p>
        </w:tc>
      </w:tr>
      <w:tr w:rsidR="00E66D0F" w:rsidRPr="00561990" w14:paraId="4B174C1C" w14:textId="77777777" w:rsidTr="00561990">
        <w:tc>
          <w:tcPr>
            <w:tcW w:w="1368" w:type="dxa"/>
          </w:tcPr>
          <w:p w14:paraId="059A1E29" w14:textId="375C6B25" w:rsidR="00E66D0F" w:rsidRPr="00561990" w:rsidRDefault="00AB641F" w:rsidP="00D81325">
            <w:pPr>
              <w:jc w:val="right"/>
              <w:rPr>
                <w:rFonts w:ascii="Times New Roman" w:eastAsia="MS Mincho" w:hAnsi="Times New Roman" w:cs="Times New Roman"/>
                <w:sz w:val="22"/>
                <w:szCs w:val="22"/>
              </w:rPr>
            </w:pPr>
            <m:oMathPara>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m:oMathPara>
          </w:p>
        </w:tc>
        <w:tc>
          <w:tcPr>
            <w:tcW w:w="2250" w:type="dxa"/>
          </w:tcPr>
          <w:p w14:paraId="7CB23F59" w14:textId="1F9F5A9A"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Variation in detection</w:t>
            </w:r>
          </w:p>
        </w:tc>
        <w:tc>
          <w:tcPr>
            <w:tcW w:w="5220" w:type="dxa"/>
            <w:gridSpan w:val="2"/>
          </w:tcPr>
          <w:p w14:paraId="0483B083" w14:textId="31B8E1DB"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 xml:space="preserve">Variation in detection </w:t>
            </w:r>
            <w:del w:id="3" w:author="anon anon" w:date="2017-01-10T13:52:00Z">
              <w:r w:rsidRPr="00561990" w:rsidDel="00764229">
                <w:rPr>
                  <w:rFonts w:ascii="Times New Roman" w:hAnsi="Times New Roman" w:cs="Times New Roman"/>
                  <w:sz w:val="22"/>
                  <w:szCs w:val="22"/>
                </w:rPr>
                <w:delText xml:space="preserve">probability </w:delText>
              </w:r>
            </w:del>
            <w:ins w:id="4" w:author="anon anon" w:date="2017-01-10T13:52:00Z">
              <w:r w:rsidRPr="00561990">
                <w:rPr>
                  <w:rFonts w:ascii="Times New Roman" w:hAnsi="Times New Roman" w:cs="Times New Roman"/>
                  <w:sz w:val="22"/>
                  <w:szCs w:val="22"/>
                </w:rPr>
                <w:t xml:space="preserve">rate </w:t>
              </w:r>
            </w:ins>
            <w:r w:rsidRPr="00561990">
              <w:rPr>
                <w:rFonts w:ascii="Times New Roman" w:hAnsi="Times New Roman" w:cs="Times New Roman"/>
                <w:sz w:val="22"/>
                <w:szCs w:val="22"/>
              </w:rPr>
              <w:t>among sites and years</w:t>
            </w:r>
          </w:p>
        </w:tc>
      </w:tr>
      <w:tr w:rsidR="00E66D0F" w:rsidRPr="00561990" w14:paraId="6A9F4FFD" w14:textId="77777777" w:rsidTr="00561990">
        <w:tc>
          <w:tcPr>
            <w:tcW w:w="1368" w:type="dxa"/>
          </w:tcPr>
          <w:p w14:paraId="57CFA2B1" w14:textId="05CD31B2" w:rsidR="00E66D0F" w:rsidRPr="00561990" w:rsidRDefault="00AB641F" w:rsidP="00D81325">
            <w:pPr>
              <w:jc w:val="right"/>
              <w:rPr>
                <w:rFonts w:ascii="Times New Roman" w:eastAsia="MS Mincho" w:hAnsi="Times New Roman" w:cs="Times New Roman"/>
                <w:sz w:val="22"/>
                <w:szCs w:val="22"/>
              </w:rPr>
            </w:pPr>
            <m:oMathPara>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2</m:t>
                    </m:r>
                  </m:sup>
                </m:sSubSup>
              </m:oMath>
            </m:oMathPara>
          </w:p>
        </w:tc>
        <w:tc>
          <w:tcPr>
            <w:tcW w:w="2250" w:type="dxa"/>
          </w:tcPr>
          <w:p w14:paraId="0A145FA4" w14:textId="75DE0BCA" w:rsidR="00E66D0F" w:rsidRPr="00561990" w:rsidRDefault="007D6485" w:rsidP="007860BB">
            <w:pPr>
              <w:rPr>
                <w:rFonts w:ascii="Times New Roman" w:hAnsi="Times New Roman" w:cs="Times New Roman"/>
                <w:sz w:val="22"/>
                <w:szCs w:val="22"/>
              </w:rPr>
            </w:pPr>
            <w:r w:rsidRPr="00561990">
              <w:rPr>
                <w:rFonts w:ascii="Times New Roman" w:hAnsi="Times New Roman" w:cs="Times New Roman"/>
                <w:sz w:val="22"/>
                <w:szCs w:val="22"/>
              </w:rPr>
              <w:t>Detection variance</w:t>
            </w:r>
          </w:p>
        </w:tc>
        <w:tc>
          <w:tcPr>
            <w:tcW w:w="5220" w:type="dxa"/>
            <w:gridSpan w:val="2"/>
          </w:tcPr>
          <w:p w14:paraId="53A135F1" w14:textId="28F64741"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Variance of </w:t>
            </w:r>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w:p>
        </w:tc>
      </w:tr>
      <w:tr w:rsidR="00E66D0F" w:rsidRPr="00561990" w14:paraId="08AA256E" w14:textId="77777777" w:rsidTr="00561990">
        <w:tc>
          <w:tcPr>
            <w:tcW w:w="1368" w:type="dxa"/>
          </w:tcPr>
          <w:p w14:paraId="7CCC9D42" w14:textId="7777777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w:t>
            </w:r>
          </w:p>
        </w:tc>
        <w:tc>
          <w:tcPr>
            <w:tcW w:w="2250" w:type="dxa"/>
          </w:tcPr>
          <w:p w14:paraId="527A80D7" w14:textId="77777777" w:rsidR="00E66D0F" w:rsidRPr="00561990" w:rsidRDefault="00E66D0F" w:rsidP="007860BB">
            <w:pPr>
              <w:rPr>
                <w:rFonts w:ascii="Times New Roman" w:hAnsi="Times New Roman" w:cs="Times New Roman"/>
                <w:sz w:val="22"/>
                <w:szCs w:val="22"/>
              </w:rPr>
            </w:pPr>
          </w:p>
        </w:tc>
        <w:tc>
          <w:tcPr>
            <w:tcW w:w="5220" w:type="dxa"/>
            <w:gridSpan w:val="2"/>
          </w:tcPr>
          <w:p w14:paraId="50B9F2F3" w14:textId="4012FE7F" w:rsidR="00E66D0F" w:rsidRPr="00561990" w:rsidRDefault="00E66D0F" w:rsidP="007860BB">
            <w:pPr>
              <w:rPr>
                <w:rFonts w:ascii="Times New Roman" w:hAnsi="Times New Roman" w:cs="Times New Roman"/>
                <w:sz w:val="22"/>
                <w:szCs w:val="22"/>
              </w:rPr>
            </w:pPr>
          </w:p>
        </w:tc>
      </w:tr>
      <w:tr w:rsidR="00E66D0F" w:rsidRPr="00561990" w14:paraId="61AD3AAA" w14:textId="77777777" w:rsidTr="00561990">
        <w:tc>
          <w:tcPr>
            <w:tcW w:w="1368" w:type="dxa"/>
          </w:tcPr>
          <w:p w14:paraId="026A9593" w14:textId="77777777" w:rsidR="00E66D0F" w:rsidRPr="00561990" w:rsidRDefault="00E66D0F" w:rsidP="007860BB">
            <w:pPr>
              <w:jc w:val="right"/>
              <w:rPr>
                <w:rFonts w:ascii="Times New Roman" w:hAnsi="Times New Roman" w:cs="Times New Roman"/>
                <w:sz w:val="22"/>
                <w:szCs w:val="22"/>
              </w:rPr>
            </w:pPr>
            <m:oMathPara>
              <m:oMath>
                <m:r>
                  <w:rPr>
                    <w:rFonts w:ascii="Cambria Math" w:hAnsi="Cambria Math" w:cs="Times New Roman"/>
                    <w:sz w:val="22"/>
                    <w:szCs w:val="22"/>
                  </w:rPr>
                  <m:t>ε</m:t>
                </m:r>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2250" w:type="dxa"/>
          </w:tcPr>
          <w:p w14:paraId="523FC5AF" w14:textId="6AC2218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contribution</w:t>
            </w:r>
          </w:p>
        </w:tc>
        <w:tc>
          <w:tcPr>
            <w:tcW w:w="5220" w:type="dxa"/>
            <w:gridSpan w:val="2"/>
          </w:tcPr>
          <w:p w14:paraId="4DF8ED1C" w14:textId="06B95DB6"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contribution (component?, variation?) to abundance following an Ornstein-Uhlenbeck process</w:t>
            </w:r>
          </w:p>
        </w:tc>
      </w:tr>
      <w:tr w:rsidR="00E66D0F" w:rsidRPr="00561990" w14:paraId="2089D3B2" w14:textId="77777777" w:rsidTr="00561990">
        <w:tc>
          <w:tcPr>
            <w:tcW w:w="1368" w:type="dxa"/>
          </w:tcPr>
          <w:p w14:paraId="4DB08764" w14:textId="1AC33874" w:rsidR="00E66D0F" w:rsidRPr="00561990" w:rsidRDefault="00AB641F"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m:t>
                    </m:r>
                  </m:sub>
                  <m:sup>
                    <m:r>
                      <w:rPr>
                        <w:rFonts w:ascii="Cambria Math" w:hAnsi="Cambria Math" w:cs="Times New Roman"/>
                        <w:sz w:val="22"/>
                        <w:szCs w:val="22"/>
                      </w:rPr>
                      <m:t>2</m:t>
                    </m:r>
                  </m:sup>
                </m:sSubSup>
                <m:r>
                  <w:rPr>
                    <w:rFonts w:ascii="Cambria Math" w:hAnsi="Cambria Math" w:cs="Times New Roman"/>
                    <w:sz w:val="22"/>
                    <w:szCs w:val="22"/>
                  </w:rPr>
                  <m:t>(s)</m:t>
                </m:r>
              </m:oMath>
            </m:oMathPara>
          </w:p>
        </w:tc>
        <w:tc>
          <w:tcPr>
            <w:tcW w:w="2250" w:type="dxa"/>
          </w:tcPr>
          <w:p w14:paraId="42CCD834" w14:textId="348D2464"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Spatial variance</w:t>
            </w:r>
          </w:p>
        </w:tc>
        <w:tc>
          <w:tcPr>
            <w:tcW w:w="5220" w:type="dxa"/>
            <w:gridSpan w:val="2"/>
          </w:tcPr>
          <w:p w14:paraId="0846D5EE" w14:textId="6E8C9376"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Variance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xml:space="preserve"> following an OU process</w:t>
            </w:r>
          </w:p>
        </w:tc>
      </w:tr>
      <w:tr w:rsidR="00E66D0F" w:rsidRPr="00561990" w14:paraId="476C3E74" w14:textId="77777777" w:rsidTr="00561990">
        <w:tc>
          <w:tcPr>
            <w:tcW w:w="1368" w:type="dxa"/>
          </w:tcPr>
          <w:p w14:paraId="628B0B09" w14:textId="77777777" w:rsidR="00E66D0F" w:rsidRPr="00561990" w:rsidRDefault="00AB641F"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m:oMathPara>
          </w:p>
        </w:tc>
        <w:tc>
          <w:tcPr>
            <w:tcW w:w="2250" w:type="dxa"/>
          </w:tcPr>
          <w:p w14:paraId="600300E0" w14:textId="25B9DCD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decay rate</w:t>
            </w:r>
          </w:p>
        </w:tc>
        <w:tc>
          <w:tcPr>
            <w:tcW w:w="5220" w:type="dxa"/>
            <w:gridSpan w:val="2"/>
          </w:tcPr>
          <w:p w14:paraId="0B333B07" w14:textId="446BE9D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Exponential spatial decay rate in the correlation between parent and child nodes</w:t>
            </w:r>
          </w:p>
        </w:tc>
      </w:tr>
      <w:tr w:rsidR="00E66D0F" w:rsidRPr="00561990" w14:paraId="648D9877" w14:textId="77777777" w:rsidTr="00561990">
        <w:tc>
          <w:tcPr>
            <w:tcW w:w="1368" w:type="dxa"/>
          </w:tcPr>
          <w:p w14:paraId="1EA4C9D9" w14:textId="77777777" w:rsidR="00E66D0F" w:rsidRPr="00561990" w:rsidRDefault="00AB641F"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2</m:t>
                    </m:r>
                  </m:sup>
                </m:sSubSup>
              </m:oMath>
            </m:oMathPara>
          </w:p>
        </w:tc>
        <w:tc>
          <w:tcPr>
            <w:tcW w:w="2250" w:type="dxa"/>
          </w:tcPr>
          <w:p w14:paraId="29CCC006" w14:textId="66599C50"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Asymptotic spatial variation</w:t>
            </w:r>
          </w:p>
        </w:tc>
        <w:tc>
          <w:tcPr>
            <w:tcW w:w="5220" w:type="dxa"/>
            <w:gridSpan w:val="2"/>
          </w:tcPr>
          <w:p w14:paraId="32E05E47" w14:textId="67B53DFD"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Parameter governing asymptotic variation in the spatial OU process for two sites that are far apart</w:t>
            </w:r>
          </w:p>
        </w:tc>
      </w:tr>
      <w:tr w:rsidR="00E66D0F" w:rsidRPr="00561990" w14:paraId="7FE34F8C" w14:textId="77777777" w:rsidTr="00561990">
        <w:tc>
          <w:tcPr>
            <w:tcW w:w="1368" w:type="dxa"/>
          </w:tcPr>
          <w:p w14:paraId="271F02CB" w14:textId="5FCD124D" w:rsidR="00E66D0F" w:rsidRPr="00561990" w:rsidRDefault="00AB641F"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m:r>
                  <w:rPr>
                    <w:rFonts w:ascii="Cambria Math" w:hAnsi="Cambria Math" w:cs="Times New Roman"/>
                    <w:sz w:val="22"/>
                    <w:szCs w:val="22"/>
                  </w:rPr>
                  <m:t>(s)</m:t>
                </m:r>
              </m:oMath>
            </m:oMathPara>
          </w:p>
        </w:tc>
        <w:tc>
          <w:tcPr>
            <w:tcW w:w="2250" w:type="dxa"/>
          </w:tcPr>
          <w:p w14:paraId="7EB797EB" w14:textId="16CE871A"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Spatial correlation</w:t>
            </w:r>
          </w:p>
        </w:tc>
        <w:tc>
          <w:tcPr>
            <w:tcW w:w="5220" w:type="dxa"/>
            <w:gridSpan w:val="2"/>
          </w:tcPr>
          <w:p w14:paraId="6BBAFF5C" w14:textId="442D100F"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Spatial correlation for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resulting from an OU process</w:t>
            </w:r>
          </w:p>
        </w:tc>
      </w:tr>
      <w:tr w:rsidR="00E66D0F" w:rsidRPr="00561990" w14:paraId="78FB15CF" w14:textId="77777777" w:rsidTr="00561990">
        <w:trPr>
          <w:gridAfter w:val="1"/>
          <w:wAfter w:w="2970" w:type="dxa"/>
        </w:trPr>
        <w:tc>
          <w:tcPr>
            <w:tcW w:w="5868" w:type="dxa"/>
            <w:gridSpan w:val="3"/>
          </w:tcPr>
          <w:p w14:paraId="2F4158DE" w14:textId="564EB91D"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w:t>
            </w:r>
          </w:p>
        </w:tc>
      </w:tr>
      <w:tr w:rsidR="00E66D0F" w:rsidRPr="00561990" w14:paraId="24016217" w14:textId="77777777" w:rsidTr="00561990">
        <w:tc>
          <w:tcPr>
            <w:tcW w:w="1368" w:type="dxa"/>
          </w:tcPr>
          <w:p w14:paraId="5380AC3F" w14:textId="77777777" w:rsidR="00E66D0F" w:rsidRPr="00561990" w:rsidRDefault="00AB641F"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oMath>
            </m:oMathPara>
          </w:p>
        </w:tc>
        <w:tc>
          <w:tcPr>
            <w:tcW w:w="2250" w:type="dxa"/>
          </w:tcPr>
          <w:p w14:paraId="4F193AE4" w14:textId="0C21A25A"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variation</w:t>
            </w:r>
          </w:p>
        </w:tc>
        <w:tc>
          <w:tcPr>
            <w:tcW w:w="5220" w:type="dxa"/>
            <w:gridSpan w:val="2"/>
          </w:tcPr>
          <w:p w14:paraId="0A5CC515" w14:textId="0D41EE53"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variation in abundance resulting from AR1 autoregressive process</w:t>
            </w:r>
          </w:p>
        </w:tc>
      </w:tr>
      <w:tr w:rsidR="00E66D0F" w:rsidRPr="00561990" w14:paraId="7C74E06E" w14:textId="77777777" w:rsidTr="00561990">
        <w:tc>
          <w:tcPr>
            <w:tcW w:w="1368" w:type="dxa"/>
          </w:tcPr>
          <w:p w14:paraId="641CCD51" w14:textId="473FEB75" w:rsidR="00E66D0F" w:rsidRPr="00561990" w:rsidRDefault="00AB641F" w:rsidP="007860BB">
            <w:pPr>
              <w:jc w:val="right"/>
              <w:rPr>
                <w:rFonts w:ascii="Times New Roman"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oMath>
            </m:oMathPara>
          </w:p>
        </w:tc>
        <w:tc>
          <w:tcPr>
            <w:tcW w:w="2250" w:type="dxa"/>
          </w:tcPr>
          <w:p w14:paraId="49C2807A" w14:textId="015E0920"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correlation</w:t>
            </w:r>
          </w:p>
        </w:tc>
        <w:tc>
          <w:tcPr>
            <w:tcW w:w="5220" w:type="dxa"/>
            <w:gridSpan w:val="2"/>
          </w:tcPr>
          <w:p w14:paraId="3FFD88C6" w14:textId="588D6928"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correlation in the annual AR1 process</w:t>
            </w:r>
          </w:p>
        </w:tc>
      </w:tr>
      <w:tr w:rsidR="00E66D0F" w:rsidRPr="00561990" w14:paraId="0887045C" w14:textId="77777777" w:rsidTr="00561990">
        <w:tc>
          <w:tcPr>
            <w:tcW w:w="1368" w:type="dxa"/>
          </w:tcPr>
          <w:p w14:paraId="2AD2C743" w14:textId="77777777" w:rsidR="00E66D0F" w:rsidRPr="00561990" w:rsidRDefault="00AB641F"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2</m:t>
                    </m:r>
                  </m:sup>
                </m:sSubSup>
              </m:oMath>
            </m:oMathPara>
          </w:p>
        </w:tc>
        <w:tc>
          <w:tcPr>
            <w:tcW w:w="2250" w:type="dxa"/>
          </w:tcPr>
          <w:p w14:paraId="462D77E0" w14:textId="0F90CD78"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variance</w:t>
            </w:r>
          </w:p>
        </w:tc>
        <w:tc>
          <w:tcPr>
            <w:tcW w:w="5220" w:type="dxa"/>
            <w:gridSpan w:val="2"/>
          </w:tcPr>
          <w:p w14:paraId="73330D02" w14:textId="01F1B2CA"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Variance describing the temporal AR1 process</w:t>
            </w:r>
          </w:p>
        </w:tc>
      </w:tr>
      <w:tr w:rsidR="00E66D0F" w:rsidRPr="00561990" w14:paraId="3E09FAC7" w14:textId="77777777" w:rsidTr="00561990">
        <w:trPr>
          <w:gridAfter w:val="1"/>
          <w:wAfter w:w="2970" w:type="dxa"/>
        </w:trPr>
        <w:tc>
          <w:tcPr>
            <w:tcW w:w="5868" w:type="dxa"/>
            <w:gridSpan w:val="3"/>
          </w:tcPr>
          <w:p w14:paraId="3EBEF000" w14:textId="50535551"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Spatio-temporal</w:t>
            </w:r>
          </w:p>
        </w:tc>
      </w:tr>
      <w:tr w:rsidR="00E66D0F" w:rsidRPr="00561990" w14:paraId="7D596C0A" w14:textId="77777777" w:rsidTr="00561990">
        <w:tc>
          <w:tcPr>
            <w:tcW w:w="1368" w:type="dxa"/>
          </w:tcPr>
          <w:p w14:paraId="1FE688C6" w14:textId="77777777" w:rsidR="00E66D0F" w:rsidRPr="00561990" w:rsidRDefault="00AB641F"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2250" w:type="dxa"/>
          </w:tcPr>
          <w:p w14:paraId="517A660B" w14:textId="41273AF4"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Spatio-temporal variation</w:t>
            </w:r>
          </w:p>
        </w:tc>
        <w:tc>
          <w:tcPr>
            <w:tcW w:w="5220" w:type="dxa"/>
            <w:gridSpan w:val="2"/>
          </w:tcPr>
          <w:p w14:paraId="6A19DDA8" w14:textId="2D6CA512"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Spatio-temporal variation in abundance resulting from OU process</w:t>
            </w:r>
          </w:p>
        </w:tc>
      </w:tr>
      <w:tr w:rsidR="00E66D0F" w:rsidRPr="00561990" w14:paraId="0107EDD7" w14:textId="77777777" w:rsidTr="00561990">
        <w:tc>
          <w:tcPr>
            <w:tcW w:w="1368" w:type="dxa"/>
          </w:tcPr>
          <w:p w14:paraId="518A6348" w14:textId="1C8FD23F" w:rsidR="00E66D0F" w:rsidRPr="00561990" w:rsidRDefault="00AB641F" w:rsidP="00EA32E3">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st</m:t>
                    </m:r>
                  </m:sub>
                  <m:sup>
                    <m:r>
                      <w:rPr>
                        <w:rFonts w:ascii="Cambria Math" w:hAnsi="Cambria Math" w:cs="Times New Roman"/>
                        <w:sz w:val="22"/>
                        <w:szCs w:val="22"/>
                      </w:rPr>
                      <m:t>2</m:t>
                    </m:r>
                  </m:sup>
                </m:sSubSup>
                <m:r>
                  <w:rPr>
                    <w:rFonts w:ascii="Cambria Math" w:hAnsi="Cambria Math" w:cs="Times New Roman"/>
                    <w:sz w:val="22"/>
                    <w:szCs w:val="22"/>
                  </w:rPr>
                  <m:t>(s)</m:t>
                </m:r>
              </m:oMath>
            </m:oMathPara>
          </w:p>
        </w:tc>
        <w:tc>
          <w:tcPr>
            <w:tcW w:w="2250" w:type="dxa"/>
          </w:tcPr>
          <w:p w14:paraId="55447003" w14:textId="515EE9A0"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Spatio-temporal variance</w:t>
            </w:r>
          </w:p>
        </w:tc>
        <w:tc>
          <w:tcPr>
            <w:tcW w:w="5220" w:type="dxa"/>
            <w:gridSpan w:val="2"/>
          </w:tcPr>
          <w:p w14:paraId="450F8FAE" w14:textId="38E16CD6"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Spatio-temporal variance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xml:space="preserve"> </w:t>
            </w:r>
          </w:p>
        </w:tc>
      </w:tr>
      <w:tr w:rsidR="00E66D0F" w:rsidRPr="00561990" w14:paraId="27EF74AB" w14:textId="77777777" w:rsidTr="00561990">
        <w:tc>
          <w:tcPr>
            <w:tcW w:w="1368" w:type="dxa"/>
          </w:tcPr>
          <w:p w14:paraId="283C0C9A" w14:textId="36BBDCEC" w:rsidR="00E66D0F" w:rsidRPr="00561990" w:rsidRDefault="00AB641F" w:rsidP="007860BB">
            <w:pPr>
              <w:tabs>
                <w:tab w:val="left" w:pos="760"/>
              </w:tabs>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oMath>
            </m:oMathPara>
          </w:p>
        </w:tc>
        <w:tc>
          <w:tcPr>
            <w:tcW w:w="2250" w:type="dxa"/>
          </w:tcPr>
          <w:p w14:paraId="19AC9D3E" w14:textId="3E2BCDD9"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Temporal decay</w:t>
            </w:r>
          </w:p>
        </w:tc>
        <w:tc>
          <w:tcPr>
            <w:tcW w:w="5220" w:type="dxa"/>
            <w:gridSpan w:val="2"/>
          </w:tcPr>
          <w:p w14:paraId="22BC2BF7" w14:textId="4B9DD881"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 xml:space="preserve">Temporal decay rate of spatio-temporal variation, representing correlation for a given site in year </w:t>
            </w:r>
            <m:oMath>
              <m:r>
                <w:rPr>
                  <w:rFonts w:ascii="Cambria Math" w:hAnsi="Cambria Math" w:cs="Times New Roman"/>
                  <w:sz w:val="22"/>
                  <w:szCs w:val="22"/>
                </w:rPr>
                <m:t>t</m:t>
              </m:r>
            </m:oMath>
            <w:r w:rsidRPr="00561990">
              <w:rPr>
                <w:rFonts w:ascii="Times New Roman" w:hAnsi="Times New Roman" w:cs="Times New Roman"/>
                <w:sz w:val="22"/>
                <w:szCs w:val="22"/>
              </w:rPr>
              <w:t xml:space="preserve"> and year </w:t>
            </w:r>
            <m:oMath>
              <m:r>
                <w:rPr>
                  <w:rFonts w:ascii="Cambria Math" w:hAnsi="Cambria Math" w:cs="Times New Roman"/>
                  <w:sz w:val="22"/>
                  <w:szCs w:val="22"/>
                </w:rPr>
                <m:t>t+1</m:t>
              </m:r>
            </m:oMath>
          </w:p>
        </w:tc>
      </w:tr>
      <w:tr w:rsidR="00E66D0F" w:rsidRPr="00561990" w14:paraId="1F8FAD10" w14:textId="77777777" w:rsidTr="00561990">
        <w:tc>
          <w:tcPr>
            <w:tcW w:w="1368" w:type="dxa"/>
          </w:tcPr>
          <w:p w14:paraId="285B7C5B" w14:textId="56B33CBC" w:rsidR="00E66D0F" w:rsidRPr="00561990" w:rsidRDefault="00AB641F"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υ</m:t>
                    </m:r>
                  </m:sub>
                </m:sSub>
                <m:r>
                  <w:rPr>
                    <w:rFonts w:ascii="Cambria Math" w:hAnsi="Cambria Math" w:cs="Times New Roman"/>
                    <w:sz w:val="22"/>
                    <w:szCs w:val="22"/>
                  </w:rPr>
                  <m:t>(s)</m:t>
                </m:r>
              </m:oMath>
            </m:oMathPara>
          </w:p>
        </w:tc>
        <w:tc>
          <w:tcPr>
            <w:tcW w:w="2250" w:type="dxa"/>
          </w:tcPr>
          <w:p w14:paraId="651BF239" w14:textId="4F0B01E6"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Spatio-temporal correlation</w:t>
            </w:r>
          </w:p>
        </w:tc>
        <w:tc>
          <w:tcPr>
            <w:tcW w:w="5220" w:type="dxa"/>
            <w:gridSpan w:val="2"/>
          </w:tcPr>
          <w:p w14:paraId="58BE820A" w14:textId="4BE23B43"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Spatio-temporal correlation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resulting from an OU process</w:t>
            </w:r>
          </w:p>
        </w:tc>
      </w:tr>
      <w:tr w:rsidR="00E66D0F" w:rsidRPr="00561990" w14:paraId="355CD728" w14:textId="77777777" w:rsidTr="00561990">
        <w:tc>
          <w:tcPr>
            <w:tcW w:w="1368" w:type="dxa"/>
          </w:tcPr>
          <w:p w14:paraId="65EEFE80" w14:textId="77777777" w:rsidR="00E66D0F" w:rsidRPr="00561990" w:rsidRDefault="00AB641F"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oMath>
            </m:oMathPara>
          </w:p>
        </w:tc>
        <w:tc>
          <w:tcPr>
            <w:tcW w:w="2250" w:type="dxa"/>
          </w:tcPr>
          <w:p w14:paraId="7B099984" w14:textId="710C1AD7"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Spatio-temporal decay</w:t>
            </w:r>
          </w:p>
        </w:tc>
        <w:tc>
          <w:tcPr>
            <w:tcW w:w="5220" w:type="dxa"/>
            <w:gridSpan w:val="2"/>
          </w:tcPr>
          <w:p w14:paraId="1CA65D7A" w14:textId="765AD521"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Spatial decay rate for spatio-temporal variation</w:t>
            </w:r>
          </w:p>
        </w:tc>
      </w:tr>
      <w:tr w:rsidR="00E66D0F" w:rsidRPr="00561990" w14:paraId="46E93543" w14:textId="77777777" w:rsidTr="00561990">
        <w:tc>
          <w:tcPr>
            <w:tcW w:w="1368" w:type="dxa"/>
          </w:tcPr>
          <w:p w14:paraId="45B6D819" w14:textId="77777777" w:rsidR="00E66D0F" w:rsidRPr="00561990" w:rsidRDefault="00AB641F"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2250" w:type="dxa"/>
          </w:tcPr>
          <w:p w14:paraId="7F8E8A72" w14:textId="491DE3B9"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Asymptotic spatio-temporal variance</w:t>
            </w:r>
          </w:p>
        </w:tc>
        <w:tc>
          <w:tcPr>
            <w:tcW w:w="5220" w:type="dxa"/>
            <w:gridSpan w:val="2"/>
          </w:tcPr>
          <w:p w14:paraId="128D0443" w14:textId="02005196"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Parameter governing asymptotic variance describing the spatio-temporal OU process for two sites that are far apart</w:t>
            </w:r>
          </w:p>
        </w:tc>
      </w:tr>
      <w:tr w:rsidR="00E66D0F" w:rsidRPr="00561990" w14:paraId="71A094DD" w14:textId="77777777" w:rsidTr="00561990">
        <w:trPr>
          <w:gridAfter w:val="1"/>
          <w:wAfter w:w="2970" w:type="dxa"/>
        </w:trPr>
        <w:tc>
          <w:tcPr>
            <w:tcW w:w="5868" w:type="dxa"/>
            <w:gridSpan w:val="3"/>
          </w:tcPr>
          <w:p w14:paraId="32DA0939" w14:textId="29F121E7" w:rsidR="00E66D0F" w:rsidRPr="00561990" w:rsidRDefault="00DB511D" w:rsidP="00D21F59">
            <w:pPr>
              <w:rPr>
                <w:rFonts w:ascii="Times New Roman" w:hAnsi="Times New Roman" w:cs="Times New Roman"/>
                <w:sz w:val="22"/>
                <w:szCs w:val="22"/>
              </w:rPr>
            </w:pPr>
            <w:r w:rsidRPr="00561990">
              <w:rPr>
                <w:rFonts w:ascii="Times New Roman" w:eastAsia="MS Mincho" w:hAnsi="Times New Roman" w:cs="Times New Roman"/>
                <w:sz w:val="22"/>
                <w:szCs w:val="22"/>
              </w:rPr>
              <w:t>Independent</w:t>
            </w:r>
          </w:p>
        </w:tc>
      </w:tr>
      <w:tr w:rsidR="00E66D0F" w:rsidRPr="00561990" w14:paraId="727849FF" w14:textId="77777777" w:rsidTr="00561990">
        <w:tc>
          <w:tcPr>
            <w:tcW w:w="1368" w:type="dxa"/>
          </w:tcPr>
          <w:p w14:paraId="6E7E5DFC" w14:textId="4624FED3" w:rsidR="00E66D0F" w:rsidRPr="00561990" w:rsidRDefault="00AB641F" w:rsidP="00D21F59">
            <w:pPr>
              <w:jc w:val="right"/>
              <w:rPr>
                <w:rFonts w:ascii="Times New Roman" w:eastAsia="MS Mincho"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2250" w:type="dxa"/>
          </w:tcPr>
          <w:p w14:paraId="3C75868C" w14:textId="304662D9" w:rsidR="00E66D0F" w:rsidRPr="00561990" w:rsidRDefault="00E66D0F" w:rsidP="00D21F59">
            <w:pPr>
              <w:rPr>
                <w:rFonts w:ascii="Times New Roman" w:hAnsi="Times New Roman" w:cs="Times New Roman"/>
                <w:sz w:val="22"/>
                <w:szCs w:val="22"/>
              </w:rPr>
            </w:pPr>
            <w:r w:rsidRPr="00561990">
              <w:rPr>
                <w:rFonts w:ascii="Times New Roman" w:hAnsi="Times New Roman" w:cs="Times New Roman"/>
                <w:sz w:val="22"/>
                <w:szCs w:val="22"/>
              </w:rPr>
              <w:t>Overdispersion</w:t>
            </w:r>
          </w:p>
        </w:tc>
        <w:tc>
          <w:tcPr>
            <w:tcW w:w="5220" w:type="dxa"/>
            <w:gridSpan w:val="2"/>
          </w:tcPr>
          <w:p w14:paraId="00E87FB7" w14:textId="74F32DDB" w:rsidR="00E66D0F" w:rsidRPr="00561990" w:rsidRDefault="00E66D0F" w:rsidP="00D21F59">
            <w:pPr>
              <w:rPr>
                <w:rFonts w:ascii="Times New Roman" w:hAnsi="Times New Roman" w:cs="Times New Roman"/>
                <w:sz w:val="22"/>
                <w:szCs w:val="22"/>
              </w:rPr>
            </w:pPr>
            <w:r w:rsidRPr="00561990">
              <w:rPr>
                <w:rFonts w:ascii="Times New Roman" w:hAnsi="Times New Roman" w:cs="Times New Roman"/>
                <w:sz w:val="22"/>
                <w:szCs w:val="22"/>
              </w:rPr>
              <w:t>Random log-normal variation beyond Poisson expectation (also termed overdispersion or nugget)</w:t>
            </w:r>
          </w:p>
        </w:tc>
      </w:tr>
      <w:tr w:rsidR="00E66D0F" w:rsidRPr="00561990" w14:paraId="4D1C50D8" w14:textId="77777777" w:rsidTr="00561990">
        <w:tc>
          <w:tcPr>
            <w:tcW w:w="1368" w:type="dxa"/>
          </w:tcPr>
          <w:p w14:paraId="52E9331D" w14:textId="3AE1A3DF" w:rsidR="00E66D0F" w:rsidRPr="00561990" w:rsidRDefault="00AB641F" w:rsidP="00D21F59">
            <w:pPr>
              <w:jc w:val="right"/>
              <w:rPr>
                <w:rFonts w:ascii="Times New Roman" w:eastAsia="MS Mincho"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2</m:t>
                    </m:r>
                  </m:sup>
                </m:sSubSup>
              </m:oMath>
            </m:oMathPara>
          </w:p>
        </w:tc>
        <w:tc>
          <w:tcPr>
            <w:tcW w:w="2250" w:type="dxa"/>
          </w:tcPr>
          <w:p w14:paraId="6E6D688D" w14:textId="32BCA9F3" w:rsidR="00E66D0F" w:rsidRPr="00561990" w:rsidRDefault="00E66D0F" w:rsidP="00D21F59">
            <w:pPr>
              <w:rPr>
                <w:rFonts w:ascii="Times New Roman" w:hAnsi="Times New Roman" w:cs="Times New Roman"/>
                <w:sz w:val="22"/>
                <w:szCs w:val="22"/>
              </w:rPr>
            </w:pPr>
            <w:r w:rsidRPr="00561990">
              <w:rPr>
                <w:rFonts w:ascii="Times New Roman" w:hAnsi="Times New Roman" w:cs="Times New Roman"/>
                <w:sz w:val="22"/>
                <w:szCs w:val="22"/>
              </w:rPr>
              <w:t>Overdispersion variance</w:t>
            </w:r>
          </w:p>
        </w:tc>
        <w:tc>
          <w:tcPr>
            <w:tcW w:w="5220" w:type="dxa"/>
            <w:gridSpan w:val="2"/>
          </w:tcPr>
          <w:p w14:paraId="575AAFEF" w14:textId="32E0107C" w:rsidR="00E66D0F" w:rsidRPr="00561990" w:rsidRDefault="00E66D0F" w:rsidP="00D21F59">
            <w:pPr>
              <w:rPr>
                <w:rFonts w:ascii="Times New Roman" w:hAnsi="Times New Roman" w:cs="Times New Roman"/>
                <w:sz w:val="22"/>
                <w:szCs w:val="22"/>
              </w:rPr>
            </w:pPr>
            <w:r w:rsidRPr="00561990">
              <w:rPr>
                <w:rFonts w:ascii="Times New Roman" w:hAnsi="Times New Roman" w:cs="Times New Roman"/>
                <w:sz w:val="22"/>
                <w:szCs w:val="22"/>
              </w:rPr>
              <w:t>Variance term for the Poisson log-normal overdispersion term [</w:t>
            </w:r>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w:r w:rsidRPr="00561990">
              <w:rPr>
                <w:rFonts w:ascii="Times New Roman" w:hAnsi="Times New Roman" w:cs="Times New Roman"/>
                <w:sz w:val="22"/>
                <w:szCs w:val="22"/>
              </w:rPr>
              <w:t>]</w:t>
            </w:r>
          </w:p>
        </w:tc>
      </w:tr>
      <w:tr w:rsidR="00E66D0F" w:rsidRPr="00561990" w14:paraId="2989F40F" w14:textId="77777777" w:rsidTr="00561990">
        <w:tc>
          <w:tcPr>
            <w:tcW w:w="1368" w:type="dxa"/>
          </w:tcPr>
          <w:p w14:paraId="290CD94A" w14:textId="77777777" w:rsidR="00E66D0F" w:rsidRPr="00561990" w:rsidRDefault="00E66D0F" w:rsidP="00D21F59">
            <w:pPr>
              <w:jc w:val="right"/>
              <w:rPr>
                <w:rFonts w:ascii="Times New Roman" w:eastAsia="MS Mincho" w:hAnsi="Times New Roman" w:cs="Times New Roman"/>
                <w:sz w:val="22"/>
                <w:szCs w:val="22"/>
              </w:rPr>
            </w:pPr>
          </w:p>
        </w:tc>
        <w:tc>
          <w:tcPr>
            <w:tcW w:w="2250" w:type="dxa"/>
          </w:tcPr>
          <w:p w14:paraId="6CF8AC3E" w14:textId="0AD0A2AD" w:rsidR="00E66D0F" w:rsidRPr="00561990" w:rsidRDefault="00E66D0F" w:rsidP="00D21F59">
            <w:pPr>
              <w:rPr>
                <w:rFonts w:ascii="Times New Roman" w:hAnsi="Times New Roman" w:cs="Times New Roman"/>
                <w:sz w:val="22"/>
                <w:szCs w:val="22"/>
              </w:rPr>
            </w:pPr>
          </w:p>
        </w:tc>
        <w:tc>
          <w:tcPr>
            <w:tcW w:w="5220" w:type="dxa"/>
            <w:gridSpan w:val="2"/>
          </w:tcPr>
          <w:p w14:paraId="13A7DB04" w14:textId="77777777" w:rsidR="00E66D0F" w:rsidRPr="00561990" w:rsidRDefault="00E66D0F" w:rsidP="00D21F59">
            <w:pPr>
              <w:rPr>
                <w:rFonts w:ascii="Times New Roman" w:hAnsi="Times New Roman" w:cs="Times New Roman"/>
                <w:sz w:val="22"/>
                <w:szCs w:val="22"/>
              </w:rPr>
            </w:pPr>
          </w:p>
        </w:tc>
      </w:tr>
    </w:tbl>
    <w:p w14:paraId="3D49FDF1" w14:textId="77777777" w:rsidR="007860BB" w:rsidRPr="00561990" w:rsidRDefault="007860BB" w:rsidP="007860BB">
      <w:pPr>
        <w:rPr>
          <w:rFonts w:ascii="Times New Roman" w:hAnsi="Times New Roman" w:cs="Times New Roman"/>
        </w:rPr>
      </w:pPr>
    </w:p>
    <w:p w14:paraId="1517D717" w14:textId="36CB028A" w:rsidR="00A41ADD" w:rsidRPr="00561990" w:rsidRDefault="00D21F59" w:rsidP="00A41ADD">
      <w:pPr>
        <w:rPr>
          <w:rFonts w:ascii="Times New Roman" w:hAnsi="Times New Roman" w:cs="Times New Roman"/>
        </w:rPr>
      </w:pPr>
      <w:r w:rsidRPr="00561990">
        <w:rPr>
          <w:rFonts w:ascii="Times New Roman" w:hAnsi="Times New Roman" w:cs="Times New Roman"/>
        </w:rPr>
        <w:t>Table 1b</w:t>
      </w:r>
      <w:r w:rsidR="00A41ADD" w:rsidRPr="00561990">
        <w:rPr>
          <w:rFonts w:ascii="Times New Roman" w:hAnsi="Times New Roman" w:cs="Times New Roman"/>
        </w:rPr>
        <w:t>. Description of data used in the model. See Materials and Methods for relevant equations and detailed descriptions.</w:t>
      </w:r>
    </w:p>
    <w:p w14:paraId="4EA3506A" w14:textId="77777777" w:rsidR="00A41ADD" w:rsidRPr="00561990" w:rsidRDefault="00A41ADD" w:rsidP="00A41ADD">
      <w:pPr>
        <w:rPr>
          <w:rFonts w:ascii="Times New Roman" w:hAnsi="Times New Roman" w:cs="Times New Roman"/>
        </w:rPr>
      </w:pPr>
    </w:p>
    <w:tbl>
      <w:tblPr>
        <w:tblStyle w:val="TableGrid"/>
        <w:tblW w:w="892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1890"/>
        <w:gridCol w:w="5580"/>
      </w:tblGrid>
      <w:tr w:rsidR="00643BA7" w:rsidRPr="00561990" w14:paraId="039411F1" w14:textId="77777777" w:rsidTr="00643BA7">
        <w:tc>
          <w:tcPr>
            <w:tcW w:w="1458" w:type="dxa"/>
            <w:tcBorders>
              <w:top w:val="single" w:sz="4" w:space="0" w:color="auto"/>
              <w:bottom w:val="single" w:sz="4" w:space="0" w:color="auto"/>
            </w:tcBorders>
          </w:tcPr>
          <w:p w14:paraId="6A50E226" w14:textId="77777777"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Parameter</w:t>
            </w:r>
          </w:p>
        </w:tc>
        <w:tc>
          <w:tcPr>
            <w:tcW w:w="1890" w:type="dxa"/>
            <w:tcBorders>
              <w:top w:val="single" w:sz="4" w:space="0" w:color="auto"/>
              <w:bottom w:val="single" w:sz="4" w:space="0" w:color="auto"/>
            </w:tcBorders>
          </w:tcPr>
          <w:p w14:paraId="0C1D2D95" w14:textId="78AB01CF"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Name</w:t>
            </w:r>
          </w:p>
        </w:tc>
        <w:tc>
          <w:tcPr>
            <w:tcW w:w="5580" w:type="dxa"/>
            <w:tcBorders>
              <w:top w:val="single" w:sz="4" w:space="0" w:color="auto"/>
              <w:bottom w:val="single" w:sz="4" w:space="0" w:color="auto"/>
            </w:tcBorders>
          </w:tcPr>
          <w:p w14:paraId="3C00BE5F" w14:textId="5C92F065"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Description</w:t>
            </w:r>
          </w:p>
        </w:tc>
      </w:tr>
      <w:tr w:rsidR="00643BA7" w:rsidRPr="00561990" w14:paraId="7AD09790" w14:textId="77777777" w:rsidTr="00643BA7">
        <w:tc>
          <w:tcPr>
            <w:tcW w:w="1458" w:type="dxa"/>
          </w:tcPr>
          <w:p w14:paraId="3292B9E3" w14:textId="133B9D1A" w:rsidR="00643BA7" w:rsidRPr="00561990" w:rsidRDefault="00643BA7" w:rsidP="00A41ADD">
            <w:pPr>
              <w:jc w:val="right"/>
              <w:rPr>
                <w:rFonts w:ascii="Times New Roman" w:hAnsi="Times New Roman" w:cs="Times New Roman"/>
                <w:sz w:val="22"/>
                <w:szCs w:val="22"/>
              </w:rPr>
            </w:pPr>
            <m:oMathPara>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oMath>
            </m:oMathPara>
          </w:p>
        </w:tc>
        <w:tc>
          <w:tcPr>
            <w:tcW w:w="1890" w:type="dxa"/>
          </w:tcPr>
          <w:p w14:paraId="4BEEB620" w14:textId="537164A6" w:rsidR="00643BA7" w:rsidRPr="00561990" w:rsidRDefault="00643BA7" w:rsidP="00A41ADD">
            <w:pPr>
              <w:rPr>
                <w:rFonts w:ascii="Times New Roman" w:hAnsi="Times New Roman" w:cs="Times New Roman"/>
              </w:rPr>
            </w:pPr>
            <w:r w:rsidRPr="00561990">
              <w:rPr>
                <w:rFonts w:ascii="Times New Roman" w:hAnsi="Times New Roman" w:cs="Times New Roman"/>
              </w:rPr>
              <w:t>Covariate data</w:t>
            </w:r>
          </w:p>
        </w:tc>
        <w:tc>
          <w:tcPr>
            <w:tcW w:w="5580" w:type="dxa"/>
          </w:tcPr>
          <w:p w14:paraId="41F1F854" w14:textId="566A6D44" w:rsidR="00643BA7" w:rsidRPr="00561990" w:rsidRDefault="00643BA7" w:rsidP="00A41ADD">
            <w:pPr>
              <w:rPr>
                <w:rFonts w:ascii="Times New Roman" w:hAnsi="Times New Roman" w:cs="Times New Roman"/>
                <w:sz w:val="22"/>
                <w:szCs w:val="22"/>
              </w:rPr>
            </w:pPr>
            <w:r w:rsidRPr="00561990">
              <w:rPr>
                <w:rFonts w:ascii="Times New Roman" w:hAnsi="Times New Roman" w:cs="Times New Roman"/>
              </w:rPr>
              <w:t>Row-vector of measured variables affecting abundance (which includes an intercept term)</w:t>
            </w:r>
          </w:p>
        </w:tc>
      </w:tr>
      <w:tr w:rsidR="00643BA7" w:rsidRPr="00561990" w14:paraId="6B4E7668" w14:textId="77777777" w:rsidTr="00643BA7">
        <w:tc>
          <w:tcPr>
            <w:tcW w:w="1458" w:type="dxa"/>
          </w:tcPr>
          <w:p w14:paraId="2F53627B" w14:textId="60B8CE76" w:rsidR="00643BA7" w:rsidRPr="00561990" w:rsidRDefault="00AB641F" w:rsidP="00A41ADD">
            <w:pPr>
              <w:jc w:val="right"/>
              <w:rPr>
                <w:rFonts w:ascii="Times New Roman"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d,t</m:t>
                    </m:r>
                  </m:sub>
                </m:sSub>
                <m:d>
                  <m:dPr>
                    <m:ctrlPr>
                      <w:rPr>
                        <w:rFonts w:ascii="Cambria Math" w:hAnsi="Cambria Math" w:cs="Times New Roman"/>
                        <w:i/>
                      </w:rPr>
                    </m:ctrlPr>
                  </m:dPr>
                  <m:e>
                    <m:r>
                      <w:rPr>
                        <w:rFonts w:ascii="Cambria Math" w:hAnsi="Cambria Math" w:cs="Times New Roman"/>
                      </w:rPr>
                      <m:t>s</m:t>
                    </m:r>
                  </m:e>
                </m:d>
              </m:oMath>
            </m:oMathPara>
          </w:p>
        </w:tc>
        <w:tc>
          <w:tcPr>
            <w:tcW w:w="1890" w:type="dxa"/>
          </w:tcPr>
          <w:p w14:paraId="32DC28E5" w14:textId="61CDA1C3" w:rsidR="00643BA7" w:rsidRPr="00561990" w:rsidRDefault="00643BA7" w:rsidP="00E10E94">
            <w:pPr>
              <w:rPr>
                <w:rFonts w:ascii="Times New Roman" w:hAnsi="Times New Roman" w:cs="Times New Roman"/>
              </w:rPr>
            </w:pPr>
            <w:r w:rsidRPr="00561990">
              <w:rPr>
                <w:rFonts w:ascii="Times New Roman" w:hAnsi="Times New Roman" w:cs="Times New Roman"/>
              </w:rPr>
              <w:t>Count</w:t>
            </w:r>
            <w:r w:rsidR="002101B4" w:rsidRPr="00561990">
              <w:rPr>
                <w:rFonts w:ascii="Times New Roman" w:hAnsi="Times New Roman" w:cs="Times New Roman"/>
              </w:rPr>
              <w:t xml:space="preserve"> data</w:t>
            </w:r>
          </w:p>
        </w:tc>
        <w:tc>
          <w:tcPr>
            <w:tcW w:w="5580" w:type="dxa"/>
          </w:tcPr>
          <w:p w14:paraId="2CF5C334" w14:textId="1FCDBD19" w:rsidR="00643BA7" w:rsidRPr="00561990" w:rsidRDefault="00643BA7" w:rsidP="00E10E94">
            <w:pPr>
              <w:rPr>
                <w:rFonts w:ascii="Times New Roman" w:hAnsi="Times New Roman" w:cs="Times New Roman"/>
                <w:sz w:val="22"/>
                <w:szCs w:val="22"/>
              </w:rPr>
            </w:pPr>
            <w:r w:rsidRPr="00561990">
              <w:rPr>
                <w:rFonts w:ascii="Times New Roman" w:hAnsi="Times New Roman" w:cs="Times New Roman"/>
              </w:rPr>
              <w:t xml:space="preserve">Counts of fish for depletion pass </w:t>
            </w:r>
            <m:oMath>
              <m:r>
                <w:rPr>
                  <w:rFonts w:ascii="Cambria Math" w:hAnsi="Cambria Math" w:cs="Times New Roman"/>
                </w:rPr>
                <m:t>d</m:t>
              </m:r>
            </m:oMath>
            <w:r w:rsidRPr="00561990">
              <w:rPr>
                <w:rFonts w:ascii="Times New Roman" w:hAnsi="Times New Roman" w:cs="Times New Roman"/>
              </w:rPr>
              <w:t xml:space="preserve"> (</w:t>
            </w:r>
            <m:oMath>
              <m:r>
                <w:rPr>
                  <w:rFonts w:ascii="Cambria Math" w:hAnsi="Cambria Math" w:cs="Times New Roman"/>
                </w:rPr>
                <m:t>d∈{1,2,3}</m:t>
              </m:r>
            </m:oMath>
            <w:r w:rsidRPr="00561990">
              <w:rPr>
                <w:rFonts w:ascii="Times New Roman" w:hAnsi="Times New Roman" w:cs="Times New Roman"/>
              </w:rPr>
              <w:t xml:space="preserve">), site and year </w:t>
            </w:r>
            <w:r w:rsidRPr="00561990">
              <w:rPr>
                <w:rFonts w:ascii="Times New Roman" w:hAnsi="Times New Roman" w:cs="Times New Roman"/>
                <w:i/>
              </w:rPr>
              <w:t>t</w:t>
            </w:r>
            <w:r w:rsidRPr="00561990">
              <w:rPr>
                <w:rFonts w:ascii="Times New Roman" w:hAnsi="Times New Roman" w:cs="Times New Roman"/>
              </w:rPr>
              <w:t xml:space="preserve"> assuming that each individual is equally likely to be captured in a depletion pass given that it was not removed during a previous pass</w:t>
            </w:r>
          </w:p>
        </w:tc>
      </w:tr>
      <w:tr w:rsidR="00643BA7" w:rsidRPr="00561990" w14:paraId="1B0B99EA" w14:textId="77777777" w:rsidTr="00643BA7">
        <w:tc>
          <w:tcPr>
            <w:tcW w:w="1458" w:type="dxa"/>
          </w:tcPr>
          <w:p w14:paraId="43BA3E0F" w14:textId="77777777" w:rsidR="00643BA7" w:rsidRPr="00561990" w:rsidRDefault="00AB641F" w:rsidP="00A41ADD">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oMath>
            </m:oMathPara>
          </w:p>
        </w:tc>
        <w:tc>
          <w:tcPr>
            <w:tcW w:w="1890" w:type="dxa"/>
          </w:tcPr>
          <w:p w14:paraId="4CA563B0" w14:textId="699D2355" w:rsidR="00643BA7" w:rsidRPr="00561990" w:rsidRDefault="00643BA7" w:rsidP="00A41ADD">
            <w:pPr>
              <w:rPr>
                <w:rFonts w:ascii="Times New Roman" w:hAnsi="Times New Roman" w:cs="Times New Roman"/>
                <w:sz w:val="22"/>
                <w:szCs w:val="22"/>
              </w:rPr>
            </w:pPr>
            <w:r w:rsidRPr="00561990">
              <w:rPr>
                <w:rFonts w:ascii="Times New Roman" w:hAnsi="Times New Roman" w:cs="Times New Roman"/>
                <w:sz w:val="22"/>
                <w:szCs w:val="22"/>
              </w:rPr>
              <w:t>Offset</w:t>
            </w:r>
          </w:p>
        </w:tc>
        <w:tc>
          <w:tcPr>
            <w:tcW w:w="5580" w:type="dxa"/>
          </w:tcPr>
          <w:p w14:paraId="5AEB96F8" w14:textId="4C72325D" w:rsidR="00643BA7" w:rsidRPr="00477B72" w:rsidRDefault="00477B72" w:rsidP="00477B72">
            <w:pPr>
              <w:rPr>
                <w:rFonts w:ascii="Times New Roman" w:hAnsi="Times New Roman" w:cs="Times New Roman"/>
                <w:sz w:val="22"/>
                <w:szCs w:val="22"/>
              </w:rPr>
            </w:pPr>
            <w:r>
              <w:rPr>
                <w:rFonts w:ascii="Times New Roman" w:hAnsi="Times New Roman" w:cs="Times New Roman"/>
                <w:sz w:val="22"/>
                <w:szCs w:val="22"/>
              </w:rPr>
              <w:t>Relative l</w:t>
            </w:r>
            <w:r w:rsidR="00643BA7" w:rsidRPr="00561990">
              <w:rPr>
                <w:rFonts w:ascii="Times New Roman" w:hAnsi="Times New Roman" w:cs="Times New Roman"/>
                <w:sz w:val="22"/>
                <w:szCs w:val="22"/>
              </w:rPr>
              <w:t xml:space="preserve">ength of stream </w:t>
            </w:r>
            <w:r>
              <w:rPr>
                <w:rFonts w:ascii="Times New Roman" w:hAnsi="Times New Roman" w:cs="Times New Roman"/>
                <w:sz w:val="22"/>
                <w:szCs w:val="22"/>
              </w:rPr>
              <w:t>surveyed</w:t>
            </w:r>
            <w:r w:rsidR="00643BA7" w:rsidRPr="00561990">
              <w:rPr>
                <w:rFonts w:ascii="Times New Roman" w:hAnsi="Times New Roman" w:cs="Times New Roman"/>
                <w:sz w:val="22"/>
                <w:szCs w:val="22"/>
              </w:rPr>
              <w:t xml:space="preserve"> to standardize abundance to fish per 100 m</w:t>
            </w:r>
            <w:r>
              <w:rPr>
                <w:rFonts w:ascii="Times New Roman" w:hAnsi="Times New Roman" w:cs="Times New Roman"/>
                <w:sz w:val="22"/>
                <w:szCs w:val="22"/>
              </w:rPr>
              <w:t xml:space="preserve"> (Offset = Length</w:t>
            </w:r>
            <w:r>
              <w:rPr>
                <w:rFonts w:ascii="Times New Roman" w:hAnsi="Times New Roman" w:cs="Times New Roman"/>
                <w:sz w:val="22"/>
                <w:szCs w:val="22"/>
              </w:rPr>
              <w:softHyphen/>
            </w:r>
            <w:r>
              <w:rPr>
                <w:rFonts w:ascii="Times New Roman" w:hAnsi="Times New Roman" w:cs="Times New Roman"/>
                <w:sz w:val="22"/>
                <w:szCs w:val="22"/>
                <w:vertAlign w:val="subscript"/>
              </w:rPr>
              <w:t>survey</w:t>
            </w:r>
            <w:r>
              <w:rPr>
                <w:rFonts w:ascii="Times New Roman" w:hAnsi="Times New Roman" w:cs="Times New Roman"/>
                <w:sz w:val="22"/>
                <w:szCs w:val="22"/>
              </w:rPr>
              <w:t>/100)</w:t>
            </w:r>
          </w:p>
        </w:tc>
      </w:tr>
      <w:tr w:rsidR="00643BA7" w:rsidRPr="00561990" w14:paraId="66902ADD" w14:textId="77777777" w:rsidTr="00643BA7">
        <w:tc>
          <w:tcPr>
            <w:tcW w:w="1458" w:type="dxa"/>
          </w:tcPr>
          <w:p w14:paraId="5D4A0FF2" w14:textId="738B878C" w:rsidR="00643BA7" w:rsidRPr="00561990" w:rsidRDefault="00643BA7" w:rsidP="00A41ADD">
            <w:pPr>
              <w:jc w:val="right"/>
              <w:rPr>
                <w:rFonts w:ascii="Times New Roman" w:eastAsia="MS Mincho" w:hAnsi="Times New Roman" w:cs="Times New Roman"/>
                <w:sz w:val="22"/>
                <w:szCs w:val="22"/>
              </w:rPr>
            </w:pPr>
          </w:p>
        </w:tc>
        <w:tc>
          <w:tcPr>
            <w:tcW w:w="1890" w:type="dxa"/>
          </w:tcPr>
          <w:p w14:paraId="7253171F" w14:textId="77777777" w:rsidR="00643BA7" w:rsidRPr="00561990" w:rsidRDefault="00643BA7" w:rsidP="00A41ADD">
            <w:pPr>
              <w:rPr>
                <w:rFonts w:ascii="Times New Roman" w:hAnsi="Times New Roman" w:cs="Times New Roman"/>
                <w:sz w:val="22"/>
                <w:szCs w:val="22"/>
              </w:rPr>
            </w:pPr>
          </w:p>
        </w:tc>
        <w:tc>
          <w:tcPr>
            <w:tcW w:w="5580" w:type="dxa"/>
          </w:tcPr>
          <w:p w14:paraId="7D52A4FB" w14:textId="7FEE417B" w:rsidR="00643BA7" w:rsidRPr="00561990" w:rsidRDefault="00643BA7" w:rsidP="00A41ADD">
            <w:pPr>
              <w:rPr>
                <w:rFonts w:ascii="Times New Roman" w:hAnsi="Times New Roman" w:cs="Times New Roman"/>
                <w:sz w:val="22"/>
                <w:szCs w:val="22"/>
              </w:rPr>
            </w:pPr>
          </w:p>
        </w:tc>
      </w:tr>
    </w:tbl>
    <w:p w14:paraId="43C95FE3" w14:textId="77777777" w:rsidR="00A41ADD" w:rsidRPr="00561990" w:rsidRDefault="00A41ADD" w:rsidP="00A41ADD">
      <w:pPr>
        <w:rPr>
          <w:rFonts w:ascii="Times New Roman" w:hAnsi="Times New Roman" w:cs="Times New Roman"/>
        </w:rPr>
      </w:pPr>
    </w:p>
    <w:p w14:paraId="434AA42C" w14:textId="77777777" w:rsidR="007860BB" w:rsidRPr="00561990" w:rsidRDefault="007860BB" w:rsidP="007860BB">
      <w:pPr>
        <w:tabs>
          <w:tab w:val="left" w:pos="360"/>
          <w:tab w:val="left" w:pos="8640"/>
        </w:tabs>
        <w:rPr>
          <w:rFonts w:ascii="Times New Roman" w:hAnsi="Times New Roman" w:cs="Times New Roman"/>
        </w:rPr>
      </w:pPr>
    </w:p>
    <w:p w14:paraId="2188FF15" w14:textId="77777777" w:rsidR="007860BB" w:rsidRPr="00561990" w:rsidRDefault="007860BB" w:rsidP="007860BB">
      <w:pPr>
        <w:tabs>
          <w:tab w:val="left" w:pos="360"/>
          <w:tab w:val="left" w:pos="8640"/>
        </w:tabs>
        <w:rPr>
          <w:rFonts w:ascii="Times New Roman" w:hAnsi="Times New Roman" w:cs="Times New Roman"/>
        </w:rPr>
      </w:pPr>
    </w:p>
    <w:p w14:paraId="1FAE8CF7" w14:textId="77777777" w:rsidR="007860BB" w:rsidRPr="00561990" w:rsidRDefault="007860BB" w:rsidP="007860BB">
      <w:pPr>
        <w:tabs>
          <w:tab w:val="left" w:pos="360"/>
          <w:tab w:val="left" w:pos="8640"/>
        </w:tabs>
        <w:rPr>
          <w:rFonts w:ascii="Times New Roman" w:hAnsi="Times New Roman" w:cs="Times New Roman"/>
        </w:rPr>
      </w:pPr>
    </w:p>
    <w:p w14:paraId="0662AC63" w14:textId="7B8810E6"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 xml:space="preserve">Table </w:t>
      </w:r>
      <w:r w:rsidR="00B109A7" w:rsidRPr="00561990">
        <w:rPr>
          <w:rFonts w:ascii="Times New Roman" w:hAnsi="Times New Roman" w:cs="Times New Roman"/>
        </w:rPr>
        <w:t xml:space="preserve">2. </w:t>
      </w:r>
      <w:r w:rsidRPr="00561990">
        <w:rPr>
          <w:rFonts w:ascii="Times New Roman" w:hAnsi="Times New Roman" w:cs="Times New Roman"/>
        </w:rPr>
        <w:t xml:space="preserve"> </w:t>
      </w:r>
      <w:r w:rsidR="00B0260B" w:rsidRPr="00561990">
        <w:rPr>
          <w:rFonts w:ascii="Times New Roman" w:hAnsi="Times New Roman" w:cs="Times New Roman"/>
        </w:rPr>
        <w:t>Summary table of covariate values</w:t>
      </w:r>
      <w:r w:rsidRPr="00561990">
        <w:rPr>
          <w:rFonts w:ascii="Times New Roman" w:hAnsi="Times New Roman" w:cs="Times New Roman"/>
        </w:rPr>
        <w:t xml:space="preserve"> for</w:t>
      </w:r>
      <w:r w:rsidR="00B0260B" w:rsidRPr="00561990">
        <w:rPr>
          <w:rFonts w:ascii="Times New Roman" w:hAnsi="Times New Roman" w:cs="Times New Roman"/>
        </w:rPr>
        <w:t xml:space="preserve"> the</w:t>
      </w:r>
      <w:r w:rsidRPr="00561990">
        <w:rPr>
          <w:rFonts w:ascii="Times New Roman" w:hAnsi="Times New Roman" w:cs="Times New Roman"/>
        </w:rPr>
        <w:t xml:space="preserve"> W. Susquehanna </w:t>
      </w:r>
      <w:r w:rsidR="00B0260B" w:rsidRPr="00561990">
        <w:rPr>
          <w:rFonts w:ascii="Times New Roman" w:hAnsi="Times New Roman" w:cs="Times New Roman"/>
        </w:rPr>
        <w:t xml:space="preserve">watershed </w:t>
      </w:r>
      <w:r w:rsidRPr="00561990">
        <w:rPr>
          <w:rFonts w:ascii="Times New Roman" w:hAnsi="Times New Roman" w:cs="Times New Roman"/>
        </w:rPr>
        <w:t xml:space="preserve">by </w:t>
      </w:r>
      <w:r w:rsidR="00B0260B" w:rsidRPr="00561990">
        <w:rPr>
          <w:rFonts w:ascii="Times New Roman" w:hAnsi="Times New Roman" w:cs="Times New Roman"/>
        </w:rPr>
        <w:t>catchment for draining into each stream reach.</w:t>
      </w:r>
    </w:p>
    <w:p w14:paraId="127BFE7A" w14:textId="77777777" w:rsidR="007860BB" w:rsidRPr="00561990" w:rsidRDefault="007860BB" w:rsidP="007860BB">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7860BB" w:rsidRPr="00561990" w14:paraId="24D3AC52" w14:textId="77777777" w:rsidTr="007860BB">
        <w:tc>
          <w:tcPr>
            <w:tcW w:w="0" w:type="auto"/>
            <w:tcBorders>
              <w:bottom w:val="single" w:sz="0" w:space="0" w:color="auto"/>
            </w:tcBorders>
            <w:vAlign w:val="bottom"/>
          </w:tcPr>
          <w:p w14:paraId="39DE3DC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Variable</w:t>
            </w:r>
          </w:p>
        </w:tc>
        <w:tc>
          <w:tcPr>
            <w:tcW w:w="0" w:type="auto"/>
            <w:tcBorders>
              <w:bottom w:val="single" w:sz="0" w:space="0" w:color="auto"/>
            </w:tcBorders>
            <w:vAlign w:val="bottom"/>
          </w:tcPr>
          <w:p w14:paraId="1DF3C7C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Mean</w:t>
            </w:r>
          </w:p>
        </w:tc>
        <w:tc>
          <w:tcPr>
            <w:tcW w:w="0" w:type="auto"/>
            <w:tcBorders>
              <w:bottom w:val="single" w:sz="0" w:space="0" w:color="auto"/>
            </w:tcBorders>
            <w:vAlign w:val="bottom"/>
          </w:tcPr>
          <w:p w14:paraId="2C437BF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Min</w:t>
            </w:r>
          </w:p>
        </w:tc>
        <w:tc>
          <w:tcPr>
            <w:tcW w:w="0" w:type="auto"/>
            <w:tcBorders>
              <w:bottom w:val="single" w:sz="0" w:space="0" w:color="auto"/>
            </w:tcBorders>
            <w:vAlign w:val="bottom"/>
          </w:tcPr>
          <w:p w14:paraId="33F6F9A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Max</w:t>
            </w:r>
          </w:p>
        </w:tc>
      </w:tr>
      <w:tr w:rsidR="007860BB" w:rsidRPr="00561990" w14:paraId="6F1C73AF" w14:textId="77777777" w:rsidTr="007860BB">
        <w:tc>
          <w:tcPr>
            <w:tcW w:w="0" w:type="auto"/>
          </w:tcPr>
          <w:p w14:paraId="678691E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Percent forest cover (%)</w:t>
            </w:r>
          </w:p>
        </w:tc>
        <w:tc>
          <w:tcPr>
            <w:tcW w:w="0" w:type="auto"/>
          </w:tcPr>
          <w:p w14:paraId="3098ACD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79.15</w:t>
            </w:r>
          </w:p>
        </w:tc>
        <w:tc>
          <w:tcPr>
            <w:tcW w:w="0" w:type="auto"/>
          </w:tcPr>
          <w:p w14:paraId="6C2B0D4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w:t>
            </w:r>
          </w:p>
        </w:tc>
        <w:tc>
          <w:tcPr>
            <w:tcW w:w="0" w:type="auto"/>
          </w:tcPr>
          <w:p w14:paraId="4AA9CCA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100</w:t>
            </w:r>
          </w:p>
        </w:tc>
      </w:tr>
      <w:tr w:rsidR="007860BB" w:rsidRPr="00561990" w14:paraId="3D93F632" w14:textId="77777777" w:rsidTr="007860BB">
        <w:tc>
          <w:tcPr>
            <w:tcW w:w="0" w:type="auto"/>
          </w:tcPr>
          <w:p w14:paraId="318F05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Percent surficial coarseness (AB?)</w:t>
            </w:r>
          </w:p>
        </w:tc>
        <w:tc>
          <w:tcPr>
            <w:tcW w:w="0" w:type="auto"/>
          </w:tcPr>
          <w:p w14:paraId="56C17C9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6.62</w:t>
            </w:r>
          </w:p>
        </w:tc>
        <w:tc>
          <w:tcPr>
            <w:tcW w:w="0" w:type="auto"/>
          </w:tcPr>
          <w:p w14:paraId="57D5A7E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w:t>
            </w:r>
          </w:p>
        </w:tc>
        <w:tc>
          <w:tcPr>
            <w:tcW w:w="0" w:type="auto"/>
          </w:tcPr>
          <w:p w14:paraId="3A9693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100</w:t>
            </w:r>
          </w:p>
        </w:tc>
      </w:tr>
      <w:tr w:rsidR="007860BB" w:rsidRPr="00561990" w14:paraId="0EB238BA" w14:textId="77777777" w:rsidTr="007860BB">
        <w:tc>
          <w:tcPr>
            <w:tcW w:w="0" w:type="auto"/>
          </w:tcPr>
          <w:p w14:paraId="7058B6E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summer mean temperature (C)</w:t>
            </w:r>
          </w:p>
        </w:tc>
        <w:tc>
          <w:tcPr>
            <w:tcW w:w="0" w:type="auto"/>
          </w:tcPr>
          <w:p w14:paraId="166D947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17.74</w:t>
            </w:r>
          </w:p>
        </w:tc>
        <w:tc>
          <w:tcPr>
            <w:tcW w:w="0" w:type="auto"/>
          </w:tcPr>
          <w:p w14:paraId="04E627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15.21</w:t>
            </w:r>
          </w:p>
        </w:tc>
        <w:tc>
          <w:tcPr>
            <w:tcW w:w="0" w:type="auto"/>
          </w:tcPr>
          <w:p w14:paraId="0C8613C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21.66</w:t>
            </w:r>
          </w:p>
        </w:tc>
      </w:tr>
      <w:tr w:rsidR="007860BB" w:rsidRPr="00561990" w14:paraId="05B7BAB8" w14:textId="77777777" w:rsidTr="007860BB">
        <w:tc>
          <w:tcPr>
            <w:tcW w:w="0" w:type="auto"/>
          </w:tcPr>
          <w:p w14:paraId="6636F33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fall mean temperature (C)</w:t>
            </w:r>
          </w:p>
        </w:tc>
        <w:tc>
          <w:tcPr>
            <w:tcW w:w="0" w:type="auto"/>
          </w:tcPr>
          <w:p w14:paraId="651D4EE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3.49</w:t>
            </w:r>
          </w:p>
        </w:tc>
        <w:tc>
          <w:tcPr>
            <w:tcW w:w="0" w:type="auto"/>
          </w:tcPr>
          <w:p w14:paraId="306A0B61"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-0.09</w:t>
            </w:r>
          </w:p>
        </w:tc>
        <w:tc>
          <w:tcPr>
            <w:tcW w:w="0" w:type="auto"/>
          </w:tcPr>
          <w:p w14:paraId="6F4358E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7.3</w:t>
            </w:r>
          </w:p>
        </w:tc>
      </w:tr>
      <w:tr w:rsidR="007860BB" w:rsidRPr="00561990" w14:paraId="62251D22" w14:textId="77777777" w:rsidTr="007860BB">
        <w:tc>
          <w:tcPr>
            <w:tcW w:w="0" w:type="auto"/>
          </w:tcPr>
          <w:p w14:paraId="7482DBE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Winter mean temperature (C)</w:t>
            </w:r>
          </w:p>
        </w:tc>
        <w:tc>
          <w:tcPr>
            <w:tcW w:w="0" w:type="auto"/>
          </w:tcPr>
          <w:p w14:paraId="5B3B8D4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-1.77</w:t>
            </w:r>
          </w:p>
        </w:tc>
        <w:tc>
          <w:tcPr>
            <w:tcW w:w="0" w:type="auto"/>
          </w:tcPr>
          <w:p w14:paraId="16A6CA29"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-7.99</w:t>
            </w:r>
          </w:p>
        </w:tc>
        <w:tc>
          <w:tcPr>
            <w:tcW w:w="0" w:type="auto"/>
          </w:tcPr>
          <w:p w14:paraId="17A64EAE"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2.87</w:t>
            </w:r>
          </w:p>
        </w:tc>
      </w:tr>
      <w:tr w:rsidR="007860BB" w:rsidRPr="00561990" w14:paraId="5CCE5561" w14:textId="77777777" w:rsidTr="007860BB">
        <w:tc>
          <w:tcPr>
            <w:tcW w:w="0" w:type="auto"/>
          </w:tcPr>
          <w:p w14:paraId="44DB9CD5"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Spring mean temperature (C)</w:t>
            </w:r>
          </w:p>
        </w:tc>
        <w:tc>
          <w:tcPr>
            <w:tcW w:w="0" w:type="auto"/>
          </w:tcPr>
          <w:p w14:paraId="381C7E6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14.63</w:t>
            </w:r>
          </w:p>
        </w:tc>
        <w:tc>
          <w:tcPr>
            <w:tcW w:w="0" w:type="auto"/>
          </w:tcPr>
          <w:p w14:paraId="382A2C41"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10.31</w:t>
            </w:r>
          </w:p>
        </w:tc>
        <w:tc>
          <w:tcPr>
            <w:tcW w:w="0" w:type="auto"/>
          </w:tcPr>
          <w:p w14:paraId="44F09699"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17.31</w:t>
            </w:r>
          </w:p>
        </w:tc>
      </w:tr>
      <w:tr w:rsidR="007860BB" w:rsidRPr="00561990" w14:paraId="785808D7" w14:textId="77777777" w:rsidTr="007860BB">
        <w:tc>
          <w:tcPr>
            <w:tcW w:w="0" w:type="auto"/>
          </w:tcPr>
          <w:p w14:paraId="72AE565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summer mean precipitation (mm)</w:t>
            </w:r>
          </w:p>
        </w:tc>
        <w:tc>
          <w:tcPr>
            <w:tcW w:w="0" w:type="auto"/>
          </w:tcPr>
          <w:p w14:paraId="2533E562"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3.78</w:t>
            </w:r>
          </w:p>
        </w:tc>
        <w:tc>
          <w:tcPr>
            <w:tcW w:w="0" w:type="auto"/>
          </w:tcPr>
          <w:p w14:paraId="52F3B2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1.59</w:t>
            </w:r>
          </w:p>
        </w:tc>
        <w:tc>
          <w:tcPr>
            <w:tcW w:w="0" w:type="auto"/>
          </w:tcPr>
          <w:p w14:paraId="6A02613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8.92</w:t>
            </w:r>
          </w:p>
        </w:tc>
      </w:tr>
      <w:tr w:rsidR="007860BB" w:rsidRPr="00561990" w14:paraId="591BB049" w14:textId="77777777" w:rsidTr="007860BB">
        <w:tc>
          <w:tcPr>
            <w:tcW w:w="0" w:type="auto"/>
          </w:tcPr>
          <w:p w14:paraId="6458111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fall mean precipitation (mm)</w:t>
            </w:r>
          </w:p>
        </w:tc>
        <w:tc>
          <w:tcPr>
            <w:tcW w:w="0" w:type="auto"/>
          </w:tcPr>
          <w:p w14:paraId="2194C2A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2.99</w:t>
            </w:r>
          </w:p>
        </w:tc>
        <w:tc>
          <w:tcPr>
            <w:tcW w:w="0" w:type="auto"/>
          </w:tcPr>
          <w:p w14:paraId="62FB461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1.29</w:t>
            </w:r>
          </w:p>
        </w:tc>
        <w:tc>
          <w:tcPr>
            <w:tcW w:w="0" w:type="auto"/>
          </w:tcPr>
          <w:p w14:paraId="5CBCFBF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5.01</w:t>
            </w:r>
          </w:p>
        </w:tc>
      </w:tr>
      <w:tr w:rsidR="007860BB" w:rsidRPr="00561990" w14:paraId="46AEDEBE" w14:textId="77777777" w:rsidTr="007860BB">
        <w:tc>
          <w:tcPr>
            <w:tcW w:w="0" w:type="auto"/>
          </w:tcPr>
          <w:p w14:paraId="1646D42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Winter mean precipitation (mm)</w:t>
            </w:r>
          </w:p>
        </w:tc>
        <w:tc>
          <w:tcPr>
            <w:tcW w:w="0" w:type="auto"/>
          </w:tcPr>
          <w:p w14:paraId="3645009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2.58</w:t>
            </w:r>
          </w:p>
        </w:tc>
        <w:tc>
          <w:tcPr>
            <w:tcW w:w="0" w:type="auto"/>
          </w:tcPr>
          <w:p w14:paraId="103515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1.1</w:t>
            </w:r>
          </w:p>
        </w:tc>
        <w:tc>
          <w:tcPr>
            <w:tcW w:w="0" w:type="auto"/>
          </w:tcPr>
          <w:p w14:paraId="5F86852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4.73</w:t>
            </w:r>
          </w:p>
        </w:tc>
      </w:tr>
      <w:tr w:rsidR="007860BB" w:rsidRPr="00561990" w14:paraId="7F9CB723" w14:textId="77777777" w:rsidTr="007860BB">
        <w:tc>
          <w:tcPr>
            <w:tcW w:w="0" w:type="auto"/>
          </w:tcPr>
          <w:p w14:paraId="3DA3F3FE"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Spring mean precipitation (mm)</w:t>
            </w:r>
          </w:p>
        </w:tc>
        <w:tc>
          <w:tcPr>
            <w:tcW w:w="0" w:type="auto"/>
          </w:tcPr>
          <w:p w14:paraId="55D4305D"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2.91</w:t>
            </w:r>
          </w:p>
        </w:tc>
        <w:tc>
          <w:tcPr>
            <w:tcW w:w="0" w:type="auto"/>
          </w:tcPr>
          <w:p w14:paraId="485038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1.42</w:t>
            </w:r>
          </w:p>
        </w:tc>
        <w:tc>
          <w:tcPr>
            <w:tcW w:w="0" w:type="auto"/>
          </w:tcPr>
          <w:p w14:paraId="489462BD"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6.9</w:t>
            </w:r>
          </w:p>
        </w:tc>
      </w:tr>
    </w:tbl>
    <w:p w14:paraId="385825AC" w14:textId="77777777" w:rsidR="00C821D5" w:rsidRPr="00561990" w:rsidRDefault="00C821D5" w:rsidP="007860BB">
      <w:pPr>
        <w:rPr>
          <w:rFonts w:ascii="Times New Roman" w:hAnsi="Times New Roman" w:cs="Times New Roman"/>
        </w:rPr>
      </w:pPr>
    </w:p>
    <w:p w14:paraId="32ED95C2" w14:textId="77777777" w:rsidR="007860BB" w:rsidRPr="00561990" w:rsidRDefault="007860BB" w:rsidP="007860BB">
      <w:pPr>
        <w:rPr>
          <w:rFonts w:ascii="Times New Roman" w:hAnsi="Times New Roman" w:cs="Times New Roman"/>
        </w:rPr>
      </w:pPr>
    </w:p>
    <w:p w14:paraId="62A4BDA0" w14:textId="2566C4D2" w:rsidR="00B109A7" w:rsidRPr="00561990" w:rsidRDefault="00B109A7" w:rsidP="007860BB">
      <w:pPr>
        <w:rPr>
          <w:rFonts w:ascii="Times New Roman" w:hAnsi="Times New Roman" w:cs="Times New Roman"/>
        </w:rPr>
      </w:pPr>
      <w:r w:rsidRPr="00561990">
        <w:rPr>
          <w:rFonts w:ascii="Times New Roman" w:hAnsi="Times New Roman" w:cs="Times New Roman"/>
        </w:rPr>
        <w:t xml:space="preserve">Table 3. </w:t>
      </w:r>
      <w:r w:rsidR="00FE7BBE" w:rsidRPr="00561990">
        <w:rPr>
          <w:rFonts w:ascii="Times New Roman" w:hAnsi="Times New Roman" w:cs="Times New Roman"/>
        </w:rPr>
        <w:t>Description of models compared with AIC for adult and YOY Brook Trout populations in the West Susquehanna watershed.</w:t>
      </w:r>
    </w:p>
    <w:p w14:paraId="650B9025" w14:textId="77777777" w:rsidR="00B109A7" w:rsidRPr="00561990" w:rsidRDefault="00B109A7" w:rsidP="007860BB">
      <w:pPr>
        <w:rPr>
          <w:rFonts w:ascii="Times New Roman" w:hAnsi="Times New Roman" w:cs="Times New Roman"/>
        </w:rPr>
      </w:pPr>
    </w:p>
    <w:tbl>
      <w:tblPr>
        <w:tblStyle w:val="TableGrid"/>
        <w:tblW w:w="0" w:type="auto"/>
        <w:tblLook w:val="04A0" w:firstRow="1" w:lastRow="0" w:firstColumn="1" w:lastColumn="0" w:noHBand="0" w:noVBand="1"/>
      </w:tblPr>
      <w:tblGrid>
        <w:gridCol w:w="671"/>
        <w:gridCol w:w="2227"/>
        <w:gridCol w:w="6678"/>
      </w:tblGrid>
      <w:tr w:rsidR="00FE7BBE" w:rsidRPr="00561990" w14:paraId="49967AFC" w14:textId="77777777" w:rsidTr="00FE7BBE">
        <w:tc>
          <w:tcPr>
            <w:tcW w:w="671" w:type="dxa"/>
          </w:tcPr>
          <w:p w14:paraId="348E13E9" w14:textId="0AEB9C9D"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Num</w:t>
            </w:r>
          </w:p>
        </w:tc>
        <w:tc>
          <w:tcPr>
            <w:tcW w:w="2227" w:type="dxa"/>
          </w:tcPr>
          <w:p w14:paraId="499E92FB" w14:textId="0BE3ED1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Model</w:t>
            </w:r>
          </w:p>
        </w:tc>
        <w:tc>
          <w:tcPr>
            <w:tcW w:w="6678" w:type="dxa"/>
          </w:tcPr>
          <w:p w14:paraId="63799002" w14:textId="420BF5E2"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Model components</w:t>
            </w:r>
          </w:p>
        </w:tc>
      </w:tr>
      <w:tr w:rsidR="00FE7BBE" w:rsidRPr="00561990" w14:paraId="779114D8" w14:textId="77777777" w:rsidTr="00FE7BBE">
        <w:tc>
          <w:tcPr>
            <w:tcW w:w="671" w:type="dxa"/>
          </w:tcPr>
          <w:p w14:paraId="2CF902B8" w14:textId="5FE4A71B"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1</w:t>
            </w:r>
          </w:p>
        </w:tc>
        <w:tc>
          <w:tcPr>
            <w:tcW w:w="2227" w:type="dxa"/>
          </w:tcPr>
          <w:p w14:paraId="67EA1945" w14:textId="37AFB574"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Basic</w:t>
            </w:r>
          </w:p>
        </w:tc>
        <w:tc>
          <w:tcPr>
            <w:tcW w:w="6678" w:type="dxa"/>
          </w:tcPr>
          <w:p w14:paraId="1AD85066" w14:textId="0EBAFC45" w:rsidR="00B109A7" w:rsidRPr="00561990" w:rsidRDefault="00AB641F"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7CCE0D93" w14:textId="77777777" w:rsidTr="00FE7BBE">
        <w:tc>
          <w:tcPr>
            <w:tcW w:w="671" w:type="dxa"/>
          </w:tcPr>
          <w:p w14:paraId="13D9A0BA" w14:textId="61EBA600"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2</w:t>
            </w:r>
          </w:p>
        </w:tc>
        <w:tc>
          <w:tcPr>
            <w:tcW w:w="2227" w:type="dxa"/>
          </w:tcPr>
          <w:p w14:paraId="1EF7B599" w14:textId="64B5802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Spatial (S)</w:t>
            </w:r>
          </w:p>
        </w:tc>
        <w:tc>
          <w:tcPr>
            <w:tcW w:w="6678" w:type="dxa"/>
          </w:tcPr>
          <w:p w14:paraId="1FFE60A3" w14:textId="7DA1B222" w:rsidR="00B109A7" w:rsidRPr="00561990" w:rsidRDefault="00AB641F"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3E079D9A" w14:textId="77777777" w:rsidTr="00FE7BBE">
        <w:tc>
          <w:tcPr>
            <w:tcW w:w="671" w:type="dxa"/>
          </w:tcPr>
          <w:p w14:paraId="07EBC1BB" w14:textId="284C3D1F"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3</w:t>
            </w:r>
          </w:p>
        </w:tc>
        <w:tc>
          <w:tcPr>
            <w:tcW w:w="2227" w:type="dxa"/>
          </w:tcPr>
          <w:p w14:paraId="7A73EA30" w14:textId="6A4E9BA2"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Temporal (T)</w:t>
            </w:r>
          </w:p>
        </w:tc>
        <w:tc>
          <w:tcPr>
            <w:tcW w:w="6678" w:type="dxa"/>
          </w:tcPr>
          <w:p w14:paraId="4BEC29AD" w14:textId="37D14FA2" w:rsidR="00B109A7" w:rsidRPr="00561990" w:rsidRDefault="00AB641F"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4A8D2004" w14:textId="77777777" w:rsidTr="00FE7BBE">
        <w:tc>
          <w:tcPr>
            <w:tcW w:w="671" w:type="dxa"/>
          </w:tcPr>
          <w:p w14:paraId="4535E8EC" w14:textId="0FD1900D"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4</w:t>
            </w:r>
          </w:p>
        </w:tc>
        <w:tc>
          <w:tcPr>
            <w:tcW w:w="2227" w:type="dxa"/>
          </w:tcPr>
          <w:p w14:paraId="4035869E" w14:textId="3AD409E5"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T</w:t>
            </w:r>
          </w:p>
        </w:tc>
        <w:tc>
          <w:tcPr>
            <w:tcW w:w="6678" w:type="dxa"/>
          </w:tcPr>
          <w:p w14:paraId="607A2FEA" w14:textId="240990C5" w:rsidR="00B109A7" w:rsidRPr="00561990" w:rsidRDefault="00AB641F"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05B17C20" w14:textId="77777777" w:rsidTr="00FE7BBE">
        <w:tc>
          <w:tcPr>
            <w:tcW w:w="671" w:type="dxa"/>
          </w:tcPr>
          <w:p w14:paraId="23120489" w14:textId="759008A1"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5</w:t>
            </w:r>
          </w:p>
        </w:tc>
        <w:tc>
          <w:tcPr>
            <w:tcW w:w="2227" w:type="dxa"/>
          </w:tcPr>
          <w:p w14:paraId="0544AF66" w14:textId="22030E86"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Spatio-temporal (ST)</w:t>
            </w:r>
          </w:p>
        </w:tc>
        <w:tc>
          <w:tcPr>
            <w:tcW w:w="6678" w:type="dxa"/>
          </w:tcPr>
          <w:p w14:paraId="3709954D" w14:textId="7D5A56BF" w:rsidR="00B109A7" w:rsidRPr="00561990" w:rsidRDefault="00AB641F"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33CFD5B5" w14:textId="77777777" w:rsidTr="00FE7BBE">
        <w:tc>
          <w:tcPr>
            <w:tcW w:w="671" w:type="dxa"/>
          </w:tcPr>
          <w:p w14:paraId="04F3803D" w14:textId="31A7F463"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6</w:t>
            </w:r>
          </w:p>
        </w:tc>
        <w:tc>
          <w:tcPr>
            <w:tcW w:w="2227" w:type="dxa"/>
          </w:tcPr>
          <w:p w14:paraId="0C8B68DF" w14:textId="6A50EBCA"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ST</w:t>
            </w:r>
          </w:p>
        </w:tc>
        <w:tc>
          <w:tcPr>
            <w:tcW w:w="6678" w:type="dxa"/>
          </w:tcPr>
          <w:p w14:paraId="5B42FC24" w14:textId="423B0630" w:rsidR="00B109A7" w:rsidRPr="00561990" w:rsidRDefault="00AB641F"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1A451046" w14:textId="77777777" w:rsidTr="00FE7BBE">
        <w:tc>
          <w:tcPr>
            <w:tcW w:w="671" w:type="dxa"/>
          </w:tcPr>
          <w:p w14:paraId="715B2938" w14:textId="668E0A0C" w:rsidR="00FE7BBE"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7</w:t>
            </w:r>
          </w:p>
        </w:tc>
        <w:tc>
          <w:tcPr>
            <w:tcW w:w="2227" w:type="dxa"/>
          </w:tcPr>
          <w:p w14:paraId="514947AC" w14:textId="3FE67913" w:rsidR="00FE7BBE"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T + ST</w:t>
            </w:r>
          </w:p>
        </w:tc>
        <w:tc>
          <w:tcPr>
            <w:tcW w:w="6678" w:type="dxa"/>
          </w:tcPr>
          <w:p w14:paraId="034F74EB" w14:textId="6EB293F9" w:rsidR="00FE7BBE" w:rsidRPr="00561990" w:rsidRDefault="00AB641F"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Times New Roman" w:hAnsi="Times New Roman" w:cs="Times New Roman"/>
                        <w:sz w:val="22"/>
                        <w:szCs w:val="22"/>
                      </w:rPr>
                      <m:t>t</m:t>
                    </m:r>
                  </m:sub>
                </m:sSub>
                <m:r>
                  <w:rPr>
                    <w:rFonts w:ascii="Cambria Math" w:hAnsi="Cambria Math" w:cs="Times New Roman"/>
                    <w:sz w:val="22"/>
                    <w:szCs w:val="22"/>
                  </w:rPr>
                  <m:t>(s)</m:t>
                </m:r>
              </m:oMath>
            </m:oMathPara>
          </w:p>
        </w:tc>
      </w:tr>
      <w:tr w:rsidR="00FE7BBE" w:rsidRPr="00561990" w14:paraId="1CF6AAB1" w14:textId="77777777" w:rsidTr="00FE7BBE">
        <w:tc>
          <w:tcPr>
            <w:tcW w:w="671" w:type="dxa"/>
          </w:tcPr>
          <w:p w14:paraId="4746586B" w14:textId="781779F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8</w:t>
            </w:r>
          </w:p>
        </w:tc>
        <w:tc>
          <w:tcPr>
            <w:tcW w:w="2227" w:type="dxa"/>
          </w:tcPr>
          <w:p w14:paraId="70BAEEA3" w14:textId="07BFB096"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T + ST</w:t>
            </w:r>
          </w:p>
        </w:tc>
        <w:tc>
          <w:tcPr>
            <w:tcW w:w="6678" w:type="dxa"/>
          </w:tcPr>
          <w:p w14:paraId="4E61E763" w14:textId="045B27F3" w:rsidR="00B109A7" w:rsidRPr="00561990" w:rsidRDefault="00AB641F"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bl>
    <w:p w14:paraId="7CCEE9D0" w14:textId="77777777" w:rsidR="00B109A7" w:rsidRPr="00561990" w:rsidRDefault="00B109A7" w:rsidP="007860BB">
      <w:pPr>
        <w:rPr>
          <w:rFonts w:ascii="Times New Roman" w:hAnsi="Times New Roman" w:cs="Times New Roman"/>
        </w:rPr>
      </w:pPr>
    </w:p>
    <w:p w14:paraId="7A880587" w14:textId="77777777" w:rsidR="00FE7BBE" w:rsidRPr="00561990" w:rsidRDefault="00FE7BBE" w:rsidP="007860BB">
      <w:pPr>
        <w:rPr>
          <w:rFonts w:ascii="Times New Roman" w:hAnsi="Times New Roman" w:cs="Times New Roman"/>
        </w:rPr>
      </w:pPr>
    </w:p>
    <w:p w14:paraId="5F9713D5" w14:textId="4AD090EB" w:rsidR="007860BB" w:rsidRPr="00561990" w:rsidRDefault="00FE7BBE" w:rsidP="007860BB">
      <w:pPr>
        <w:rPr>
          <w:rFonts w:ascii="Times New Roman" w:hAnsi="Times New Roman" w:cs="Times New Roman"/>
        </w:rPr>
      </w:pPr>
      <w:r w:rsidRPr="00561990">
        <w:rPr>
          <w:rFonts w:ascii="Times New Roman" w:hAnsi="Times New Roman" w:cs="Times New Roman"/>
        </w:rPr>
        <w:t xml:space="preserve">Table 4. Comparison of Brook Trout models </w:t>
      </w:r>
      <w:r w:rsidR="00973B0D" w:rsidRPr="00561990">
        <w:rPr>
          <w:rFonts w:ascii="Times New Roman" w:hAnsi="Times New Roman" w:cs="Times New Roman"/>
        </w:rPr>
        <w:t>for the</w:t>
      </w:r>
      <w:r w:rsidR="00B0260B" w:rsidRPr="00561990">
        <w:rPr>
          <w:rFonts w:ascii="Times New Roman" w:hAnsi="Times New Roman" w:cs="Times New Roman"/>
        </w:rPr>
        <w:t xml:space="preserve"> W. Susquehanna watershed </w:t>
      </w:r>
      <w:r w:rsidRPr="00561990">
        <w:rPr>
          <w:rFonts w:ascii="Times New Roman" w:hAnsi="Times New Roman" w:cs="Times New Roman"/>
        </w:rPr>
        <w:t>using AIC.</w:t>
      </w:r>
      <w:r w:rsidR="00B0260B" w:rsidRPr="00561990">
        <w:rPr>
          <w:rFonts w:ascii="Times New Roman" w:hAnsi="Times New Roman" w:cs="Times New Roman"/>
        </w:rPr>
        <w:t xml:space="preserve"> The model</w:t>
      </w:r>
      <w:r w:rsidR="00AB641F">
        <w:rPr>
          <w:rFonts w:ascii="Times New Roman" w:hAnsi="Times New Roman" w:cs="Times New Roman"/>
        </w:rPr>
        <w:t>s</w:t>
      </w:r>
      <w:r w:rsidR="00B0260B" w:rsidRPr="00561990">
        <w:rPr>
          <w:rFonts w:ascii="Times New Roman" w:hAnsi="Times New Roman" w:cs="Times New Roman"/>
        </w:rPr>
        <w:t xml:space="preserve"> (</w:t>
      </w:r>
      <w:r w:rsidR="00AB641F">
        <w:rPr>
          <w:rFonts w:ascii="Times New Roman" w:hAnsi="Times New Roman" w:cs="Times New Roman"/>
        </w:rPr>
        <w:t xml:space="preserve">6 &amp; </w:t>
      </w:r>
      <w:r w:rsidR="00B0260B" w:rsidRPr="00561990">
        <w:rPr>
          <w:rFonts w:ascii="Times New Roman" w:hAnsi="Times New Roman" w:cs="Times New Roman"/>
        </w:rPr>
        <w:t xml:space="preserve">8) </w:t>
      </w:r>
      <w:r w:rsidR="00AB641F">
        <w:rPr>
          <w:rFonts w:ascii="Times New Roman" w:hAnsi="Times New Roman" w:cs="Times New Roman"/>
        </w:rPr>
        <w:t>that included spatial</w:t>
      </w:r>
      <w:r w:rsidR="00B0260B" w:rsidRPr="00561990">
        <w:rPr>
          <w:rFonts w:ascii="Times New Roman" w:hAnsi="Times New Roman" w:cs="Times New Roman"/>
        </w:rPr>
        <w:t xml:space="preserve"> and spatio-temporal components failed to converge </w:t>
      </w:r>
      <w:r w:rsidR="00C36618">
        <w:rPr>
          <w:rFonts w:ascii="Times New Roman" w:hAnsi="Times New Roman" w:cs="Times New Roman"/>
        </w:rPr>
        <w:t>with</w:t>
      </w:r>
      <w:r w:rsidR="00973B0D" w:rsidRPr="00561990">
        <w:rPr>
          <w:rFonts w:ascii="Times New Roman" w:hAnsi="Times New Roman" w:cs="Times New Roman"/>
        </w:rPr>
        <w:t xml:space="preserve"> adult data </w:t>
      </w:r>
      <w:r w:rsidR="00B0260B" w:rsidRPr="00561990">
        <w:rPr>
          <w:rFonts w:ascii="Times New Roman" w:hAnsi="Times New Roman" w:cs="Times New Roman"/>
        </w:rPr>
        <w:t xml:space="preserve">and </w:t>
      </w:r>
      <w:r w:rsidR="00AB641F">
        <w:rPr>
          <w:rFonts w:ascii="Times New Roman" w:hAnsi="Times New Roman" w:cs="Times New Roman"/>
        </w:rPr>
        <w:t>were</w:t>
      </w:r>
      <w:bookmarkStart w:id="5" w:name="_GoBack"/>
      <w:bookmarkEnd w:id="5"/>
      <w:r w:rsidR="00B0260B" w:rsidRPr="00561990">
        <w:rPr>
          <w:rFonts w:ascii="Times New Roman" w:hAnsi="Times New Roman" w:cs="Times New Roman"/>
        </w:rPr>
        <w:t xml:space="preserve"> not used in the comparison.</w:t>
      </w:r>
    </w:p>
    <w:p w14:paraId="7195875A" w14:textId="5084323C" w:rsidR="00FE7BBE" w:rsidRPr="00561990" w:rsidRDefault="00FE7BBE" w:rsidP="00FE7BBE">
      <w:pPr>
        <w:tabs>
          <w:tab w:val="left" w:pos="360"/>
          <w:tab w:val="left" w:pos="8640"/>
        </w:tabs>
        <w:rPr>
          <w:rFonts w:ascii="Times New Roman" w:hAnsi="Times New Roman" w:cs="Times New Roman"/>
        </w:rPr>
      </w:pPr>
    </w:p>
    <w:p w14:paraId="0CF3DDB0" w14:textId="6CE63278" w:rsidR="00973B0D" w:rsidRPr="00561990" w:rsidRDefault="00C36618" w:rsidP="00FE7BBE">
      <w:pPr>
        <w:tabs>
          <w:tab w:val="left" w:pos="360"/>
          <w:tab w:val="left" w:pos="8640"/>
        </w:tabs>
        <w:rPr>
          <w:rFonts w:ascii="Times New Roman" w:hAnsi="Times New Roman" w:cs="Times New Roman"/>
          <w:b/>
        </w:rPr>
      </w:pPr>
      <w:r>
        <w:rPr>
          <w:rFonts w:ascii="Times New Roman" w:hAnsi="Times New Roman" w:cs="Times New Roman"/>
          <w:b/>
        </w:rPr>
        <w:t>Adult</w:t>
      </w:r>
    </w:p>
    <w:tbl>
      <w:tblPr>
        <w:tblW w:w="2342" w:type="pct"/>
        <w:tblLook w:val="07E0" w:firstRow="1" w:lastRow="1" w:firstColumn="1" w:lastColumn="1" w:noHBand="1" w:noVBand="1"/>
      </w:tblPr>
      <w:tblGrid>
        <w:gridCol w:w="1012"/>
        <w:gridCol w:w="1848"/>
        <w:gridCol w:w="764"/>
        <w:gridCol w:w="861"/>
      </w:tblGrid>
      <w:tr w:rsidR="00FE7BBE" w:rsidRPr="00561990" w14:paraId="3300998F" w14:textId="77777777" w:rsidTr="00AB641F">
        <w:tc>
          <w:tcPr>
            <w:tcW w:w="1128" w:type="pct"/>
            <w:tcBorders>
              <w:top w:val="single" w:sz="4" w:space="0" w:color="auto"/>
              <w:bottom w:val="single" w:sz="0" w:space="0" w:color="auto"/>
            </w:tcBorders>
            <w:vAlign w:val="bottom"/>
          </w:tcPr>
          <w:p w14:paraId="10768641" w14:textId="30924A14"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Num</w:t>
            </w:r>
          </w:p>
        </w:tc>
        <w:tc>
          <w:tcPr>
            <w:tcW w:w="0" w:type="auto"/>
            <w:tcBorders>
              <w:top w:val="single" w:sz="4" w:space="0" w:color="auto"/>
              <w:bottom w:val="single" w:sz="0" w:space="0" w:color="auto"/>
            </w:tcBorders>
            <w:vAlign w:val="bottom"/>
          </w:tcPr>
          <w:p w14:paraId="2E091726"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Model</w:t>
            </w:r>
          </w:p>
        </w:tc>
        <w:tc>
          <w:tcPr>
            <w:tcW w:w="0" w:type="auto"/>
            <w:tcBorders>
              <w:top w:val="single" w:sz="4" w:space="0" w:color="auto"/>
              <w:bottom w:val="single" w:sz="0" w:space="0" w:color="auto"/>
            </w:tcBorders>
            <w:vAlign w:val="bottom"/>
          </w:tcPr>
          <w:p w14:paraId="2DC9D4BD"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AIC</w:t>
            </w:r>
          </w:p>
        </w:tc>
        <w:tc>
          <w:tcPr>
            <w:tcW w:w="0" w:type="auto"/>
            <w:tcBorders>
              <w:top w:val="single" w:sz="4" w:space="0" w:color="auto"/>
              <w:bottom w:val="single" w:sz="0" w:space="0" w:color="auto"/>
            </w:tcBorders>
            <w:vAlign w:val="bottom"/>
          </w:tcPr>
          <w:p w14:paraId="32F31886" w14:textId="77875EFF" w:rsidR="00FE7BBE" w:rsidRPr="00561990" w:rsidRDefault="00973B0D"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Δ</w:t>
            </w:r>
            <w:r w:rsidR="00FE7BBE" w:rsidRPr="00561990">
              <w:rPr>
                <w:rFonts w:ascii="Times New Roman" w:hAnsi="Times New Roman" w:cs="Times New Roman"/>
              </w:rPr>
              <w:t>AIC</w:t>
            </w:r>
          </w:p>
        </w:tc>
      </w:tr>
      <w:tr w:rsidR="00FE7BBE" w:rsidRPr="00561990" w14:paraId="158A9352" w14:textId="77777777" w:rsidTr="00AB641F">
        <w:tc>
          <w:tcPr>
            <w:tcW w:w="1128" w:type="pct"/>
          </w:tcPr>
          <w:p w14:paraId="390FC45D" w14:textId="7B52BFFA" w:rsidR="00FE7BBE" w:rsidRPr="00561990" w:rsidRDefault="00FE7BBE" w:rsidP="00FE7BBE">
            <w:pPr>
              <w:tabs>
                <w:tab w:val="left" w:pos="360"/>
                <w:tab w:val="left" w:pos="8640"/>
              </w:tabs>
              <w:rPr>
                <w:rFonts w:ascii="Times New Roman" w:hAnsi="Times New Roman" w:cs="Times New Roman"/>
              </w:rPr>
            </w:pPr>
            <w:commentRangeStart w:id="6"/>
            <w:del w:id="7" w:author="Daniel J Hocking" w:date="2017-06-01T15:30:00Z">
              <w:r w:rsidRPr="00561990" w:rsidDel="00AB641F">
                <w:rPr>
                  <w:rFonts w:ascii="Times New Roman" w:hAnsi="Times New Roman" w:cs="Times New Roman"/>
                </w:rPr>
                <w:delText>4</w:delText>
              </w:r>
              <w:commentRangeEnd w:id="6"/>
              <w:r w:rsidR="000B668C" w:rsidDel="00AB641F">
                <w:rPr>
                  <w:rStyle w:val="CommentReference"/>
                </w:rPr>
                <w:commentReference w:id="6"/>
              </w:r>
            </w:del>
            <w:ins w:id="8" w:author="Daniel J Hocking" w:date="2017-06-01T15:30:00Z">
              <w:r w:rsidR="00AB641F">
                <w:rPr>
                  <w:rFonts w:ascii="Times New Roman" w:hAnsi="Times New Roman" w:cs="Times New Roman"/>
                </w:rPr>
                <w:t>5</w:t>
              </w:r>
            </w:ins>
          </w:p>
        </w:tc>
        <w:tc>
          <w:tcPr>
            <w:tcW w:w="0" w:type="auto"/>
          </w:tcPr>
          <w:p w14:paraId="2CECED37"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Spatiotemporal</w:t>
            </w:r>
          </w:p>
        </w:tc>
        <w:tc>
          <w:tcPr>
            <w:tcW w:w="0" w:type="auto"/>
          </w:tcPr>
          <w:p w14:paraId="1855311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9408</w:t>
            </w:r>
          </w:p>
        </w:tc>
        <w:tc>
          <w:tcPr>
            <w:tcW w:w="0" w:type="auto"/>
          </w:tcPr>
          <w:p w14:paraId="174A3972"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0.0</w:t>
            </w:r>
          </w:p>
        </w:tc>
      </w:tr>
      <w:tr w:rsidR="00FE7BBE" w:rsidRPr="00561990" w14:paraId="5C63DF86" w14:textId="77777777" w:rsidTr="00AB641F">
        <w:tc>
          <w:tcPr>
            <w:tcW w:w="1128" w:type="pct"/>
          </w:tcPr>
          <w:p w14:paraId="00428084" w14:textId="0569B745" w:rsidR="00FE7BBE"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7</w:t>
            </w:r>
          </w:p>
        </w:tc>
        <w:tc>
          <w:tcPr>
            <w:tcW w:w="0" w:type="auto"/>
          </w:tcPr>
          <w:p w14:paraId="1249059F" w14:textId="6AADB8AA" w:rsidR="00FE7BBE"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T</w:t>
            </w:r>
            <w:r w:rsidR="00FE7BBE" w:rsidRPr="00561990">
              <w:rPr>
                <w:rFonts w:ascii="Times New Roman" w:hAnsi="Times New Roman" w:cs="Times New Roman"/>
              </w:rPr>
              <w:t xml:space="preserve"> + ST</w:t>
            </w:r>
          </w:p>
        </w:tc>
        <w:tc>
          <w:tcPr>
            <w:tcW w:w="0" w:type="auto"/>
          </w:tcPr>
          <w:p w14:paraId="16696B0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9408</w:t>
            </w:r>
          </w:p>
        </w:tc>
        <w:tc>
          <w:tcPr>
            <w:tcW w:w="0" w:type="auto"/>
          </w:tcPr>
          <w:p w14:paraId="653C7BBD"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0.3</w:t>
            </w:r>
          </w:p>
        </w:tc>
      </w:tr>
      <w:tr w:rsidR="00FE7BBE" w:rsidRPr="00561990" w14:paraId="2120EC92" w14:textId="77777777" w:rsidTr="00AB641F">
        <w:tc>
          <w:tcPr>
            <w:tcW w:w="1128" w:type="pct"/>
          </w:tcPr>
          <w:p w14:paraId="7E83103C" w14:textId="632DD650" w:rsidR="00FE7BBE"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4</w:t>
            </w:r>
          </w:p>
        </w:tc>
        <w:tc>
          <w:tcPr>
            <w:tcW w:w="0" w:type="auto"/>
          </w:tcPr>
          <w:p w14:paraId="0512D7F8" w14:textId="048F46FA" w:rsidR="00FE7BBE" w:rsidRPr="00561990" w:rsidRDefault="00B0260B" w:rsidP="00B0260B">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w:t>
            </w:r>
            <w:r w:rsidRPr="00561990">
              <w:rPr>
                <w:rFonts w:ascii="Times New Roman" w:hAnsi="Times New Roman" w:cs="Times New Roman"/>
              </w:rPr>
              <w:t>T</w:t>
            </w:r>
          </w:p>
        </w:tc>
        <w:tc>
          <w:tcPr>
            <w:tcW w:w="0" w:type="auto"/>
          </w:tcPr>
          <w:p w14:paraId="3EF3F67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9583</w:t>
            </w:r>
          </w:p>
        </w:tc>
        <w:tc>
          <w:tcPr>
            <w:tcW w:w="0" w:type="auto"/>
          </w:tcPr>
          <w:p w14:paraId="30434E55" w14:textId="67189BD4" w:rsidR="00FE7BBE"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175</w:t>
            </w:r>
          </w:p>
        </w:tc>
      </w:tr>
      <w:tr w:rsidR="00FE7BBE" w:rsidRPr="00561990" w14:paraId="42F1C3EC" w14:textId="77777777" w:rsidTr="00AB641F">
        <w:tc>
          <w:tcPr>
            <w:tcW w:w="1128" w:type="pct"/>
          </w:tcPr>
          <w:p w14:paraId="072060C7" w14:textId="35C41864" w:rsidR="00FE7BBE"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2</w:t>
            </w:r>
          </w:p>
        </w:tc>
        <w:tc>
          <w:tcPr>
            <w:tcW w:w="0" w:type="auto"/>
          </w:tcPr>
          <w:p w14:paraId="002D6D91"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Spatial</w:t>
            </w:r>
          </w:p>
        </w:tc>
        <w:tc>
          <w:tcPr>
            <w:tcW w:w="0" w:type="auto"/>
          </w:tcPr>
          <w:p w14:paraId="69D0FAC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9588</w:t>
            </w:r>
          </w:p>
        </w:tc>
        <w:tc>
          <w:tcPr>
            <w:tcW w:w="0" w:type="auto"/>
          </w:tcPr>
          <w:p w14:paraId="1131EA2F" w14:textId="5F0194EA" w:rsidR="00FE7BBE"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180</w:t>
            </w:r>
          </w:p>
        </w:tc>
      </w:tr>
      <w:tr w:rsidR="00B0260B" w:rsidRPr="00561990" w14:paraId="51F94682" w14:textId="77777777" w:rsidTr="00AB641F">
        <w:tc>
          <w:tcPr>
            <w:tcW w:w="1128" w:type="pct"/>
          </w:tcPr>
          <w:p w14:paraId="193281BD" w14:textId="774FFF92" w:rsidR="00B0260B"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3</w:t>
            </w:r>
          </w:p>
        </w:tc>
        <w:tc>
          <w:tcPr>
            <w:tcW w:w="0" w:type="auto"/>
          </w:tcPr>
          <w:p w14:paraId="41A7DE6A" w14:textId="31E20F2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Temporal</w:t>
            </w:r>
          </w:p>
        </w:tc>
        <w:tc>
          <w:tcPr>
            <w:tcW w:w="0" w:type="auto"/>
          </w:tcPr>
          <w:p w14:paraId="600C6F88" w14:textId="486CBF0F"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9783</w:t>
            </w:r>
          </w:p>
        </w:tc>
        <w:tc>
          <w:tcPr>
            <w:tcW w:w="0" w:type="auto"/>
          </w:tcPr>
          <w:p w14:paraId="581FAB3E" w14:textId="48BB3685" w:rsidR="00B0260B"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375</w:t>
            </w:r>
          </w:p>
        </w:tc>
      </w:tr>
      <w:tr w:rsidR="00B0260B" w:rsidRPr="00561990" w14:paraId="1594982D" w14:textId="77777777" w:rsidTr="00AB641F">
        <w:tc>
          <w:tcPr>
            <w:tcW w:w="1128" w:type="pct"/>
          </w:tcPr>
          <w:p w14:paraId="6312D306" w14:textId="561084A6"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1</w:t>
            </w:r>
          </w:p>
        </w:tc>
        <w:tc>
          <w:tcPr>
            <w:tcW w:w="0" w:type="auto"/>
          </w:tcPr>
          <w:p w14:paraId="6436794D" w14:textId="52BDA587"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Basic</w:t>
            </w:r>
          </w:p>
        </w:tc>
        <w:tc>
          <w:tcPr>
            <w:tcW w:w="0" w:type="auto"/>
          </w:tcPr>
          <w:p w14:paraId="18D85CEF" w14:textId="508401FC"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9794</w:t>
            </w:r>
          </w:p>
        </w:tc>
        <w:tc>
          <w:tcPr>
            <w:tcW w:w="0" w:type="auto"/>
          </w:tcPr>
          <w:p w14:paraId="3F720E1F" w14:textId="6DF4704E" w:rsidR="00B0260B"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387</w:t>
            </w:r>
          </w:p>
        </w:tc>
      </w:tr>
      <w:tr w:rsidR="00AB641F" w:rsidRPr="00561990" w14:paraId="7992B99B" w14:textId="77777777" w:rsidTr="00AB641F">
        <w:tc>
          <w:tcPr>
            <w:tcW w:w="1128" w:type="pct"/>
          </w:tcPr>
          <w:p w14:paraId="431A00DE" w14:textId="0CE76553" w:rsidR="00AB641F"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6</w:t>
            </w:r>
          </w:p>
        </w:tc>
        <w:tc>
          <w:tcPr>
            <w:tcW w:w="2060" w:type="pct"/>
          </w:tcPr>
          <w:p w14:paraId="57A01D96" w14:textId="2426D7ED" w:rsidR="00AB641F"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S + ST</w:t>
            </w:r>
          </w:p>
        </w:tc>
        <w:tc>
          <w:tcPr>
            <w:tcW w:w="0" w:type="auto"/>
          </w:tcPr>
          <w:p w14:paraId="349BF4A3" w14:textId="01367079" w:rsidR="00AB641F" w:rsidRPr="00561990" w:rsidRDefault="00AB641F" w:rsidP="00561990">
            <w:pPr>
              <w:tabs>
                <w:tab w:val="left" w:pos="360"/>
                <w:tab w:val="left" w:pos="8640"/>
              </w:tabs>
              <w:jc w:val="center"/>
              <w:rPr>
                <w:rFonts w:ascii="Times New Roman" w:hAnsi="Times New Roman" w:cs="Times New Roman"/>
              </w:rPr>
            </w:pPr>
            <w:r>
              <w:rPr>
                <w:rFonts w:ascii="Times New Roman" w:hAnsi="Times New Roman" w:cs="Times New Roman"/>
              </w:rPr>
              <w:t>NA</w:t>
            </w:r>
          </w:p>
        </w:tc>
        <w:tc>
          <w:tcPr>
            <w:tcW w:w="0" w:type="auto"/>
          </w:tcPr>
          <w:p w14:paraId="5E04CF54" w14:textId="20858F7A" w:rsidR="00AB641F" w:rsidRDefault="00AB641F" w:rsidP="00561990">
            <w:pPr>
              <w:tabs>
                <w:tab w:val="left" w:pos="360"/>
                <w:tab w:val="left" w:pos="8640"/>
              </w:tabs>
              <w:jc w:val="center"/>
              <w:rPr>
                <w:rFonts w:ascii="Times New Roman" w:hAnsi="Times New Roman" w:cs="Times New Roman"/>
              </w:rPr>
            </w:pPr>
            <w:r>
              <w:rPr>
                <w:rFonts w:ascii="Times New Roman" w:hAnsi="Times New Roman" w:cs="Times New Roman"/>
              </w:rPr>
              <w:t>NA</w:t>
            </w:r>
          </w:p>
        </w:tc>
      </w:tr>
      <w:tr w:rsidR="00B0260B" w:rsidRPr="00561990" w14:paraId="4E4FC0F2" w14:textId="77777777" w:rsidTr="00AB641F">
        <w:tc>
          <w:tcPr>
            <w:tcW w:w="1128" w:type="pct"/>
            <w:tcBorders>
              <w:bottom w:val="single" w:sz="4" w:space="0" w:color="auto"/>
            </w:tcBorders>
          </w:tcPr>
          <w:p w14:paraId="29C82CF8" w14:textId="531F9E8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8</w:t>
            </w:r>
          </w:p>
        </w:tc>
        <w:tc>
          <w:tcPr>
            <w:tcW w:w="0" w:type="auto"/>
            <w:tcBorders>
              <w:bottom w:val="single" w:sz="4" w:space="0" w:color="auto"/>
            </w:tcBorders>
          </w:tcPr>
          <w:p w14:paraId="7F71E182" w14:textId="770711D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S + T + ST</w:t>
            </w:r>
          </w:p>
        </w:tc>
        <w:tc>
          <w:tcPr>
            <w:tcW w:w="0" w:type="auto"/>
            <w:tcBorders>
              <w:bottom w:val="single" w:sz="4" w:space="0" w:color="auto"/>
            </w:tcBorders>
          </w:tcPr>
          <w:p w14:paraId="4EE53A00" w14:textId="20536E98"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NA</w:t>
            </w:r>
          </w:p>
        </w:tc>
        <w:tc>
          <w:tcPr>
            <w:tcW w:w="0" w:type="auto"/>
            <w:tcBorders>
              <w:bottom w:val="single" w:sz="4" w:space="0" w:color="auto"/>
            </w:tcBorders>
          </w:tcPr>
          <w:p w14:paraId="4AEF02EB" w14:textId="1391E37F"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NA</w:t>
            </w:r>
          </w:p>
        </w:tc>
      </w:tr>
    </w:tbl>
    <w:p w14:paraId="64A9DA01" w14:textId="77777777" w:rsidR="00FE7BBE" w:rsidRPr="00561990" w:rsidRDefault="00FE7BBE" w:rsidP="00FE7BBE">
      <w:pPr>
        <w:tabs>
          <w:tab w:val="left" w:pos="360"/>
          <w:tab w:val="left" w:pos="8640"/>
        </w:tabs>
        <w:rPr>
          <w:rFonts w:ascii="Times New Roman" w:hAnsi="Times New Roman" w:cs="Times New Roman"/>
          <w:u w:val="single"/>
        </w:rPr>
      </w:pPr>
    </w:p>
    <w:p w14:paraId="762977DF" w14:textId="5EFB7215" w:rsidR="00FE7BBE" w:rsidRPr="00561990" w:rsidRDefault="00973B0D" w:rsidP="00FE7BBE">
      <w:pPr>
        <w:tabs>
          <w:tab w:val="left" w:pos="360"/>
          <w:tab w:val="left" w:pos="8640"/>
        </w:tabs>
        <w:rPr>
          <w:rFonts w:ascii="Times New Roman" w:hAnsi="Times New Roman" w:cs="Times New Roman"/>
          <w:b/>
        </w:rPr>
      </w:pPr>
      <w:r w:rsidRPr="00561990">
        <w:rPr>
          <w:rFonts w:ascii="Times New Roman" w:hAnsi="Times New Roman" w:cs="Times New Roman"/>
          <w:b/>
        </w:rPr>
        <w:t>YOY</w:t>
      </w:r>
    </w:p>
    <w:tbl>
      <w:tblPr>
        <w:tblW w:w="2359" w:type="pct"/>
        <w:tblLayout w:type="fixed"/>
        <w:tblLook w:val="07E0" w:firstRow="1" w:lastRow="1" w:firstColumn="1" w:lastColumn="1" w:noHBand="1" w:noVBand="1"/>
      </w:tblPr>
      <w:tblGrid>
        <w:gridCol w:w="700"/>
        <w:gridCol w:w="2019"/>
        <w:gridCol w:w="817"/>
        <w:gridCol w:w="982"/>
      </w:tblGrid>
      <w:tr w:rsidR="00561990" w:rsidRPr="00561990" w14:paraId="2E56C77D" w14:textId="77777777" w:rsidTr="00561990">
        <w:tc>
          <w:tcPr>
            <w:tcW w:w="775" w:type="pct"/>
            <w:tcBorders>
              <w:top w:val="single" w:sz="4" w:space="0" w:color="auto"/>
              <w:bottom w:val="single" w:sz="0" w:space="0" w:color="auto"/>
            </w:tcBorders>
            <w:vAlign w:val="bottom"/>
          </w:tcPr>
          <w:p w14:paraId="2FE8AE3C" w14:textId="22561A31"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Num</w:t>
            </w:r>
          </w:p>
        </w:tc>
        <w:tc>
          <w:tcPr>
            <w:tcW w:w="2234" w:type="pct"/>
            <w:tcBorders>
              <w:top w:val="single" w:sz="4" w:space="0" w:color="auto"/>
              <w:bottom w:val="single" w:sz="0" w:space="0" w:color="auto"/>
            </w:tcBorders>
            <w:vAlign w:val="bottom"/>
          </w:tcPr>
          <w:p w14:paraId="0C70EFF8"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Model</w:t>
            </w:r>
          </w:p>
        </w:tc>
        <w:tc>
          <w:tcPr>
            <w:tcW w:w="904" w:type="pct"/>
            <w:tcBorders>
              <w:top w:val="single" w:sz="4" w:space="0" w:color="auto"/>
              <w:bottom w:val="single" w:sz="0" w:space="0" w:color="auto"/>
            </w:tcBorders>
            <w:vAlign w:val="bottom"/>
          </w:tcPr>
          <w:p w14:paraId="63B2AB1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AIC</w:t>
            </w:r>
          </w:p>
        </w:tc>
        <w:tc>
          <w:tcPr>
            <w:tcW w:w="1087" w:type="pct"/>
            <w:tcBorders>
              <w:top w:val="single" w:sz="4" w:space="0" w:color="auto"/>
              <w:bottom w:val="single" w:sz="0" w:space="0" w:color="auto"/>
            </w:tcBorders>
            <w:vAlign w:val="bottom"/>
          </w:tcPr>
          <w:p w14:paraId="585ACC27" w14:textId="040CE3C0" w:rsidR="00FE7BBE" w:rsidRPr="00561990" w:rsidRDefault="00973B0D"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Δ</w:t>
            </w:r>
            <w:r w:rsidR="00FE7BBE" w:rsidRPr="00561990">
              <w:rPr>
                <w:rFonts w:ascii="Times New Roman" w:hAnsi="Times New Roman" w:cs="Times New Roman"/>
              </w:rPr>
              <w:t>AIC</w:t>
            </w:r>
          </w:p>
        </w:tc>
      </w:tr>
      <w:tr w:rsidR="00561990" w:rsidRPr="00561990" w14:paraId="6F9D67FE" w14:textId="77777777" w:rsidTr="00561990">
        <w:tc>
          <w:tcPr>
            <w:tcW w:w="775" w:type="pct"/>
          </w:tcPr>
          <w:p w14:paraId="522FDFA6"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5</w:t>
            </w:r>
          </w:p>
        </w:tc>
        <w:tc>
          <w:tcPr>
            <w:tcW w:w="2234" w:type="pct"/>
          </w:tcPr>
          <w:p w14:paraId="11A3C9F6" w14:textId="6C1AD747"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T</w:t>
            </w:r>
            <w:r w:rsidR="00FE7BBE" w:rsidRPr="00561990">
              <w:rPr>
                <w:rFonts w:ascii="Times New Roman" w:hAnsi="Times New Roman" w:cs="Times New Roman"/>
              </w:rPr>
              <w:t xml:space="preserve"> + ST</w:t>
            </w:r>
          </w:p>
        </w:tc>
        <w:tc>
          <w:tcPr>
            <w:tcW w:w="904" w:type="pct"/>
          </w:tcPr>
          <w:p w14:paraId="53878FF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9592</w:t>
            </w:r>
          </w:p>
        </w:tc>
        <w:tc>
          <w:tcPr>
            <w:tcW w:w="1087" w:type="pct"/>
          </w:tcPr>
          <w:p w14:paraId="12AC1B3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w:t>
            </w:r>
          </w:p>
        </w:tc>
      </w:tr>
      <w:tr w:rsidR="00561990" w:rsidRPr="00561990" w14:paraId="371F1087" w14:textId="77777777" w:rsidTr="00561990">
        <w:tc>
          <w:tcPr>
            <w:tcW w:w="775" w:type="pct"/>
          </w:tcPr>
          <w:p w14:paraId="04AB7902"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6</w:t>
            </w:r>
          </w:p>
        </w:tc>
        <w:tc>
          <w:tcPr>
            <w:tcW w:w="2234" w:type="pct"/>
          </w:tcPr>
          <w:p w14:paraId="414DED69"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S+T+ST</w:t>
            </w:r>
          </w:p>
        </w:tc>
        <w:tc>
          <w:tcPr>
            <w:tcW w:w="904" w:type="pct"/>
          </w:tcPr>
          <w:p w14:paraId="6599AB03"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9596</w:t>
            </w:r>
          </w:p>
        </w:tc>
        <w:tc>
          <w:tcPr>
            <w:tcW w:w="1087" w:type="pct"/>
          </w:tcPr>
          <w:p w14:paraId="53427212"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4</w:t>
            </w:r>
          </w:p>
        </w:tc>
      </w:tr>
      <w:tr w:rsidR="00561990" w:rsidRPr="00561990" w14:paraId="6C4C7F27" w14:textId="77777777" w:rsidTr="00561990">
        <w:tc>
          <w:tcPr>
            <w:tcW w:w="775" w:type="pct"/>
          </w:tcPr>
          <w:p w14:paraId="3DC9EBC7"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4</w:t>
            </w:r>
          </w:p>
        </w:tc>
        <w:tc>
          <w:tcPr>
            <w:tcW w:w="2234" w:type="pct"/>
          </w:tcPr>
          <w:p w14:paraId="0666F7E1"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Spatiotemporal</w:t>
            </w:r>
          </w:p>
        </w:tc>
        <w:tc>
          <w:tcPr>
            <w:tcW w:w="904" w:type="pct"/>
          </w:tcPr>
          <w:p w14:paraId="37402A43"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9663</w:t>
            </w:r>
          </w:p>
        </w:tc>
        <w:tc>
          <w:tcPr>
            <w:tcW w:w="1087" w:type="pct"/>
          </w:tcPr>
          <w:p w14:paraId="33A216A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71</w:t>
            </w:r>
          </w:p>
        </w:tc>
      </w:tr>
      <w:tr w:rsidR="00561990" w:rsidRPr="00561990" w14:paraId="746B22E9" w14:textId="77777777" w:rsidTr="00561990">
        <w:tc>
          <w:tcPr>
            <w:tcW w:w="775" w:type="pct"/>
          </w:tcPr>
          <w:p w14:paraId="4DB6DDA0"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8</w:t>
            </w:r>
          </w:p>
        </w:tc>
        <w:tc>
          <w:tcPr>
            <w:tcW w:w="2234" w:type="pct"/>
          </w:tcPr>
          <w:p w14:paraId="7B6110AC" w14:textId="54483EAF"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ST</w:t>
            </w:r>
          </w:p>
        </w:tc>
        <w:tc>
          <w:tcPr>
            <w:tcW w:w="904" w:type="pct"/>
          </w:tcPr>
          <w:p w14:paraId="55C9969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9666</w:t>
            </w:r>
          </w:p>
        </w:tc>
        <w:tc>
          <w:tcPr>
            <w:tcW w:w="1087" w:type="pct"/>
          </w:tcPr>
          <w:p w14:paraId="31A3CFE4"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74</w:t>
            </w:r>
          </w:p>
        </w:tc>
      </w:tr>
      <w:tr w:rsidR="00561990" w:rsidRPr="00561990" w14:paraId="4F5FFD6E" w14:textId="77777777" w:rsidTr="00561990">
        <w:tc>
          <w:tcPr>
            <w:tcW w:w="775" w:type="pct"/>
          </w:tcPr>
          <w:p w14:paraId="4D27309E"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7</w:t>
            </w:r>
          </w:p>
        </w:tc>
        <w:tc>
          <w:tcPr>
            <w:tcW w:w="2234" w:type="pct"/>
          </w:tcPr>
          <w:p w14:paraId="7380ED7E" w14:textId="13E1C3ED" w:rsidR="00FE7BBE" w:rsidRPr="00561990" w:rsidRDefault="00973B0D" w:rsidP="00973B0D">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w:t>
            </w:r>
            <w:r w:rsidRPr="00561990">
              <w:rPr>
                <w:rFonts w:ascii="Times New Roman" w:hAnsi="Times New Roman" w:cs="Times New Roman"/>
              </w:rPr>
              <w:t>T</w:t>
            </w:r>
          </w:p>
        </w:tc>
        <w:tc>
          <w:tcPr>
            <w:tcW w:w="904" w:type="pct"/>
          </w:tcPr>
          <w:p w14:paraId="342401A5"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9739</w:t>
            </w:r>
          </w:p>
        </w:tc>
        <w:tc>
          <w:tcPr>
            <w:tcW w:w="1087" w:type="pct"/>
          </w:tcPr>
          <w:p w14:paraId="645FEEF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147</w:t>
            </w:r>
          </w:p>
        </w:tc>
      </w:tr>
      <w:tr w:rsidR="00561990" w:rsidRPr="00561990" w14:paraId="5ACA0812" w14:textId="77777777" w:rsidTr="00561990">
        <w:tc>
          <w:tcPr>
            <w:tcW w:w="775" w:type="pct"/>
          </w:tcPr>
          <w:p w14:paraId="308A5488"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3</w:t>
            </w:r>
          </w:p>
        </w:tc>
        <w:tc>
          <w:tcPr>
            <w:tcW w:w="2234" w:type="pct"/>
          </w:tcPr>
          <w:p w14:paraId="45D9AAA4"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Spatial</w:t>
            </w:r>
          </w:p>
        </w:tc>
        <w:tc>
          <w:tcPr>
            <w:tcW w:w="904" w:type="pct"/>
          </w:tcPr>
          <w:p w14:paraId="4A74291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9801</w:t>
            </w:r>
          </w:p>
        </w:tc>
        <w:tc>
          <w:tcPr>
            <w:tcW w:w="1087" w:type="pct"/>
          </w:tcPr>
          <w:p w14:paraId="655A7868"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209</w:t>
            </w:r>
          </w:p>
        </w:tc>
      </w:tr>
      <w:tr w:rsidR="00561990" w:rsidRPr="00561990" w14:paraId="077558A5" w14:textId="77777777" w:rsidTr="00561990">
        <w:tc>
          <w:tcPr>
            <w:tcW w:w="775" w:type="pct"/>
          </w:tcPr>
          <w:p w14:paraId="13A46FA9"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2</w:t>
            </w:r>
          </w:p>
        </w:tc>
        <w:tc>
          <w:tcPr>
            <w:tcW w:w="2234" w:type="pct"/>
          </w:tcPr>
          <w:p w14:paraId="265C670F"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Temporal</w:t>
            </w:r>
          </w:p>
        </w:tc>
        <w:tc>
          <w:tcPr>
            <w:tcW w:w="904" w:type="pct"/>
          </w:tcPr>
          <w:p w14:paraId="41EA7AE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9925</w:t>
            </w:r>
          </w:p>
        </w:tc>
        <w:tc>
          <w:tcPr>
            <w:tcW w:w="1087" w:type="pct"/>
          </w:tcPr>
          <w:p w14:paraId="5B7A8CB8"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333</w:t>
            </w:r>
          </w:p>
        </w:tc>
      </w:tr>
      <w:tr w:rsidR="00561990" w:rsidRPr="00561990" w14:paraId="79586E16" w14:textId="77777777" w:rsidTr="00561990">
        <w:tc>
          <w:tcPr>
            <w:tcW w:w="775" w:type="pct"/>
            <w:tcBorders>
              <w:bottom w:val="single" w:sz="4" w:space="0" w:color="auto"/>
            </w:tcBorders>
          </w:tcPr>
          <w:p w14:paraId="3BD677B3"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1</w:t>
            </w:r>
          </w:p>
        </w:tc>
        <w:tc>
          <w:tcPr>
            <w:tcW w:w="2234" w:type="pct"/>
            <w:tcBorders>
              <w:bottom w:val="single" w:sz="4" w:space="0" w:color="auto"/>
            </w:tcBorders>
          </w:tcPr>
          <w:p w14:paraId="2DBAEBFD" w14:textId="59F5C5A2"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Basic</w:t>
            </w:r>
          </w:p>
        </w:tc>
        <w:tc>
          <w:tcPr>
            <w:tcW w:w="904" w:type="pct"/>
            <w:tcBorders>
              <w:bottom w:val="single" w:sz="4" w:space="0" w:color="auto"/>
            </w:tcBorders>
          </w:tcPr>
          <w:p w14:paraId="76FC1A34"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10048</w:t>
            </w:r>
          </w:p>
        </w:tc>
        <w:tc>
          <w:tcPr>
            <w:tcW w:w="1087" w:type="pct"/>
            <w:tcBorders>
              <w:bottom w:val="single" w:sz="4" w:space="0" w:color="auto"/>
            </w:tcBorders>
          </w:tcPr>
          <w:p w14:paraId="4086402A"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456</w:t>
            </w:r>
          </w:p>
        </w:tc>
      </w:tr>
    </w:tbl>
    <w:p w14:paraId="18338E82" w14:textId="77777777" w:rsidR="00FE7BBE" w:rsidRPr="00561990" w:rsidRDefault="00FE7BBE" w:rsidP="007860BB">
      <w:pPr>
        <w:rPr>
          <w:rFonts w:ascii="Times New Roman" w:hAnsi="Times New Roman" w:cs="Times New Roman"/>
        </w:rPr>
      </w:pPr>
    </w:p>
    <w:p w14:paraId="41E0C2D9" w14:textId="77777777" w:rsidR="007860BB" w:rsidRPr="00561990" w:rsidRDefault="007860BB" w:rsidP="007860BB">
      <w:pPr>
        <w:rPr>
          <w:rFonts w:ascii="Times New Roman" w:hAnsi="Times New Roman" w:cs="Times New Roman"/>
        </w:rPr>
      </w:pPr>
    </w:p>
    <w:p w14:paraId="54460EFF" w14:textId="063961DA" w:rsidR="00D80F43" w:rsidRPr="00561990" w:rsidRDefault="00D80F43" w:rsidP="00D80F43">
      <w:pPr>
        <w:tabs>
          <w:tab w:val="left" w:pos="360"/>
          <w:tab w:val="left" w:pos="8640"/>
        </w:tabs>
        <w:rPr>
          <w:rFonts w:ascii="Times New Roman" w:hAnsi="Times New Roman" w:cs="Times New Roman"/>
        </w:rPr>
      </w:pPr>
      <w:r w:rsidRPr="00561990">
        <w:rPr>
          <w:rFonts w:ascii="Times New Roman" w:hAnsi="Times New Roman" w:cs="Times New Roman"/>
        </w:rPr>
        <w:t>Table 6. Summary of parameter estimates from the model including temporal and spatiotemporal components for adult Brook Trout in the West Susquehanna watershed.</w:t>
      </w:r>
      <w:r w:rsidR="007D6485" w:rsidRPr="00561990">
        <w:rPr>
          <w:rFonts w:ascii="Times New Roman" w:hAnsi="Times New Roman" w:cs="Times New Roman"/>
        </w:rPr>
        <w:t xml:space="preserve"> The YOY model did not include the previous summer temperature or precipitation since they were not y</w:t>
      </w:r>
      <w:r w:rsidR="00561990" w:rsidRPr="00561990">
        <w:rPr>
          <w:rFonts w:ascii="Times New Roman" w:hAnsi="Times New Roman" w:cs="Times New Roman"/>
        </w:rPr>
        <w:t>et laid as eggs.</w:t>
      </w:r>
      <w:r w:rsidR="00561990">
        <w:rPr>
          <w:rFonts w:ascii="Times New Roman" w:hAnsi="Times New Roman" w:cs="Times New Roman"/>
        </w:rPr>
        <w:t xml:space="preserve"> </w:t>
      </w:r>
      <w:commentRangeStart w:id="9"/>
      <w:r w:rsidR="00561990">
        <w:rPr>
          <w:rFonts w:ascii="Times New Roman" w:hAnsi="Times New Roman" w:cs="Times New Roman"/>
        </w:rPr>
        <w:t>Refer to Table 1 for naming of parameters</w:t>
      </w:r>
      <w:commentRangeEnd w:id="9"/>
      <w:r w:rsidR="00A55B64">
        <w:rPr>
          <w:rStyle w:val="CommentReference"/>
        </w:rPr>
        <w:commentReference w:id="9"/>
      </w:r>
      <w:r w:rsidR="00561990">
        <w:rPr>
          <w:rFonts w:ascii="Times New Roman" w:hAnsi="Times New Roman" w:cs="Times New Roman"/>
        </w:rPr>
        <w:t xml:space="preserve">. The first 11 parameters were fixed effects on abundance contained in the vector of coefficients </w:t>
      </w:r>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w:r w:rsidR="00561990">
        <w:rPr>
          <w:rFonts w:ascii="Times New Roman" w:hAnsi="Times New Roman" w:cs="Times New Roman"/>
          <w:sz w:val="22"/>
          <w:szCs w:val="22"/>
        </w:rPr>
        <w:t>.</w:t>
      </w:r>
    </w:p>
    <w:tbl>
      <w:tblPr>
        <w:tblW w:w="4369" w:type="pct"/>
        <w:tblLook w:val="07E0" w:firstRow="1" w:lastRow="1" w:firstColumn="1" w:lastColumn="1" w:noHBand="1" w:noVBand="1"/>
      </w:tblPr>
      <w:tblGrid>
        <w:gridCol w:w="3798"/>
        <w:gridCol w:w="1145"/>
        <w:gridCol w:w="1145"/>
        <w:gridCol w:w="1145"/>
        <w:gridCol w:w="1135"/>
      </w:tblGrid>
      <w:tr w:rsidR="001F3FD8" w:rsidRPr="00561990" w14:paraId="25C2E331" w14:textId="77777777" w:rsidTr="001F3FD8">
        <w:tc>
          <w:tcPr>
            <w:tcW w:w="2269" w:type="pct"/>
            <w:vAlign w:val="bottom"/>
          </w:tcPr>
          <w:p w14:paraId="3AB93156" w14:textId="77777777" w:rsidR="00C248E4" w:rsidRPr="00561990" w:rsidRDefault="00C248E4" w:rsidP="00C248E4">
            <w:pPr>
              <w:pStyle w:val="Compact"/>
              <w:jc w:val="center"/>
              <w:rPr>
                <w:rFonts w:ascii="Times New Roman" w:hAnsi="Times New Roman" w:cs="Times New Roman"/>
              </w:rPr>
            </w:pPr>
          </w:p>
        </w:tc>
        <w:tc>
          <w:tcPr>
            <w:tcW w:w="684" w:type="pct"/>
          </w:tcPr>
          <w:p w14:paraId="6DA68F79" w14:textId="77777777" w:rsidR="00C248E4" w:rsidRPr="00561990" w:rsidRDefault="00C248E4" w:rsidP="00C248E4">
            <w:pPr>
              <w:pStyle w:val="Compact"/>
              <w:jc w:val="center"/>
              <w:rPr>
                <w:rFonts w:ascii="Times New Roman" w:hAnsi="Times New Roman" w:cs="Times New Roman"/>
              </w:rPr>
            </w:pPr>
          </w:p>
        </w:tc>
        <w:tc>
          <w:tcPr>
            <w:tcW w:w="684" w:type="pct"/>
          </w:tcPr>
          <w:p w14:paraId="29DB0FFE" w14:textId="77777777" w:rsidR="00C248E4" w:rsidRPr="00561990" w:rsidRDefault="00C248E4" w:rsidP="00C248E4">
            <w:pPr>
              <w:pStyle w:val="Compact"/>
              <w:jc w:val="center"/>
              <w:rPr>
                <w:rFonts w:ascii="Times New Roman" w:hAnsi="Times New Roman" w:cs="Times New Roman"/>
              </w:rPr>
            </w:pPr>
          </w:p>
        </w:tc>
        <w:tc>
          <w:tcPr>
            <w:tcW w:w="684" w:type="pct"/>
            <w:vAlign w:val="bottom"/>
          </w:tcPr>
          <w:p w14:paraId="540140A4" w14:textId="77777777" w:rsidR="00C248E4" w:rsidRPr="00561990" w:rsidRDefault="00C248E4" w:rsidP="00C248E4">
            <w:pPr>
              <w:pStyle w:val="Compact"/>
              <w:jc w:val="center"/>
              <w:rPr>
                <w:rFonts w:ascii="Times New Roman" w:hAnsi="Times New Roman" w:cs="Times New Roman"/>
              </w:rPr>
            </w:pPr>
          </w:p>
        </w:tc>
        <w:tc>
          <w:tcPr>
            <w:tcW w:w="678" w:type="pct"/>
            <w:vAlign w:val="bottom"/>
          </w:tcPr>
          <w:p w14:paraId="4F19A45A" w14:textId="77777777" w:rsidR="00C248E4" w:rsidRPr="00561990" w:rsidRDefault="00C248E4" w:rsidP="00C248E4">
            <w:pPr>
              <w:pStyle w:val="Compact"/>
              <w:jc w:val="center"/>
              <w:rPr>
                <w:rFonts w:ascii="Times New Roman" w:hAnsi="Times New Roman" w:cs="Times New Roman"/>
              </w:rPr>
            </w:pPr>
          </w:p>
        </w:tc>
      </w:tr>
      <w:tr w:rsidR="007D6485" w:rsidRPr="00561990" w14:paraId="45394F57" w14:textId="77777777" w:rsidTr="001F3FD8">
        <w:tc>
          <w:tcPr>
            <w:tcW w:w="2269" w:type="pct"/>
            <w:vAlign w:val="bottom"/>
          </w:tcPr>
          <w:p w14:paraId="7097C444" w14:textId="77777777" w:rsidR="00C248E4" w:rsidRPr="00561990" w:rsidRDefault="00C248E4" w:rsidP="00C248E4">
            <w:pPr>
              <w:pStyle w:val="Compact"/>
              <w:jc w:val="center"/>
              <w:rPr>
                <w:rFonts w:ascii="Times New Roman" w:hAnsi="Times New Roman" w:cs="Times New Roman"/>
              </w:rPr>
            </w:pPr>
          </w:p>
        </w:tc>
        <w:tc>
          <w:tcPr>
            <w:tcW w:w="1368" w:type="pct"/>
            <w:gridSpan w:val="2"/>
          </w:tcPr>
          <w:p w14:paraId="1031C5B5" w14:textId="595E5204" w:rsidR="00C248E4" w:rsidRPr="00561990" w:rsidRDefault="00C248E4" w:rsidP="00C248E4">
            <w:pPr>
              <w:pStyle w:val="Compact"/>
              <w:jc w:val="center"/>
              <w:rPr>
                <w:rFonts w:ascii="Times New Roman" w:hAnsi="Times New Roman" w:cs="Times New Roman"/>
                <w:u w:val="single"/>
              </w:rPr>
            </w:pPr>
            <w:r w:rsidRPr="00561990">
              <w:rPr>
                <w:rFonts w:ascii="Times New Roman" w:hAnsi="Times New Roman" w:cs="Times New Roman"/>
                <w:u w:val="single"/>
              </w:rPr>
              <w:t>Adult</w:t>
            </w:r>
          </w:p>
        </w:tc>
        <w:tc>
          <w:tcPr>
            <w:tcW w:w="1362" w:type="pct"/>
            <w:gridSpan w:val="2"/>
            <w:vAlign w:val="bottom"/>
          </w:tcPr>
          <w:p w14:paraId="534CD2A1" w14:textId="3D5DE8EF" w:rsidR="00C248E4" w:rsidRPr="00561990" w:rsidRDefault="00C248E4" w:rsidP="00C248E4">
            <w:pPr>
              <w:pStyle w:val="Compact"/>
              <w:jc w:val="center"/>
              <w:rPr>
                <w:rFonts w:ascii="Times New Roman" w:hAnsi="Times New Roman" w:cs="Times New Roman"/>
                <w:u w:val="single"/>
              </w:rPr>
            </w:pPr>
            <w:r w:rsidRPr="00561990">
              <w:rPr>
                <w:rFonts w:ascii="Times New Roman" w:hAnsi="Times New Roman" w:cs="Times New Roman"/>
                <w:u w:val="single"/>
              </w:rPr>
              <w:t>YOY</w:t>
            </w:r>
          </w:p>
        </w:tc>
      </w:tr>
      <w:tr w:rsidR="001F3FD8" w:rsidRPr="00561990" w14:paraId="3703B0B4" w14:textId="77777777" w:rsidTr="001F3FD8">
        <w:tc>
          <w:tcPr>
            <w:tcW w:w="2269" w:type="pct"/>
            <w:tcBorders>
              <w:bottom w:val="single" w:sz="0" w:space="0" w:color="auto"/>
            </w:tcBorders>
            <w:vAlign w:val="bottom"/>
          </w:tcPr>
          <w:p w14:paraId="78571D0C" w14:textId="77777777"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Parameter</w:t>
            </w:r>
          </w:p>
        </w:tc>
        <w:tc>
          <w:tcPr>
            <w:tcW w:w="684" w:type="pct"/>
            <w:tcBorders>
              <w:bottom w:val="single" w:sz="0" w:space="0" w:color="auto"/>
            </w:tcBorders>
          </w:tcPr>
          <w:p w14:paraId="73EACA55" w14:textId="56BDF50F"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Estimate</w:t>
            </w:r>
          </w:p>
        </w:tc>
        <w:tc>
          <w:tcPr>
            <w:tcW w:w="684" w:type="pct"/>
            <w:tcBorders>
              <w:bottom w:val="single" w:sz="0" w:space="0" w:color="auto"/>
            </w:tcBorders>
          </w:tcPr>
          <w:p w14:paraId="11611E7C" w14:textId="065D28E5"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SE</w:t>
            </w:r>
          </w:p>
        </w:tc>
        <w:tc>
          <w:tcPr>
            <w:tcW w:w="684" w:type="pct"/>
            <w:tcBorders>
              <w:bottom w:val="single" w:sz="0" w:space="0" w:color="auto"/>
            </w:tcBorders>
            <w:vAlign w:val="bottom"/>
          </w:tcPr>
          <w:p w14:paraId="41023E56" w14:textId="6E05E9E4"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Estimate</w:t>
            </w:r>
          </w:p>
        </w:tc>
        <w:tc>
          <w:tcPr>
            <w:tcW w:w="678" w:type="pct"/>
            <w:tcBorders>
              <w:bottom w:val="single" w:sz="0" w:space="0" w:color="auto"/>
            </w:tcBorders>
            <w:vAlign w:val="bottom"/>
          </w:tcPr>
          <w:p w14:paraId="0E1E2F27" w14:textId="4FBED165"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SE</w:t>
            </w:r>
          </w:p>
        </w:tc>
      </w:tr>
      <w:tr w:rsidR="001F3FD8" w:rsidRPr="00561990" w14:paraId="26FE1779" w14:textId="77777777" w:rsidTr="001F3FD8">
        <w:tc>
          <w:tcPr>
            <w:tcW w:w="2269" w:type="pct"/>
          </w:tcPr>
          <w:p w14:paraId="55A1FC36" w14:textId="3D9C5446"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Intercept</w:t>
            </w:r>
          </w:p>
        </w:tc>
        <w:tc>
          <w:tcPr>
            <w:tcW w:w="684" w:type="pct"/>
            <w:vAlign w:val="center"/>
          </w:tcPr>
          <w:p w14:paraId="7FCDE78F" w14:textId="596D4EB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-2.45</w:t>
            </w:r>
          </w:p>
        </w:tc>
        <w:tc>
          <w:tcPr>
            <w:tcW w:w="684" w:type="pct"/>
            <w:vAlign w:val="center"/>
          </w:tcPr>
          <w:p w14:paraId="193962F8" w14:textId="32BA268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c>
          <w:tcPr>
            <w:tcW w:w="684" w:type="pct"/>
            <w:vAlign w:val="center"/>
          </w:tcPr>
          <w:p w14:paraId="42557B95" w14:textId="682D66E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-3.41</w:t>
            </w:r>
          </w:p>
        </w:tc>
        <w:tc>
          <w:tcPr>
            <w:tcW w:w="678" w:type="pct"/>
            <w:vAlign w:val="center"/>
          </w:tcPr>
          <w:p w14:paraId="6472E668" w14:textId="0BEC7F4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0.30</w:t>
            </w:r>
          </w:p>
        </w:tc>
      </w:tr>
      <w:tr w:rsidR="001F3FD8" w:rsidRPr="00561990" w14:paraId="1D5C8014" w14:textId="77777777" w:rsidTr="001F3FD8">
        <w:tc>
          <w:tcPr>
            <w:tcW w:w="2269" w:type="pct"/>
          </w:tcPr>
          <w:p w14:paraId="2C2F83DC" w14:textId="27FB0186"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Forest cover</w:t>
            </w:r>
          </w:p>
        </w:tc>
        <w:tc>
          <w:tcPr>
            <w:tcW w:w="684" w:type="pct"/>
            <w:vAlign w:val="center"/>
          </w:tcPr>
          <w:p w14:paraId="6E040D97" w14:textId="673DCC5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0.82</w:t>
            </w:r>
          </w:p>
        </w:tc>
        <w:tc>
          <w:tcPr>
            <w:tcW w:w="684" w:type="pct"/>
            <w:vAlign w:val="center"/>
          </w:tcPr>
          <w:p w14:paraId="2C8A471A" w14:textId="1A1CB32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0.12</w:t>
            </w:r>
          </w:p>
        </w:tc>
        <w:tc>
          <w:tcPr>
            <w:tcW w:w="684" w:type="pct"/>
            <w:vAlign w:val="center"/>
          </w:tcPr>
          <w:p w14:paraId="35E25236" w14:textId="55B0BB71"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1.12</w:t>
            </w:r>
          </w:p>
        </w:tc>
        <w:tc>
          <w:tcPr>
            <w:tcW w:w="678" w:type="pct"/>
            <w:vAlign w:val="center"/>
          </w:tcPr>
          <w:p w14:paraId="4678A4F1" w14:textId="27CD342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r>
      <w:tr w:rsidR="001F3FD8" w:rsidRPr="00561990" w14:paraId="6A985A1F" w14:textId="77777777" w:rsidTr="001F3FD8">
        <w:tc>
          <w:tcPr>
            <w:tcW w:w="2269" w:type="pct"/>
          </w:tcPr>
          <w:p w14:paraId="00AA4088" w14:textId="4950A09D"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Surficial coarseness</w:t>
            </w:r>
          </w:p>
        </w:tc>
        <w:tc>
          <w:tcPr>
            <w:tcW w:w="684" w:type="pct"/>
            <w:vAlign w:val="center"/>
          </w:tcPr>
          <w:p w14:paraId="73926F0D" w14:textId="2CE6185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53BB4660" w14:textId="3E036EA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1E7A5CE7" w14:textId="5EE52F1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78" w:type="pct"/>
            <w:vAlign w:val="center"/>
          </w:tcPr>
          <w:p w14:paraId="574AC5F0" w14:textId="3F0D435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0.08</w:t>
            </w:r>
          </w:p>
        </w:tc>
      </w:tr>
      <w:tr w:rsidR="001F3FD8" w:rsidRPr="00561990" w14:paraId="45A0C271" w14:textId="77777777" w:rsidTr="001F3FD8">
        <w:tc>
          <w:tcPr>
            <w:tcW w:w="2269" w:type="pct"/>
          </w:tcPr>
          <w:p w14:paraId="7FE284F2" w14:textId="352E7DBA"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Summer temperature</w:t>
            </w:r>
          </w:p>
        </w:tc>
        <w:tc>
          <w:tcPr>
            <w:tcW w:w="684" w:type="pct"/>
            <w:vAlign w:val="center"/>
          </w:tcPr>
          <w:p w14:paraId="30133EA3" w14:textId="3884D58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-0.26</w:t>
            </w:r>
          </w:p>
        </w:tc>
        <w:tc>
          <w:tcPr>
            <w:tcW w:w="684" w:type="pct"/>
            <w:vAlign w:val="center"/>
          </w:tcPr>
          <w:p w14:paraId="6D56BD77" w14:textId="612C815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33AF7EA9" w14:textId="77777777" w:rsidR="009951A9" w:rsidRPr="00561990" w:rsidRDefault="009951A9" w:rsidP="00C248E4">
            <w:pPr>
              <w:pStyle w:val="Compact"/>
              <w:jc w:val="center"/>
              <w:rPr>
                <w:rFonts w:ascii="Times New Roman" w:hAnsi="Times New Roman" w:cs="Times New Roman"/>
              </w:rPr>
            </w:pPr>
          </w:p>
        </w:tc>
        <w:tc>
          <w:tcPr>
            <w:tcW w:w="678" w:type="pct"/>
            <w:vAlign w:val="center"/>
          </w:tcPr>
          <w:p w14:paraId="6E9AD9C1" w14:textId="77777777" w:rsidR="009951A9" w:rsidRPr="00561990" w:rsidRDefault="009951A9" w:rsidP="00C248E4">
            <w:pPr>
              <w:pStyle w:val="Compact"/>
              <w:jc w:val="center"/>
              <w:rPr>
                <w:rFonts w:ascii="Times New Roman" w:hAnsi="Times New Roman" w:cs="Times New Roman"/>
              </w:rPr>
            </w:pPr>
          </w:p>
        </w:tc>
      </w:tr>
      <w:tr w:rsidR="001F3FD8" w:rsidRPr="00561990" w14:paraId="65A11DC0" w14:textId="77777777" w:rsidTr="001F3FD8">
        <w:tc>
          <w:tcPr>
            <w:tcW w:w="2269" w:type="pct"/>
          </w:tcPr>
          <w:p w14:paraId="71C635D2" w14:textId="5C0FBD57"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Fall temperature</w:t>
            </w:r>
          </w:p>
        </w:tc>
        <w:tc>
          <w:tcPr>
            <w:tcW w:w="684" w:type="pct"/>
            <w:vAlign w:val="center"/>
          </w:tcPr>
          <w:p w14:paraId="38FAC82C" w14:textId="35033D7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0.09</w:t>
            </w:r>
          </w:p>
        </w:tc>
        <w:tc>
          <w:tcPr>
            <w:tcW w:w="684" w:type="pct"/>
            <w:vAlign w:val="center"/>
          </w:tcPr>
          <w:p w14:paraId="07DE0C57" w14:textId="698EEF1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5C0B9BF8" w14:textId="3C9FFE6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78" w:type="pct"/>
            <w:vAlign w:val="center"/>
          </w:tcPr>
          <w:p w14:paraId="446B5B7A" w14:textId="77CCA5F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0.11</w:t>
            </w:r>
          </w:p>
        </w:tc>
      </w:tr>
      <w:tr w:rsidR="001F3FD8" w:rsidRPr="00561990" w14:paraId="50A0CB57" w14:textId="77777777" w:rsidTr="001F3FD8">
        <w:tc>
          <w:tcPr>
            <w:tcW w:w="2269" w:type="pct"/>
          </w:tcPr>
          <w:p w14:paraId="70FF450F" w14:textId="36C25013"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Winter temperature</w:t>
            </w:r>
          </w:p>
        </w:tc>
        <w:tc>
          <w:tcPr>
            <w:tcW w:w="684" w:type="pct"/>
            <w:vAlign w:val="center"/>
          </w:tcPr>
          <w:p w14:paraId="56322639" w14:textId="525F2D7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5CF1304C" w14:textId="366537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0C094963" w14:textId="46F962A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78" w:type="pct"/>
            <w:vAlign w:val="center"/>
          </w:tcPr>
          <w:p w14:paraId="5B511508" w14:textId="21DF665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0.11</w:t>
            </w:r>
          </w:p>
        </w:tc>
      </w:tr>
      <w:tr w:rsidR="001F3FD8" w:rsidRPr="00561990" w14:paraId="52F64F62" w14:textId="77777777" w:rsidTr="001F3FD8">
        <w:tc>
          <w:tcPr>
            <w:tcW w:w="2269" w:type="pct"/>
          </w:tcPr>
          <w:p w14:paraId="43A5B6FA" w14:textId="690C17A2"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Spring temperature</w:t>
            </w:r>
          </w:p>
        </w:tc>
        <w:tc>
          <w:tcPr>
            <w:tcW w:w="684" w:type="pct"/>
            <w:vAlign w:val="center"/>
          </w:tcPr>
          <w:p w14:paraId="67BA3013" w14:textId="636F55D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6CD33240" w14:textId="7265298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47695DA7" w14:textId="028A9E5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-0.68</w:t>
            </w:r>
          </w:p>
        </w:tc>
        <w:tc>
          <w:tcPr>
            <w:tcW w:w="678" w:type="pct"/>
            <w:vAlign w:val="center"/>
          </w:tcPr>
          <w:p w14:paraId="303A986D" w14:textId="10CAE9C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r>
      <w:tr w:rsidR="001F3FD8" w:rsidRPr="00561990" w14:paraId="70399CCF" w14:textId="77777777" w:rsidTr="001F3FD8">
        <w:tc>
          <w:tcPr>
            <w:tcW w:w="2269" w:type="pct"/>
          </w:tcPr>
          <w:p w14:paraId="45F9CB1F" w14:textId="0FF38104"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lastRenderedPageBreak/>
              <w:t>Summer precipitation</w:t>
            </w:r>
          </w:p>
        </w:tc>
        <w:tc>
          <w:tcPr>
            <w:tcW w:w="684" w:type="pct"/>
            <w:vAlign w:val="center"/>
          </w:tcPr>
          <w:p w14:paraId="1AF2442C" w14:textId="2DA2619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5B2E12A4" w14:textId="5896D960"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118E026F" w14:textId="77777777" w:rsidR="009951A9" w:rsidRPr="00561990" w:rsidRDefault="009951A9" w:rsidP="00C248E4">
            <w:pPr>
              <w:pStyle w:val="Compact"/>
              <w:jc w:val="center"/>
              <w:rPr>
                <w:rFonts w:ascii="Times New Roman" w:hAnsi="Times New Roman" w:cs="Times New Roman"/>
              </w:rPr>
            </w:pPr>
          </w:p>
        </w:tc>
        <w:tc>
          <w:tcPr>
            <w:tcW w:w="678" w:type="pct"/>
            <w:vAlign w:val="center"/>
          </w:tcPr>
          <w:p w14:paraId="10002289" w14:textId="77777777" w:rsidR="009951A9" w:rsidRPr="00561990" w:rsidRDefault="009951A9" w:rsidP="00C248E4">
            <w:pPr>
              <w:pStyle w:val="Compact"/>
              <w:jc w:val="center"/>
              <w:rPr>
                <w:rFonts w:ascii="Times New Roman" w:hAnsi="Times New Roman" w:cs="Times New Roman"/>
              </w:rPr>
            </w:pPr>
          </w:p>
        </w:tc>
      </w:tr>
      <w:tr w:rsidR="001F3FD8" w:rsidRPr="00561990" w14:paraId="556EC3C3" w14:textId="77777777" w:rsidTr="001F3FD8">
        <w:tc>
          <w:tcPr>
            <w:tcW w:w="2269" w:type="pct"/>
          </w:tcPr>
          <w:p w14:paraId="4E504EDF" w14:textId="71E8B615"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Fall precipitation</w:t>
            </w:r>
          </w:p>
        </w:tc>
        <w:tc>
          <w:tcPr>
            <w:tcW w:w="684" w:type="pct"/>
            <w:vAlign w:val="center"/>
          </w:tcPr>
          <w:p w14:paraId="74F2B97E" w14:textId="5438588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1EC3133B" w14:textId="435CA95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79EEACE8" w14:textId="5F1C61F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78" w:type="pct"/>
            <w:vAlign w:val="center"/>
          </w:tcPr>
          <w:p w14:paraId="546C2FB3" w14:textId="4D305F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r>
      <w:tr w:rsidR="001F3FD8" w:rsidRPr="00561990" w14:paraId="025D0422" w14:textId="77777777" w:rsidTr="001F3FD8">
        <w:tc>
          <w:tcPr>
            <w:tcW w:w="2269" w:type="pct"/>
          </w:tcPr>
          <w:p w14:paraId="1558F299" w14:textId="5A1C3C79"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Winter precipitation</w:t>
            </w:r>
          </w:p>
        </w:tc>
        <w:tc>
          <w:tcPr>
            <w:tcW w:w="684" w:type="pct"/>
            <w:vAlign w:val="center"/>
          </w:tcPr>
          <w:p w14:paraId="01C05A81" w14:textId="0411A77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84" w:type="pct"/>
            <w:vAlign w:val="center"/>
          </w:tcPr>
          <w:p w14:paraId="4B5CBE3C" w14:textId="7BE8457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05F9A7F" w14:textId="626D547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78" w:type="pct"/>
            <w:vAlign w:val="center"/>
          </w:tcPr>
          <w:p w14:paraId="3EB6B57B" w14:textId="48D7768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r>
      <w:tr w:rsidR="001F3FD8" w:rsidRPr="00561990" w14:paraId="2713E4D4" w14:textId="77777777" w:rsidTr="001F3FD8">
        <w:tc>
          <w:tcPr>
            <w:tcW w:w="2269" w:type="pct"/>
          </w:tcPr>
          <w:p w14:paraId="457434AA" w14:textId="6F16A163"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Spring precipitation</w:t>
            </w:r>
          </w:p>
        </w:tc>
        <w:tc>
          <w:tcPr>
            <w:tcW w:w="684" w:type="pct"/>
            <w:vAlign w:val="center"/>
          </w:tcPr>
          <w:p w14:paraId="176BAF81" w14:textId="13001EF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19389A25" w14:textId="38004E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6152CF6" w14:textId="33464B5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78" w:type="pct"/>
            <w:vAlign w:val="center"/>
          </w:tcPr>
          <w:p w14:paraId="456AA39F" w14:textId="595C672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r>
      <w:tr w:rsidR="001F3FD8" w:rsidRPr="00561990" w14:paraId="6CAE6C87" w14:textId="77777777" w:rsidTr="001F3FD8">
        <w:tc>
          <w:tcPr>
            <w:tcW w:w="2269" w:type="pct"/>
          </w:tcPr>
          <w:p w14:paraId="413E593B" w14:textId="0A07686A"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Detection rate</w:t>
            </w:r>
            <w:r w:rsidR="001F3FD8">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r>
                <w:rPr>
                  <w:rFonts w:ascii="Cambria Math" w:hAnsi="Cambria Math" w:cs="Times New Roman"/>
                  <w:sz w:val="22"/>
                  <w:szCs w:val="22"/>
                </w:rPr>
                <m:t>)</m:t>
              </m:r>
            </m:oMath>
          </w:p>
        </w:tc>
        <w:tc>
          <w:tcPr>
            <w:tcW w:w="684" w:type="pct"/>
            <w:vAlign w:val="center"/>
          </w:tcPr>
          <w:p w14:paraId="227820EF" w14:textId="6023B37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1.35</w:t>
            </w:r>
          </w:p>
        </w:tc>
        <w:tc>
          <w:tcPr>
            <w:tcW w:w="684" w:type="pct"/>
            <w:vAlign w:val="center"/>
          </w:tcPr>
          <w:p w14:paraId="7594390D" w14:textId="75BCFCA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0FF1F977" w14:textId="321DDD9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1.08</w:t>
            </w:r>
          </w:p>
        </w:tc>
        <w:tc>
          <w:tcPr>
            <w:tcW w:w="678" w:type="pct"/>
            <w:vAlign w:val="center"/>
          </w:tcPr>
          <w:p w14:paraId="50FBF337" w14:textId="63158DA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2159746F" w14:textId="77777777" w:rsidTr="001F3FD8">
        <w:tc>
          <w:tcPr>
            <w:tcW w:w="2269" w:type="pct"/>
          </w:tcPr>
          <w:p w14:paraId="7A86784B" w14:textId="71387102"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Detection SD</w:t>
            </w:r>
            <w:r w:rsidR="001F3FD8">
              <w:rPr>
                <w:rFonts w:ascii="Times New Roman" w:hAnsi="Times New Roman" w:cs="Times New Roman"/>
              </w:rPr>
              <w:t xml:space="preserve"> (</w:t>
            </w:r>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 xml:space="preserve"> </m:t>
                  </m:r>
                </m:sup>
              </m:sSubSup>
              <m:r>
                <w:rPr>
                  <w:rFonts w:ascii="Cambria Math" w:eastAsia="MS Mincho" w:hAnsi="Cambria Math" w:cs="Times New Roman"/>
                  <w:sz w:val="22"/>
                  <w:szCs w:val="22"/>
                </w:rPr>
                <m:t>)</m:t>
              </m:r>
            </m:oMath>
          </w:p>
        </w:tc>
        <w:tc>
          <w:tcPr>
            <w:tcW w:w="684" w:type="pct"/>
            <w:vAlign w:val="center"/>
          </w:tcPr>
          <w:p w14:paraId="6E957A1E" w14:textId="1F44700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0.21</w:t>
            </w:r>
          </w:p>
        </w:tc>
        <w:tc>
          <w:tcPr>
            <w:tcW w:w="684" w:type="pct"/>
            <w:vAlign w:val="center"/>
          </w:tcPr>
          <w:p w14:paraId="777AC123" w14:textId="21594F0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3C1BBD3" w14:textId="31C682C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0.30</w:t>
            </w:r>
          </w:p>
        </w:tc>
        <w:tc>
          <w:tcPr>
            <w:tcW w:w="678" w:type="pct"/>
            <w:vAlign w:val="center"/>
          </w:tcPr>
          <w:p w14:paraId="0A4F5AC2" w14:textId="6EFF02E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2C474B02" w14:textId="77777777" w:rsidTr="001F3FD8">
        <w:tc>
          <w:tcPr>
            <w:tcW w:w="2269" w:type="pct"/>
          </w:tcPr>
          <w:p w14:paraId="0CE22551" w14:textId="0D1CE817"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Temporal correlation</w:t>
            </w:r>
            <w:r w:rsidR="001F3FD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m:t>
              </m:r>
            </m:oMath>
          </w:p>
        </w:tc>
        <w:tc>
          <w:tcPr>
            <w:tcW w:w="684" w:type="pct"/>
            <w:vAlign w:val="center"/>
          </w:tcPr>
          <w:p w14:paraId="73A735C3" w14:textId="3C951F4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0.59</w:t>
            </w:r>
          </w:p>
        </w:tc>
        <w:tc>
          <w:tcPr>
            <w:tcW w:w="684" w:type="pct"/>
            <w:vAlign w:val="center"/>
          </w:tcPr>
          <w:p w14:paraId="70C66B94" w14:textId="4457583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0.26</w:t>
            </w:r>
          </w:p>
        </w:tc>
        <w:tc>
          <w:tcPr>
            <w:tcW w:w="684" w:type="pct"/>
            <w:vAlign w:val="center"/>
          </w:tcPr>
          <w:p w14:paraId="5ABE5EAE" w14:textId="793D57E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78" w:type="pct"/>
            <w:vAlign w:val="center"/>
          </w:tcPr>
          <w:p w14:paraId="54431346" w14:textId="737D863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0.21</w:t>
            </w:r>
          </w:p>
        </w:tc>
      </w:tr>
      <w:tr w:rsidR="001F3FD8" w:rsidRPr="00561990" w14:paraId="3A7AECC3" w14:textId="77777777" w:rsidTr="001F3FD8">
        <w:tc>
          <w:tcPr>
            <w:tcW w:w="2269" w:type="pct"/>
          </w:tcPr>
          <w:p w14:paraId="461558C1" w14:textId="49CE48E5"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Temporal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0BE9696F" w14:textId="1397767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147E7256" w14:textId="3121968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3BFAB377" w14:textId="33571A6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0.76</w:t>
            </w:r>
          </w:p>
        </w:tc>
        <w:tc>
          <w:tcPr>
            <w:tcW w:w="678" w:type="pct"/>
            <w:vAlign w:val="center"/>
          </w:tcPr>
          <w:p w14:paraId="1BC39D6C" w14:textId="14D2219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r>
      <w:tr w:rsidR="001F3FD8" w:rsidRPr="00561990" w14:paraId="1210BF9A" w14:textId="77777777" w:rsidTr="001F3FD8">
        <w:tc>
          <w:tcPr>
            <w:tcW w:w="2269" w:type="pct"/>
          </w:tcPr>
          <w:p w14:paraId="18D9B4FB" w14:textId="0D628357"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Temporal decay</w:t>
            </w:r>
            <w:r w:rsidR="001F3FD8">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r>
                <w:rPr>
                  <w:rFonts w:ascii="Cambria Math" w:hAnsi="Cambria Math" w:cs="Times New Roman"/>
                  <w:sz w:val="22"/>
                  <w:szCs w:val="22"/>
                </w:rPr>
                <m:t>)</m:t>
              </m:r>
            </m:oMath>
          </w:p>
        </w:tc>
        <w:tc>
          <w:tcPr>
            <w:tcW w:w="684" w:type="pct"/>
            <w:vAlign w:val="center"/>
          </w:tcPr>
          <w:p w14:paraId="40AA9330" w14:textId="72D9A74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0.97</w:t>
            </w:r>
          </w:p>
        </w:tc>
        <w:tc>
          <w:tcPr>
            <w:tcW w:w="684" w:type="pct"/>
            <w:vAlign w:val="center"/>
          </w:tcPr>
          <w:p w14:paraId="6ADD62B0" w14:textId="667E942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7300C73D" w14:textId="3D16141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0.98</w:t>
            </w:r>
          </w:p>
        </w:tc>
        <w:tc>
          <w:tcPr>
            <w:tcW w:w="678" w:type="pct"/>
            <w:vAlign w:val="center"/>
          </w:tcPr>
          <w:p w14:paraId="7FE868FD" w14:textId="3765795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r>
      <w:tr w:rsidR="001F3FD8" w:rsidRPr="00561990" w14:paraId="4E2321FF" w14:textId="77777777" w:rsidTr="001F3FD8">
        <w:tc>
          <w:tcPr>
            <w:tcW w:w="2269" w:type="pct"/>
          </w:tcPr>
          <w:p w14:paraId="27933D01" w14:textId="5F9E2607"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Spatio-temporal decay</w:t>
            </w:r>
            <w:r w:rsidR="001F3FD8">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sz w:val="22"/>
                  <w:szCs w:val="22"/>
                </w:rPr>
                <m:t>)</m:t>
              </m:r>
            </m:oMath>
          </w:p>
        </w:tc>
        <w:tc>
          <w:tcPr>
            <w:tcW w:w="684" w:type="pct"/>
            <w:vAlign w:val="center"/>
          </w:tcPr>
          <w:p w14:paraId="47D4A883" w14:textId="2562197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4451848E" w14:textId="7438EF3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569822D5" w14:textId="2D077061"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c>
          <w:tcPr>
            <w:tcW w:w="678" w:type="pct"/>
            <w:vAlign w:val="center"/>
          </w:tcPr>
          <w:p w14:paraId="257D2C8F" w14:textId="6CA35EC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3C498145" w14:textId="77777777" w:rsidTr="001F3FD8">
        <w:tc>
          <w:tcPr>
            <w:tcW w:w="2269" w:type="pct"/>
          </w:tcPr>
          <w:p w14:paraId="34DC0862" w14:textId="49D1EB8D"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Asymptotic spatio-temporal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530F289A" w14:textId="6EEFA03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0.59</w:t>
            </w:r>
          </w:p>
        </w:tc>
        <w:tc>
          <w:tcPr>
            <w:tcW w:w="684" w:type="pct"/>
            <w:vAlign w:val="center"/>
          </w:tcPr>
          <w:p w14:paraId="07956FCB" w14:textId="219F74A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783A5BC9" w14:textId="1F40D0C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0.65</w:t>
            </w:r>
          </w:p>
        </w:tc>
        <w:tc>
          <w:tcPr>
            <w:tcW w:w="678" w:type="pct"/>
            <w:vAlign w:val="center"/>
          </w:tcPr>
          <w:p w14:paraId="71E01318" w14:textId="5D9CEEE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0.07</w:t>
            </w:r>
          </w:p>
        </w:tc>
      </w:tr>
      <w:tr w:rsidR="001F3FD8" w:rsidRPr="00561990" w14:paraId="78E92736" w14:textId="77777777" w:rsidTr="001F3FD8">
        <w:tc>
          <w:tcPr>
            <w:tcW w:w="2269" w:type="pct"/>
          </w:tcPr>
          <w:p w14:paraId="6AF11027" w14:textId="44E122BF"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Overdispersion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7A19556F" w14:textId="18F31F0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0.36</w:t>
            </w:r>
          </w:p>
        </w:tc>
        <w:tc>
          <w:tcPr>
            <w:tcW w:w="684" w:type="pct"/>
            <w:vAlign w:val="center"/>
          </w:tcPr>
          <w:p w14:paraId="38EF804E" w14:textId="51F399A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84" w:type="pct"/>
            <w:vAlign w:val="center"/>
          </w:tcPr>
          <w:p w14:paraId="3D058B13" w14:textId="66E0640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0.53</w:t>
            </w:r>
          </w:p>
        </w:tc>
        <w:tc>
          <w:tcPr>
            <w:tcW w:w="678" w:type="pct"/>
            <w:vAlign w:val="center"/>
          </w:tcPr>
          <w:p w14:paraId="18B528C1" w14:textId="0E5C701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r>
    </w:tbl>
    <w:p w14:paraId="07EAFAAF" w14:textId="77777777" w:rsidR="00C248E4" w:rsidRPr="00561990" w:rsidRDefault="00C248E4" w:rsidP="00D80F43">
      <w:pPr>
        <w:tabs>
          <w:tab w:val="left" w:pos="360"/>
          <w:tab w:val="left" w:pos="8640"/>
        </w:tabs>
        <w:rPr>
          <w:rFonts w:ascii="Times New Roman" w:hAnsi="Times New Roman" w:cs="Times New Roman"/>
        </w:rPr>
      </w:pPr>
    </w:p>
    <w:p w14:paraId="5C9FC50B" w14:textId="77777777" w:rsidR="00C248E4" w:rsidRPr="00561990" w:rsidRDefault="00C248E4" w:rsidP="00D80F43">
      <w:pPr>
        <w:tabs>
          <w:tab w:val="left" w:pos="360"/>
          <w:tab w:val="left" w:pos="8640"/>
        </w:tabs>
        <w:rPr>
          <w:rFonts w:ascii="Times New Roman" w:hAnsi="Times New Roman" w:cs="Times New Roman"/>
        </w:rPr>
      </w:pPr>
    </w:p>
    <w:p w14:paraId="1C4AF5EF" w14:textId="77777777" w:rsidR="007860BB" w:rsidRPr="00561990" w:rsidRDefault="007860BB" w:rsidP="007860BB">
      <w:pPr>
        <w:tabs>
          <w:tab w:val="left" w:pos="360"/>
          <w:tab w:val="left" w:pos="8640"/>
        </w:tabs>
        <w:rPr>
          <w:rFonts w:ascii="Times New Roman" w:hAnsi="Times New Roman" w:cs="Times New Roman"/>
          <w:b/>
        </w:rPr>
      </w:pPr>
    </w:p>
    <w:p w14:paraId="02C981DB" w14:textId="77777777" w:rsidR="007860BB" w:rsidRPr="00561990" w:rsidRDefault="007860BB" w:rsidP="007860BB">
      <w:pPr>
        <w:tabs>
          <w:tab w:val="left" w:pos="360"/>
          <w:tab w:val="left" w:pos="8640"/>
        </w:tabs>
        <w:rPr>
          <w:rFonts w:ascii="Times New Roman" w:hAnsi="Times New Roman" w:cs="Times New Roman"/>
          <w:b/>
        </w:rPr>
      </w:pPr>
    </w:p>
    <w:p w14:paraId="702C40AA" w14:textId="6CB99D09" w:rsidR="004E338C" w:rsidRPr="00561990" w:rsidRDefault="004E338C" w:rsidP="007860BB">
      <w:pPr>
        <w:tabs>
          <w:tab w:val="left" w:pos="360"/>
          <w:tab w:val="left" w:pos="8640"/>
        </w:tabs>
        <w:rPr>
          <w:rFonts w:ascii="Times New Roman" w:hAnsi="Times New Roman" w:cs="Times New Roman"/>
        </w:rPr>
      </w:pPr>
      <w:commentRangeStart w:id="10"/>
      <w:r w:rsidRPr="00561990">
        <w:rPr>
          <w:rFonts w:ascii="Times New Roman" w:hAnsi="Times New Roman" w:cs="Times New Roman"/>
        </w:rPr>
        <w:t xml:space="preserve">Figure 1. </w:t>
      </w:r>
      <w:commentRangeEnd w:id="10"/>
      <w:r w:rsidRPr="00561990">
        <w:rPr>
          <w:rStyle w:val="CommentReference"/>
          <w:rFonts w:ascii="Times New Roman" w:hAnsi="Times New Roman" w:cs="Times New Roman"/>
        </w:rPr>
        <w:commentReference w:id="10"/>
      </w:r>
      <w:r w:rsidRPr="00561990">
        <w:rPr>
          <w:rFonts w:ascii="Times New Roman" w:hAnsi="Times New Roman" w:cs="Times New Roman"/>
        </w:rPr>
        <w:t>Diagram of network structure with parent-child relationships</w:t>
      </w:r>
    </w:p>
    <w:p w14:paraId="07877299" w14:textId="77777777" w:rsidR="007860BB" w:rsidRPr="00561990" w:rsidRDefault="007860BB" w:rsidP="007860BB">
      <w:pPr>
        <w:tabs>
          <w:tab w:val="left" w:pos="360"/>
          <w:tab w:val="left" w:pos="8640"/>
        </w:tabs>
        <w:rPr>
          <w:rFonts w:ascii="Times New Roman" w:hAnsi="Times New Roman" w:cs="Times New Roman"/>
          <w:b/>
        </w:rPr>
      </w:pPr>
    </w:p>
    <w:p w14:paraId="3B18A5E8" w14:textId="77777777" w:rsidR="00121837" w:rsidRDefault="00121837" w:rsidP="007860BB">
      <w:pPr>
        <w:tabs>
          <w:tab w:val="left" w:pos="360"/>
          <w:tab w:val="left" w:pos="8640"/>
        </w:tabs>
        <w:rPr>
          <w:rFonts w:ascii="Times New Roman" w:hAnsi="Times New Roman" w:cs="Times New Roman"/>
          <w:b/>
        </w:rPr>
      </w:pPr>
    </w:p>
    <w:p w14:paraId="602C3BCD" w14:textId="77777777" w:rsidR="00667E83" w:rsidRDefault="00667E83" w:rsidP="007860BB">
      <w:pPr>
        <w:tabs>
          <w:tab w:val="left" w:pos="360"/>
          <w:tab w:val="left" w:pos="8640"/>
        </w:tabs>
        <w:rPr>
          <w:rFonts w:ascii="Times New Roman" w:hAnsi="Times New Roman" w:cs="Times New Roman"/>
          <w:b/>
        </w:rPr>
      </w:pPr>
    </w:p>
    <w:p w14:paraId="1BFF0356" w14:textId="77777777" w:rsidR="00667E83" w:rsidRDefault="00667E83" w:rsidP="007860BB">
      <w:pPr>
        <w:tabs>
          <w:tab w:val="left" w:pos="360"/>
          <w:tab w:val="left" w:pos="8640"/>
        </w:tabs>
        <w:rPr>
          <w:rFonts w:ascii="Times New Roman" w:hAnsi="Times New Roman" w:cs="Times New Roman"/>
          <w:b/>
        </w:rPr>
      </w:pPr>
    </w:p>
    <w:p w14:paraId="212FC83F" w14:textId="77777777" w:rsidR="00667E83" w:rsidRPr="00561990" w:rsidRDefault="00667E83" w:rsidP="007860BB">
      <w:pPr>
        <w:tabs>
          <w:tab w:val="left" w:pos="360"/>
          <w:tab w:val="left" w:pos="8640"/>
        </w:tabs>
        <w:rPr>
          <w:rFonts w:ascii="Times New Roman" w:hAnsi="Times New Roman" w:cs="Times New Roman"/>
          <w:b/>
        </w:rPr>
      </w:pPr>
    </w:p>
    <w:p w14:paraId="7244085C" w14:textId="6820E5AD"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 xml:space="preserve">Figure 2. </w:t>
      </w:r>
      <w:r w:rsidR="00121837" w:rsidRPr="00561990">
        <w:rPr>
          <w:rFonts w:ascii="Times New Roman" w:hAnsi="Times New Roman" w:cs="Times New Roman"/>
        </w:rPr>
        <w:t xml:space="preserve">Parameter estimates </w:t>
      </w:r>
      <w:r w:rsidR="00D93836" w:rsidRPr="00561990">
        <w:rPr>
          <w:rFonts w:ascii="Times New Roman" w:hAnsi="Times New Roman" w:cs="Times New Roman"/>
        </w:rPr>
        <w:t xml:space="preserve">across different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121837" w:rsidRPr="00561990">
        <w:rPr>
          <w:rFonts w:ascii="Times New Roman" w:hAnsi="Times New Roman" w:cs="Times New Roman"/>
        </w:rPr>
        <w:t xml:space="preserve">from </w:t>
      </w:r>
      <w:r w:rsidR="00D93836" w:rsidRPr="00561990">
        <w:rPr>
          <w:rFonts w:ascii="Times New Roman" w:hAnsi="Times New Roman" w:cs="Times New Roman"/>
        </w:rPr>
        <w:t xml:space="preserve">the </w:t>
      </w:r>
      <w:r w:rsidR="00121837" w:rsidRPr="00561990">
        <w:rPr>
          <w:rFonts w:ascii="Times New Roman" w:hAnsi="Times New Roman" w:cs="Times New Roman"/>
        </w:rPr>
        <w:t xml:space="preserve">spatial simulation study varying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D93836" w:rsidRPr="00561990">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(Eq. 5)</w:t>
      </w:r>
      <w:r w:rsidR="00D93836" w:rsidRPr="00561990">
        <w:rPr>
          <w:rFonts w:ascii="Times New Roman" w:hAnsi="Times New Roman" w:cs="Times New Roman"/>
        </w:rPr>
        <w:t xml:space="preserve">. Parameter estimates, abundance estimates, and abundance accuracy (RMSE) </w:t>
      </w:r>
      <w:commentRangeStart w:id="11"/>
      <w:r w:rsidR="00D93836" w:rsidRPr="00561990">
        <w:rPr>
          <w:rFonts w:ascii="Times New Roman" w:hAnsi="Times New Roman" w:cs="Times New Roman"/>
        </w:rPr>
        <w:t>were compared</w:t>
      </w:r>
      <w:r w:rsidR="00121837" w:rsidRPr="00561990">
        <w:rPr>
          <w:rFonts w:ascii="Times New Roman" w:hAnsi="Times New Roman" w:cs="Times New Roman"/>
        </w:rPr>
        <w:t xml:space="preserve"> for </w:t>
      </w:r>
      <w:r w:rsidR="00D93836" w:rsidRPr="00561990">
        <w:rPr>
          <w:rFonts w:ascii="Times New Roman" w:hAnsi="Times New Roman" w:cs="Times New Roman"/>
        </w:rPr>
        <w:t xml:space="preserve">the spatial model </w:t>
      </w:r>
      <w:r w:rsidR="00C2519F">
        <w:rPr>
          <w:rFonts w:ascii="Times New Roman" w:hAnsi="Times New Roman" w:cs="Times New Roman"/>
        </w:rPr>
        <w:t>(</w:t>
      </w:r>
      <w:commentRangeEnd w:id="11"/>
      <w:r w:rsidR="00E93040">
        <w:rPr>
          <w:rStyle w:val="CommentReference"/>
        </w:rPr>
        <w:commentReference w:id="11"/>
      </w:r>
      <w:r w:rsidR="00C2519F">
        <w:rPr>
          <w:rFonts w:ascii="Times New Roman" w:hAnsi="Times New Roman" w:cs="Times New Roman"/>
        </w:rPr>
        <w:t xml:space="preserve">Model 2 in Table 3) </w:t>
      </w:r>
      <w:r w:rsidR="00D93836" w:rsidRPr="00561990">
        <w:rPr>
          <w:rFonts w:ascii="Times New Roman" w:hAnsi="Times New Roman" w:cs="Times New Roman"/>
        </w:rPr>
        <w:t>and a non-spatial model</w:t>
      </w:r>
      <w:r w:rsidR="00C2519F">
        <w:rPr>
          <w:rFonts w:ascii="Times New Roman" w:hAnsi="Times New Roman" w:cs="Times New Roman"/>
        </w:rPr>
        <w:t xml:space="preserve"> (Model 1 in Table 3)</w:t>
      </w:r>
      <w:r w:rsidR="00D93836" w:rsidRPr="00561990">
        <w:rPr>
          <w:rFonts w:ascii="Times New Roman" w:hAnsi="Times New Roman" w:cs="Times New Roman"/>
        </w:rPr>
        <w:t xml:space="preserve">. </w:t>
      </w:r>
      <w:del w:id="12" w:author="Letcher, Benjamin" w:date="2017-01-25T11:43:00Z">
        <w:r w:rsidR="00D93836" w:rsidRPr="00561990" w:rsidDel="00E93040">
          <w:rPr>
            <w:rFonts w:ascii="Times New Roman" w:hAnsi="Times New Roman" w:cs="Times New Roman"/>
          </w:rPr>
          <w:delText xml:space="preserve">Variation </w:delText>
        </w:r>
      </w:del>
      <w:ins w:id="13" w:author="Letcher, Benjamin" w:date="2017-01-25T11:43:00Z">
        <w:r w:rsidR="00E93040">
          <w:rPr>
            <w:rFonts w:ascii="Times New Roman" w:hAnsi="Times New Roman" w:cs="Times New Roman"/>
          </w:rPr>
          <w:t>Ranges</w:t>
        </w:r>
        <w:r w:rsidR="00E93040" w:rsidRPr="00561990">
          <w:rPr>
            <w:rFonts w:ascii="Times New Roman" w:hAnsi="Times New Roman" w:cs="Times New Roman"/>
          </w:rPr>
          <w:t xml:space="preserve"> </w:t>
        </w:r>
      </w:ins>
      <w:r w:rsidR="00D93836" w:rsidRPr="00561990">
        <w:rPr>
          <w:rFonts w:ascii="Times New Roman" w:hAnsi="Times New Roman" w:cs="Times New Roman"/>
        </w:rPr>
        <w:t>in the boxplots represent</w:t>
      </w:r>
      <w:del w:id="14" w:author="Letcher, Benjamin" w:date="2017-01-25T11:43:00Z">
        <w:r w:rsidR="00D93836" w:rsidRPr="00561990" w:rsidDel="00E93040">
          <w:rPr>
            <w:rFonts w:ascii="Times New Roman" w:hAnsi="Times New Roman" w:cs="Times New Roman"/>
          </w:rPr>
          <w:delText>s</w:delText>
        </w:r>
      </w:del>
      <w:r w:rsidR="00D93836" w:rsidRPr="00561990">
        <w:rPr>
          <w:rFonts w:ascii="Times New Roman" w:hAnsi="Times New Roman" w:cs="Times New Roman"/>
        </w:rPr>
        <w:t xml:space="preserve"> the combined uncertainty from 200 simulations and variation in simulated levels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D93836" w:rsidRPr="00561990">
        <w:rPr>
          <w:rFonts w:ascii="Times New Roman" w:hAnsi="Times New Roman" w:cs="Times New Roman"/>
        </w:rPr>
        <w:t>.</w:t>
      </w:r>
    </w:p>
    <w:p w14:paraId="3701ABC5" w14:textId="77777777" w:rsidR="007860BB" w:rsidRPr="00561990" w:rsidRDefault="007860BB" w:rsidP="007860BB">
      <w:pPr>
        <w:tabs>
          <w:tab w:val="left" w:pos="360"/>
          <w:tab w:val="left" w:pos="8640"/>
        </w:tabs>
        <w:rPr>
          <w:rFonts w:ascii="Times New Roman" w:hAnsi="Times New Roman" w:cs="Times New Roman"/>
        </w:rPr>
      </w:pPr>
    </w:p>
    <w:p w14:paraId="562786F2" w14:textId="77777777" w:rsidR="007860BB" w:rsidRPr="00561990" w:rsidRDefault="007860BB" w:rsidP="007860BB">
      <w:pPr>
        <w:tabs>
          <w:tab w:val="left" w:pos="360"/>
          <w:tab w:val="left" w:pos="8640"/>
        </w:tabs>
        <w:rPr>
          <w:rFonts w:ascii="Times New Roman" w:hAnsi="Times New Roman" w:cs="Times New Roman"/>
        </w:rPr>
      </w:pPr>
      <w:commentRangeStart w:id="15"/>
      <w:r w:rsidRPr="00561990">
        <w:rPr>
          <w:rFonts w:ascii="Times New Roman" w:hAnsi="Times New Roman" w:cs="Times New Roman"/>
          <w:noProof/>
        </w:rPr>
        <w:lastRenderedPageBreak/>
        <w:drawing>
          <wp:inline distT="0" distB="0" distL="0" distR="0" wp14:anchorId="794407E2" wp14:editId="41EF724C">
            <wp:extent cx="5943600" cy="5943600"/>
            <wp:effectExtent l="0" t="0" r="0" b="0"/>
            <wp:docPr id="3" name="Picture 3" descr="Macintosh HD:Users:Dan:Documents:Research:Stream_Climate_Change:Brook_Trout:Trout_GMRF:Output:Sim_Spatial:thet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Stream_Climate_Change:Brook_Trout:Trout_GMRF:Output:Sim_Spatial:theta_grid_pl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commentRangeEnd w:id="15"/>
      <w:r w:rsidRPr="00561990">
        <w:rPr>
          <w:rStyle w:val="CommentReference"/>
          <w:rFonts w:ascii="Times New Roman" w:hAnsi="Times New Roman" w:cs="Times New Roman"/>
        </w:rPr>
        <w:commentReference w:id="15"/>
      </w:r>
    </w:p>
    <w:p w14:paraId="4570DEB6" w14:textId="77777777" w:rsidR="007860BB" w:rsidRPr="00561990" w:rsidRDefault="007860BB" w:rsidP="007860BB">
      <w:pPr>
        <w:tabs>
          <w:tab w:val="left" w:pos="360"/>
          <w:tab w:val="left" w:pos="8640"/>
        </w:tabs>
        <w:rPr>
          <w:rFonts w:ascii="Times New Roman" w:hAnsi="Times New Roman" w:cs="Times New Roman"/>
        </w:rPr>
      </w:pPr>
    </w:p>
    <w:p w14:paraId="4824DAB6" w14:textId="77777777" w:rsidR="00667E83" w:rsidRDefault="00667E83" w:rsidP="00D93836">
      <w:pPr>
        <w:tabs>
          <w:tab w:val="left" w:pos="360"/>
          <w:tab w:val="left" w:pos="8640"/>
        </w:tabs>
        <w:rPr>
          <w:rFonts w:ascii="Times New Roman" w:hAnsi="Times New Roman" w:cs="Times New Roman"/>
        </w:rPr>
      </w:pPr>
    </w:p>
    <w:p w14:paraId="48E74585" w14:textId="77777777" w:rsidR="00667E83" w:rsidRDefault="00667E83" w:rsidP="00D93836">
      <w:pPr>
        <w:tabs>
          <w:tab w:val="left" w:pos="360"/>
          <w:tab w:val="left" w:pos="8640"/>
        </w:tabs>
        <w:rPr>
          <w:rFonts w:ascii="Times New Roman" w:hAnsi="Times New Roman" w:cs="Times New Roman"/>
        </w:rPr>
      </w:pPr>
    </w:p>
    <w:p w14:paraId="6B62CB24" w14:textId="77777777" w:rsidR="00667E83" w:rsidRDefault="00667E83" w:rsidP="00D93836">
      <w:pPr>
        <w:tabs>
          <w:tab w:val="left" w:pos="360"/>
          <w:tab w:val="left" w:pos="8640"/>
        </w:tabs>
        <w:rPr>
          <w:rFonts w:ascii="Times New Roman" w:hAnsi="Times New Roman" w:cs="Times New Roman"/>
        </w:rPr>
      </w:pPr>
    </w:p>
    <w:p w14:paraId="48181D63" w14:textId="77777777" w:rsidR="00667E83" w:rsidRDefault="00667E83" w:rsidP="00D93836">
      <w:pPr>
        <w:tabs>
          <w:tab w:val="left" w:pos="360"/>
          <w:tab w:val="left" w:pos="8640"/>
        </w:tabs>
        <w:rPr>
          <w:rFonts w:ascii="Times New Roman" w:hAnsi="Times New Roman" w:cs="Times New Roman"/>
        </w:rPr>
      </w:pPr>
    </w:p>
    <w:p w14:paraId="54D5E531" w14:textId="373F4107" w:rsidR="00D93836" w:rsidRPr="00561990" w:rsidRDefault="00D93836" w:rsidP="00D93836">
      <w:pPr>
        <w:tabs>
          <w:tab w:val="left" w:pos="360"/>
          <w:tab w:val="left" w:pos="8640"/>
        </w:tabs>
        <w:rPr>
          <w:rFonts w:ascii="Times New Roman" w:hAnsi="Times New Roman" w:cs="Times New Roman"/>
        </w:rPr>
      </w:pPr>
      <w:r w:rsidRPr="00561990">
        <w:rPr>
          <w:rFonts w:ascii="Times New Roman" w:hAnsi="Times New Roman" w:cs="Times New Roman"/>
        </w:rPr>
        <w:t xml:space="preserve">Figure 3. Parameter estimates across different values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w:t>
      </w:r>
      <w:r w:rsidRPr="00561990">
        <w:rPr>
          <w:rFonts w:ascii="Times New Roman" w:hAnsi="Times New Roman" w:cs="Times New Roman"/>
        </w:rPr>
        <w:t xml:space="preserve">from the spatial simulation study varying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Pr="00561990">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(Eq. 5)</w:t>
      </w:r>
      <w:r w:rsidR="007275D1" w:rsidRPr="00561990">
        <w:rPr>
          <w:rFonts w:ascii="Times New Roman" w:hAnsi="Times New Roman" w:cs="Times New Roman"/>
        </w:rPr>
        <w:t>.</w:t>
      </w:r>
      <w:r w:rsidRPr="00561990">
        <w:rPr>
          <w:rFonts w:ascii="Times New Roman" w:hAnsi="Times New Roman" w:cs="Times New Roman"/>
        </w:rPr>
        <w:t xml:space="preserve"> Parameter estimates, abundance estimates, and abundance accuracy (RMSE) were compared for the spatial model </w:t>
      </w:r>
      <w:r w:rsidR="007275D1">
        <w:rPr>
          <w:rFonts w:ascii="Times New Roman" w:hAnsi="Times New Roman" w:cs="Times New Roman"/>
        </w:rPr>
        <w:t xml:space="preserve">(Model 2 in Table 3) </w:t>
      </w:r>
      <w:r w:rsidRPr="00561990">
        <w:rPr>
          <w:rFonts w:ascii="Times New Roman" w:hAnsi="Times New Roman" w:cs="Times New Roman"/>
        </w:rPr>
        <w:t>and a non-spatial model</w:t>
      </w:r>
      <w:r w:rsidR="007275D1">
        <w:rPr>
          <w:rFonts w:ascii="Times New Roman" w:hAnsi="Times New Roman" w:cs="Times New Roman"/>
        </w:rPr>
        <w:t xml:space="preserve"> (Model 1 in Table 3)</w:t>
      </w:r>
      <w:r w:rsidRPr="00561990">
        <w:rPr>
          <w:rFonts w:ascii="Times New Roman" w:hAnsi="Times New Roman" w:cs="Times New Roman"/>
        </w:rPr>
        <w:t xml:space="preserve">. Variation in the boxplots represents the combined uncertainty from 200 simulations and variation in simulated levels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Pr="00561990">
        <w:rPr>
          <w:rFonts w:ascii="Times New Roman" w:hAnsi="Times New Roman" w:cs="Times New Roman"/>
        </w:rPr>
        <w:t>.</w:t>
      </w:r>
    </w:p>
    <w:p w14:paraId="6767AABF" w14:textId="77777777" w:rsidR="007860BB" w:rsidRPr="00561990" w:rsidRDefault="007860BB" w:rsidP="007860BB">
      <w:pPr>
        <w:tabs>
          <w:tab w:val="left" w:pos="360"/>
          <w:tab w:val="left" w:pos="8640"/>
        </w:tabs>
        <w:rPr>
          <w:rFonts w:ascii="Times New Roman" w:hAnsi="Times New Roman" w:cs="Times New Roman"/>
        </w:rPr>
      </w:pPr>
    </w:p>
    <w:p w14:paraId="0F0E41A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lastRenderedPageBreak/>
        <w:drawing>
          <wp:inline distT="0" distB="0" distL="0" distR="0" wp14:anchorId="1A009791" wp14:editId="23C353DE">
            <wp:extent cx="5943600" cy="5943600"/>
            <wp:effectExtent l="0" t="0" r="0" b="0"/>
            <wp:docPr id="4" name="Picture 4" descr="Macintosh HD:Users:Dan:Documents:Research:Stream_Climate_Change:Brook_Trout:Trout_GMRF:Output:Sim_Spatial:sigm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Stream_Climate_Change:Brook_Trout:Trout_GMRF:Output:Sim_Spatial:sigma_grid_pl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0FA269F" w14:textId="77777777" w:rsidR="007860BB" w:rsidRPr="00561990" w:rsidRDefault="007860BB" w:rsidP="007860BB">
      <w:pPr>
        <w:tabs>
          <w:tab w:val="left" w:pos="360"/>
          <w:tab w:val="left" w:pos="8640"/>
        </w:tabs>
        <w:rPr>
          <w:rFonts w:ascii="Times New Roman" w:hAnsi="Times New Roman" w:cs="Times New Roman"/>
          <w:b/>
        </w:rPr>
      </w:pPr>
    </w:p>
    <w:p w14:paraId="07A87204" w14:textId="77777777" w:rsidR="007860BB" w:rsidRPr="00561990" w:rsidRDefault="007860BB" w:rsidP="007860BB">
      <w:pPr>
        <w:tabs>
          <w:tab w:val="left" w:pos="360"/>
          <w:tab w:val="left" w:pos="8640"/>
        </w:tabs>
        <w:rPr>
          <w:rFonts w:ascii="Times New Roman" w:hAnsi="Times New Roman" w:cs="Times New Roman"/>
          <w:b/>
        </w:rPr>
      </w:pPr>
    </w:p>
    <w:p w14:paraId="642AA52B" w14:textId="77777777" w:rsidR="007860BB" w:rsidRPr="00561990" w:rsidRDefault="007860BB" w:rsidP="007860BB">
      <w:pPr>
        <w:tabs>
          <w:tab w:val="left" w:pos="360"/>
          <w:tab w:val="left" w:pos="8640"/>
        </w:tabs>
        <w:rPr>
          <w:rFonts w:ascii="Times New Roman" w:hAnsi="Times New Roman" w:cs="Times New Roman"/>
          <w:b/>
        </w:rPr>
      </w:pPr>
    </w:p>
    <w:p w14:paraId="530F58C8" w14:textId="77777777" w:rsidR="007860BB" w:rsidRPr="00561990" w:rsidRDefault="007860BB" w:rsidP="007860BB">
      <w:pPr>
        <w:tabs>
          <w:tab w:val="left" w:pos="360"/>
          <w:tab w:val="left" w:pos="8640"/>
        </w:tabs>
        <w:rPr>
          <w:rFonts w:ascii="Times New Roman" w:hAnsi="Times New Roman" w:cs="Times New Roman"/>
          <w:b/>
        </w:rPr>
      </w:pPr>
    </w:p>
    <w:p w14:paraId="0ECDDBA8" w14:textId="77777777" w:rsidR="007860BB" w:rsidRPr="00561990" w:rsidRDefault="007860BB" w:rsidP="007860BB">
      <w:pPr>
        <w:tabs>
          <w:tab w:val="left" w:pos="360"/>
          <w:tab w:val="left" w:pos="8640"/>
        </w:tabs>
        <w:rPr>
          <w:rFonts w:ascii="Times New Roman" w:hAnsi="Times New Roman" w:cs="Times New Roman"/>
        </w:rPr>
      </w:pPr>
    </w:p>
    <w:p w14:paraId="26614687" w14:textId="77777777" w:rsidR="00D93836" w:rsidRPr="00561990" w:rsidRDefault="00D93836" w:rsidP="007860BB">
      <w:pPr>
        <w:tabs>
          <w:tab w:val="left" w:pos="360"/>
          <w:tab w:val="left" w:pos="8640"/>
        </w:tabs>
        <w:rPr>
          <w:rFonts w:ascii="Times New Roman" w:hAnsi="Times New Roman" w:cs="Times New Roman"/>
        </w:rPr>
      </w:pPr>
    </w:p>
    <w:p w14:paraId="0A707E32" w14:textId="471EB7B6"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Figure</w:t>
      </w:r>
      <w:r w:rsidR="00F67B2D" w:rsidRPr="00561990">
        <w:rPr>
          <w:rFonts w:ascii="Times New Roman" w:hAnsi="Times New Roman" w:cs="Times New Roman"/>
        </w:rPr>
        <w:t xml:space="preserve"> 4.</w:t>
      </w:r>
      <w:r w:rsidRPr="00561990">
        <w:rPr>
          <w:rFonts w:ascii="Times New Roman" w:hAnsi="Times New Roman" w:cs="Times New Roman"/>
        </w:rPr>
        <w:t xml:space="preserve"> </w:t>
      </w:r>
      <w:r w:rsidR="00F67B2D" w:rsidRPr="00561990">
        <w:rPr>
          <w:rFonts w:ascii="Times New Roman" w:hAnsi="Times New Roman" w:cs="Times New Roman"/>
        </w:rPr>
        <w:t>Results from the power analysis simulations showing the effect of varying the number years each site is surveyed. Variation described by each boxplot results from the 200 simulations and varying the number of sites (while holding the number of years constant).</w:t>
      </w:r>
      <w:r w:rsidR="007275D1">
        <w:rPr>
          <w:rFonts w:ascii="Times New Roman" w:hAnsi="Times New Roman" w:cs="Times New Roman"/>
        </w:rPr>
        <w:t xml:space="preserve"> </w:t>
      </w:r>
      <w:r w:rsidR="00D96DD7">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sidR="00D96DD7">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D96DD7">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D96DD7">
        <w:rPr>
          <w:rFonts w:ascii="Times New Roman" w:hAnsi="Times New Roman" w:cs="Times New Roman"/>
        </w:rPr>
        <w:t xml:space="preserve">, detection probability </w:t>
      </w:r>
      <m:oMath>
        <m:r>
          <w:rPr>
            <w:rFonts w:ascii="Cambria Math" w:hAnsi="Cambria Math" w:cs="Times New Roman"/>
          </w:rPr>
          <m:t>p=0.5</m:t>
        </m:r>
      </m:oMath>
      <w:r w:rsidR="00D96DD7">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sidR="00D96DD7">
        <w:rPr>
          <w:rFonts w:ascii="Times New Roman" w:hAnsi="Times New Roman" w:cs="Times New Roman"/>
        </w:rPr>
        <w:t xml:space="preserve">, and </w:t>
      </w:r>
      <w:commentRangeStart w:id="16"/>
      <w:r w:rsidR="00D96DD7">
        <w:rPr>
          <w:rFonts w:ascii="Times New Roman" w:hAnsi="Times New Roman" w:cs="Times New Roman"/>
        </w:rPr>
        <w:t xml:space="preserve">mean abundance </w:t>
      </w:r>
      <w:commentRangeEnd w:id="16"/>
      <w:r w:rsidR="00D96DD7">
        <w:rPr>
          <w:rStyle w:val="CommentReference"/>
        </w:rPr>
        <w:commentReference w:id="16"/>
      </w:r>
      <w:r w:rsidR="00D96DD7">
        <w:rPr>
          <w:rFonts w:ascii="Times New Roman" w:hAnsi="Times New Roman" w:cs="Times New Roman"/>
        </w:rPr>
        <w:t>= 10.</w:t>
      </w:r>
    </w:p>
    <w:p w14:paraId="18A6068E" w14:textId="77777777" w:rsidR="007860BB" w:rsidRPr="00561990" w:rsidRDefault="007860BB" w:rsidP="007860BB">
      <w:pPr>
        <w:tabs>
          <w:tab w:val="left" w:pos="360"/>
          <w:tab w:val="left" w:pos="8640"/>
        </w:tabs>
        <w:rPr>
          <w:rFonts w:ascii="Times New Roman" w:hAnsi="Times New Roman" w:cs="Times New Roman"/>
        </w:rPr>
      </w:pPr>
    </w:p>
    <w:p w14:paraId="34562684" w14:textId="77777777" w:rsidR="007860BB" w:rsidRPr="00561990" w:rsidRDefault="007860BB" w:rsidP="007860BB">
      <w:pPr>
        <w:tabs>
          <w:tab w:val="left" w:pos="360"/>
          <w:tab w:val="left" w:pos="8640"/>
        </w:tabs>
        <w:rPr>
          <w:rFonts w:ascii="Times New Roman" w:hAnsi="Times New Roman" w:cs="Times New Roman"/>
        </w:rPr>
      </w:pPr>
    </w:p>
    <w:p w14:paraId="681060E1"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drawing>
          <wp:inline distT="0" distB="0" distL="0" distR="0" wp14:anchorId="17753C59" wp14:editId="0798EDDD">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57618A27" w14:textId="77777777" w:rsidR="007860BB" w:rsidRPr="00561990" w:rsidRDefault="007860BB" w:rsidP="007860BB">
      <w:pPr>
        <w:tabs>
          <w:tab w:val="left" w:pos="360"/>
          <w:tab w:val="left" w:pos="8640"/>
        </w:tabs>
        <w:rPr>
          <w:rFonts w:ascii="Times New Roman" w:hAnsi="Times New Roman" w:cs="Times New Roman"/>
        </w:rPr>
      </w:pPr>
    </w:p>
    <w:p w14:paraId="04BC0AA3" w14:textId="77777777" w:rsidR="00F67B2D" w:rsidRPr="00561990" w:rsidRDefault="00F67B2D" w:rsidP="007860BB">
      <w:pPr>
        <w:tabs>
          <w:tab w:val="left" w:pos="360"/>
          <w:tab w:val="left" w:pos="8640"/>
        </w:tabs>
        <w:rPr>
          <w:rFonts w:ascii="Times New Roman" w:hAnsi="Times New Roman" w:cs="Times New Roman"/>
        </w:rPr>
      </w:pPr>
    </w:p>
    <w:p w14:paraId="7D105EF5" w14:textId="77777777" w:rsidR="00F67B2D" w:rsidRPr="00561990" w:rsidRDefault="00F67B2D">
      <w:pPr>
        <w:rPr>
          <w:rFonts w:ascii="Times New Roman" w:hAnsi="Times New Roman" w:cs="Times New Roman"/>
        </w:rPr>
      </w:pPr>
      <w:r w:rsidRPr="00561990">
        <w:rPr>
          <w:rFonts w:ascii="Times New Roman" w:hAnsi="Times New Roman" w:cs="Times New Roman"/>
        </w:rPr>
        <w:br w:type="page"/>
      </w:r>
    </w:p>
    <w:p w14:paraId="11B897C1" w14:textId="77777777" w:rsidR="00D96DD7" w:rsidRPr="007743AA" w:rsidRDefault="00E82E46" w:rsidP="00D96DD7">
      <w:pPr>
        <w:tabs>
          <w:tab w:val="left" w:pos="360"/>
          <w:tab w:val="left" w:pos="8640"/>
        </w:tabs>
        <w:rPr>
          <w:rFonts w:ascii="Times New Roman" w:hAnsi="Times New Roman" w:cs="Times New Roman"/>
        </w:rPr>
      </w:pPr>
      <w:r w:rsidRPr="00561990">
        <w:rPr>
          <w:rFonts w:ascii="Times New Roman" w:hAnsi="Times New Roman" w:cs="Times New Roman"/>
        </w:rPr>
        <w:lastRenderedPageBreak/>
        <w:t>Figure 5</w:t>
      </w:r>
      <w:r w:rsidR="00F67B2D" w:rsidRPr="00561990">
        <w:rPr>
          <w:rFonts w:ascii="Times New Roman" w:hAnsi="Times New Roman" w:cs="Times New Roman"/>
        </w:rPr>
        <w:t>. Results from the power analysis simulations showing the effect of varying the number sites surveyed. Variation described by each boxplot results from the 200 simulations and varying the number of years each site was surveyed (while holding the number of sites constant).</w:t>
      </w:r>
      <w:r w:rsidR="007275D1">
        <w:rPr>
          <w:rFonts w:ascii="Times New Roman" w:hAnsi="Times New Roman" w:cs="Times New Roman"/>
        </w:rPr>
        <w:t xml:space="preserve"> </w:t>
      </w:r>
      <w:r w:rsidR="00D96DD7">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sidR="00D96DD7">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D96DD7">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D96DD7">
        <w:rPr>
          <w:rFonts w:ascii="Times New Roman" w:hAnsi="Times New Roman" w:cs="Times New Roman"/>
        </w:rPr>
        <w:t xml:space="preserve">, detection probability </w:t>
      </w:r>
      <m:oMath>
        <m:r>
          <w:rPr>
            <w:rFonts w:ascii="Cambria Math" w:hAnsi="Cambria Math" w:cs="Times New Roman"/>
          </w:rPr>
          <m:t>p=0.5</m:t>
        </m:r>
      </m:oMath>
      <w:r w:rsidR="00D96DD7">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sidR="00D96DD7">
        <w:rPr>
          <w:rFonts w:ascii="Times New Roman" w:hAnsi="Times New Roman" w:cs="Times New Roman"/>
        </w:rPr>
        <w:t xml:space="preserve">, and </w:t>
      </w:r>
      <w:commentRangeStart w:id="17"/>
      <w:r w:rsidR="00D96DD7">
        <w:rPr>
          <w:rFonts w:ascii="Times New Roman" w:hAnsi="Times New Roman" w:cs="Times New Roman"/>
        </w:rPr>
        <w:t xml:space="preserve">mean abundance </w:t>
      </w:r>
      <w:commentRangeEnd w:id="17"/>
      <w:r w:rsidR="00D96DD7">
        <w:rPr>
          <w:rStyle w:val="CommentReference"/>
        </w:rPr>
        <w:commentReference w:id="17"/>
      </w:r>
      <w:r w:rsidR="00D96DD7">
        <w:rPr>
          <w:rFonts w:ascii="Times New Roman" w:hAnsi="Times New Roman" w:cs="Times New Roman"/>
        </w:rPr>
        <w:t>= 10.</w:t>
      </w:r>
    </w:p>
    <w:p w14:paraId="4DD4AA37" w14:textId="07BDA6E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t xml:space="preserve"> </w:t>
      </w:r>
    </w:p>
    <w:p w14:paraId="7292D5F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drawing>
          <wp:inline distT="0" distB="0" distL="0" distR="0" wp14:anchorId="10E9EE5C" wp14:editId="796A064D">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0628858F" w14:textId="77777777" w:rsidR="007860BB" w:rsidRPr="00561990" w:rsidRDefault="007860BB" w:rsidP="007860BB">
      <w:pPr>
        <w:tabs>
          <w:tab w:val="left" w:pos="360"/>
          <w:tab w:val="left" w:pos="8640"/>
        </w:tabs>
        <w:rPr>
          <w:rFonts w:ascii="Times New Roman" w:hAnsi="Times New Roman" w:cs="Times New Roman"/>
        </w:rPr>
      </w:pPr>
    </w:p>
    <w:p w14:paraId="5B988468" w14:textId="77777777" w:rsidR="007860BB" w:rsidRPr="00561990" w:rsidRDefault="007860BB" w:rsidP="007860BB">
      <w:pPr>
        <w:tabs>
          <w:tab w:val="left" w:pos="360"/>
          <w:tab w:val="left" w:pos="8640"/>
        </w:tabs>
        <w:rPr>
          <w:rFonts w:ascii="Times New Roman" w:hAnsi="Times New Roman" w:cs="Times New Roman"/>
          <w:b/>
        </w:rPr>
      </w:pPr>
    </w:p>
    <w:p w14:paraId="051C723C" w14:textId="77777777" w:rsidR="007860BB" w:rsidRPr="00561990" w:rsidRDefault="007860BB" w:rsidP="007860BB">
      <w:pPr>
        <w:tabs>
          <w:tab w:val="left" w:pos="360"/>
          <w:tab w:val="left" w:pos="8640"/>
        </w:tabs>
        <w:rPr>
          <w:rFonts w:ascii="Times New Roman" w:hAnsi="Times New Roman" w:cs="Times New Roman"/>
        </w:rPr>
      </w:pPr>
    </w:p>
    <w:p w14:paraId="2F572337" w14:textId="03356531" w:rsidR="007860BB" w:rsidRDefault="007860BB" w:rsidP="007860BB">
      <w:pPr>
        <w:tabs>
          <w:tab w:val="left" w:pos="360"/>
          <w:tab w:val="left" w:pos="8640"/>
        </w:tabs>
        <w:rPr>
          <w:rFonts w:ascii="Times New Roman" w:hAnsi="Times New Roman" w:cs="Times New Roman"/>
        </w:rPr>
      </w:pPr>
      <w:commentRangeStart w:id="18"/>
      <w:r w:rsidRPr="00561990">
        <w:rPr>
          <w:rFonts w:ascii="Times New Roman" w:hAnsi="Times New Roman" w:cs="Times New Roman"/>
        </w:rPr>
        <w:t xml:space="preserve">Figure </w:t>
      </w:r>
      <w:r w:rsidR="00E82E46" w:rsidRPr="00561990">
        <w:rPr>
          <w:rFonts w:ascii="Times New Roman" w:hAnsi="Times New Roman" w:cs="Times New Roman"/>
        </w:rPr>
        <w:t>6</w:t>
      </w:r>
      <w:r w:rsidRPr="00561990">
        <w:rPr>
          <w:rFonts w:ascii="Times New Roman" w:hAnsi="Times New Roman" w:cs="Times New Roman"/>
        </w:rPr>
        <w:t xml:space="preserve"> (low res). </w:t>
      </w:r>
      <w:commentRangeEnd w:id="18"/>
      <w:r w:rsidR="00824D26" w:rsidRPr="00561990">
        <w:rPr>
          <w:rStyle w:val="CommentReference"/>
          <w:rFonts w:ascii="Times New Roman" w:hAnsi="Times New Roman" w:cs="Times New Roman"/>
        </w:rPr>
        <w:commentReference w:id="18"/>
      </w:r>
      <w:r w:rsidRPr="00561990">
        <w:rPr>
          <w:rFonts w:ascii="Times New Roman" w:hAnsi="Times New Roman" w:cs="Times New Roman"/>
        </w:rPr>
        <w:t xml:space="preserve">Example of a spatiotemporal simulation of the abundance along a stream network over time. The top row shows the true (simulated) abundances and the middle row </w:t>
      </w:r>
      <w:r w:rsidRPr="00561990">
        <w:rPr>
          <w:rFonts w:ascii="Times New Roman" w:hAnsi="Times New Roman" w:cs="Times New Roman"/>
        </w:rPr>
        <w:lastRenderedPageBreak/>
        <w:t>depicts the mean expected abundance based on the matching spatiotemporal model</w:t>
      </w:r>
      <w:r w:rsidR="00401693">
        <w:rPr>
          <w:rFonts w:ascii="Times New Roman" w:hAnsi="Times New Roman" w:cs="Times New Roman"/>
        </w:rPr>
        <w:t xml:space="preserve"> (Eq. 1)</w:t>
      </w:r>
      <w:r w:rsidRPr="00561990">
        <w:rPr>
          <w:rFonts w:ascii="Times New Roman" w:hAnsi="Times New Roman" w:cs="Times New Roman"/>
        </w:rPr>
        <w:t xml:space="preserve">. The bottom row shows the mean expected </w:t>
      </w:r>
      <w:commentRangeStart w:id="19"/>
      <w:r w:rsidRPr="00561990">
        <w:rPr>
          <w:rFonts w:ascii="Times New Roman" w:hAnsi="Times New Roman" w:cs="Times New Roman"/>
        </w:rPr>
        <w:t xml:space="preserve">abundance </w:t>
      </w:r>
      <w:commentRangeEnd w:id="19"/>
      <w:r w:rsidR="005D1925">
        <w:rPr>
          <w:rStyle w:val="CommentReference"/>
        </w:rPr>
        <w:commentReference w:id="19"/>
      </w:r>
      <w:r w:rsidRPr="00561990">
        <w:rPr>
          <w:rFonts w:ascii="Times New Roman" w:hAnsi="Times New Roman" w:cs="Times New Roman"/>
        </w:rPr>
        <w:t>for a model with temporal autocorrelation but no spatial</w:t>
      </w:r>
      <w:r w:rsidR="007275D1">
        <w:rPr>
          <w:rFonts w:ascii="Times New Roman" w:hAnsi="Times New Roman" w:cs="Times New Roman"/>
        </w:rPr>
        <w:t xml:space="preserve"> </w:t>
      </w:r>
      <w:r w:rsidR="005D1925">
        <w:rPr>
          <w:rFonts w:ascii="Times New Roman" w:hAnsi="Times New Roman" w:cs="Times New Roman"/>
        </w:rPr>
        <w:t>or</w:t>
      </w:r>
      <w:r w:rsidR="007275D1">
        <w:rPr>
          <w:rFonts w:ascii="Times New Roman" w:hAnsi="Times New Roman" w:cs="Times New Roman"/>
        </w:rPr>
        <w:t xml:space="preserve"> spatiotemporal contributions (Model 3 in Table 3)</w:t>
      </w:r>
      <w:r w:rsidRPr="00561990">
        <w:rPr>
          <w:rFonts w:ascii="Times New Roman" w:hAnsi="Times New Roman" w:cs="Times New Roman"/>
        </w:rPr>
        <w:t xml:space="preserve">. The simulation used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commentRangeStart w:id="20"/>
      <w:r w:rsidRPr="00561990">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sSubSup>
      </m:oMath>
      <w:r w:rsidRPr="00561990">
        <w:rPr>
          <w:rFonts w:ascii="Times New Roman" w:hAnsi="Times New Roman" w:cs="Times New Roman"/>
        </w:rPr>
        <w:t>, theta_st, sigma_st, AR1, sampled at N_sites = 50 in N_years</w:t>
      </w:r>
      <w:commentRangeEnd w:id="20"/>
      <w:r w:rsidRPr="00561990">
        <w:rPr>
          <w:rStyle w:val="CommentReference"/>
          <w:rFonts w:ascii="Times New Roman" w:hAnsi="Times New Roman" w:cs="Times New Roman"/>
        </w:rPr>
        <w:commentReference w:id="20"/>
      </w:r>
      <w:r w:rsidRPr="00561990">
        <w:rPr>
          <w:rFonts w:ascii="Times New Roman" w:hAnsi="Times New Roman" w:cs="Times New Roman"/>
        </w:rPr>
        <w:t xml:space="preserve"> = 8.</w:t>
      </w:r>
    </w:p>
    <w:p w14:paraId="5A372516" w14:textId="77777777" w:rsidR="00D96DD7" w:rsidRDefault="00D96DD7" w:rsidP="007860BB">
      <w:pPr>
        <w:tabs>
          <w:tab w:val="left" w:pos="360"/>
          <w:tab w:val="left" w:pos="8640"/>
        </w:tabs>
        <w:rPr>
          <w:rFonts w:ascii="Times New Roman" w:hAnsi="Times New Roman" w:cs="Times New Roman"/>
        </w:rPr>
      </w:pPr>
    </w:p>
    <w:p w14:paraId="232E4A2C" w14:textId="77777777" w:rsidR="00D96DD7" w:rsidRPr="007743AA" w:rsidRDefault="00D96DD7" w:rsidP="00D96DD7">
      <w:pPr>
        <w:tabs>
          <w:tab w:val="left" w:pos="360"/>
          <w:tab w:val="left" w:pos="8640"/>
        </w:tabs>
        <w:rPr>
          <w:rFonts w:ascii="Times New Roman" w:hAnsi="Times New Roman" w:cs="Times New Roman"/>
        </w:rPr>
      </w:pPr>
      <w:r>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Pr>
          <w:rFonts w:ascii="Times New Roman" w:hAnsi="Times New Roman" w:cs="Times New Roman"/>
        </w:rPr>
        <w:t xml:space="preserve">, detection probability </w:t>
      </w:r>
      <m:oMath>
        <m:r>
          <w:rPr>
            <w:rFonts w:ascii="Cambria Math" w:hAnsi="Cambria Math" w:cs="Times New Roman"/>
          </w:rPr>
          <m:t>p=0.5</m:t>
        </m:r>
      </m:oMath>
      <w:r>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Pr>
          <w:rFonts w:ascii="Times New Roman" w:hAnsi="Times New Roman" w:cs="Times New Roman"/>
        </w:rPr>
        <w:t xml:space="preserve">, and </w:t>
      </w:r>
      <w:commentRangeStart w:id="21"/>
      <w:r>
        <w:rPr>
          <w:rFonts w:ascii="Times New Roman" w:hAnsi="Times New Roman" w:cs="Times New Roman"/>
        </w:rPr>
        <w:t xml:space="preserve">mean abundance </w:t>
      </w:r>
      <w:commentRangeEnd w:id="21"/>
      <w:r>
        <w:rPr>
          <w:rStyle w:val="CommentReference"/>
        </w:rPr>
        <w:commentReference w:id="21"/>
      </w:r>
      <w:r>
        <w:rPr>
          <w:rFonts w:ascii="Times New Roman" w:hAnsi="Times New Roman" w:cs="Times New Roman"/>
        </w:rPr>
        <w:t>= 10.</w:t>
      </w:r>
    </w:p>
    <w:p w14:paraId="7F52B673" w14:textId="77777777" w:rsidR="00D96DD7" w:rsidRDefault="00D96DD7" w:rsidP="007860BB">
      <w:pPr>
        <w:tabs>
          <w:tab w:val="left" w:pos="360"/>
          <w:tab w:val="left" w:pos="8640"/>
        </w:tabs>
        <w:rPr>
          <w:rFonts w:ascii="Times New Roman" w:hAnsi="Times New Roman" w:cs="Times New Roman"/>
        </w:rPr>
      </w:pPr>
    </w:p>
    <w:p w14:paraId="1096AC0A" w14:textId="77777777" w:rsidR="00D96DD7" w:rsidRPr="00561990" w:rsidRDefault="00D96DD7" w:rsidP="007860BB">
      <w:pPr>
        <w:tabs>
          <w:tab w:val="left" w:pos="360"/>
          <w:tab w:val="left" w:pos="8640"/>
        </w:tabs>
        <w:rPr>
          <w:rFonts w:ascii="Times New Roman" w:hAnsi="Times New Roman" w:cs="Times New Roman"/>
        </w:rPr>
      </w:pPr>
    </w:p>
    <w:p w14:paraId="3CEED065"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drawing>
          <wp:inline distT="0" distB="0" distL="0" distR="0" wp14:anchorId="7380B1BA" wp14:editId="2B2F3338">
            <wp:extent cx="5943600" cy="3242945"/>
            <wp:effectExtent l="0" t="0" r="0" b="8255"/>
            <wp:docPr id="8" name="Picture 8" descr="Macintosh HD:Users:Dan:Documents:Research:Stream_Climate_Change:Brook_Trout:Trout_GMRF:Output:Power_Sim:ST_Gri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Documents:Research:Stream_Climate_Change:Brook_Trout:Trout_GMRF:Output:Power_Sim:ST_Grid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30BD7D3F" w14:textId="77777777" w:rsidR="007860BB" w:rsidRPr="00561990" w:rsidRDefault="007860BB" w:rsidP="007860BB">
      <w:pPr>
        <w:tabs>
          <w:tab w:val="left" w:pos="360"/>
          <w:tab w:val="left" w:pos="8640"/>
        </w:tabs>
        <w:rPr>
          <w:rFonts w:ascii="Times New Roman" w:hAnsi="Times New Roman" w:cs="Times New Roman"/>
        </w:rPr>
      </w:pPr>
    </w:p>
    <w:p w14:paraId="2CC3E9F6" w14:textId="77777777" w:rsidR="007860BB" w:rsidRPr="00561990" w:rsidRDefault="007860BB" w:rsidP="007860BB">
      <w:pPr>
        <w:tabs>
          <w:tab w:val="left" w:pos="360"/>
          <w:tab w:val="left" w:pos="8640"/>
        </w:tabs>
        <w:rPr>
          <w:rFonts w:ascii="Times New Roman" w:hAnsi="Times New Roman" w:cs="Times New Roman"/>
          <w:b/>
        </w:rPr>
      </w:pPr>
    </w:p>
    <w:p w14:paraId="72F350F7" w14:textId="77777777" w:rsidR="007860BB" w:rsidRPr="00561990" w:rsidRDefault="007860BB" w:rsidP="007860BB">
      <w:pPr>
        <w:tabs>
          <w:tab w:val="left" w:pos="360"/>
          <w:tab w:val="left" w:pos="8640"/>
        </w:tabs>
        <w:rPr>
          <w:rFonts w:ascii="Times New Roman" w:hAnsi="Times New Roman" w:cs="Times New Roman"/>
          <w:b/>
        </w:rPr>
      </w:pPr>
    </w:p>
    <w:p w14:paraId="204B7C0F" w14:textId="4E70F790" w:rsidR="00E82E46" w:rsidRPr="00561990" w:rsidRDefault="00E82E46" w:rsidP="00E82E46">
      <w:pPr>
        <w:tabs>
          <w:tab w:val="left" w:pos="360"/>
          <w:tab w:val="left" w:pos="8640"/>
        </w:tabs>
        <w:rPr>
          <w:rFonts w:ascii="Times New Roman" w:hAnsi="Times New Roman" w:cs="Times New Roman"/>
        </w:rPr>
      </w:pPr>
      <w:commentRangeStart w:id="22"/>
      <w:r w:rsidRPr="00561990">
        <w:rPr>
          <w:rFonts w:ascii="Times New Roman" w:hAnsi="Times New Roman" w:cs="Times New Roman"/>
        </w:rPr>
        <w:t>Figure 7</w:t>
      </w:r>
      <w:commentRangeEnd w:id="22"/>
      <w:r w:rsidR="00824D26" w:rsidRPr="00561990">
        <w:rPr>
          <w:rStyle w:val="CommentReference"/>
          <w:rFonts w:ascii="Times New Roman" w:hAnsi="Times New Roman" w:cs="Times New Roman"/>
        </w:rPr>
        <w:commentReference w:id="22"/>
      </w:r>
      <w:r w:rsidRPr="00561990">
        <w:rPr>
          <w:rFonts w:ascii="Times New Roman" w:hAnsi="Times New Roman" w:cs="Times New Roman"/>
        </w:rPr>
        <w:t xml:space="preserve">. </w:t>
      </w:r>
      <w:commentRangeStart w:id="23"/>
      <w:r w:rsidRPr="00561990">
        <w:rPr>
          <w:rFonts w:ascii="Times New Roman" w:hAnsi="Times New Roman" w:cs="Times New Roman"/>
        </w:rPr>
        <w:t xml:space="preserve">Decay </w:t>
      </w:r>
      <w:commentRangeEnd w:id="23"/>
      <w:r w:rsidR="005D1925">
        <w:rPr>
          <w:rStyle w:val="CommentReference"/>
        </w:rPr>
        <w:commentReference w:id="23"/>
      </w:r>
      <w:r w:rsidRPr="00561990">
        <w:rPr>
          <w:rFonts w:ascii="Times New Roman" w:hAnsi="Times New Roman" w:cs="Times New Roman"/>
        </w:rPr>
        <w:t xml:space="preserve">curves with distance for adult and YOY Brook Trout in the West Susquehanna watershed for the model including temporal and spatiotemporal components.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d>
          <m:dPr>
            <m:ctrlPr>
              <w:rPr>
                <w:rFonts w:ascii="Cambria Math" w:hAnsi="Cambria Math" w:cs="Times New Roman"/>
                <w:i/>
              </w:rPr>
            </m:ctrlPr>
          </m:dPr>
          <m:e>
            <m:r>
              <w:rPr>
                <w:rFonts w:ascii="Cambria Math" w:hAnsi="Cambria Math" w:cs="Times New Roman"/>
              </w:rPr>
              <m:t>s</m:t>
            </m:r>
          </m:e>
        </m:d>
      </m:oMath>
      <w:r w:rsidR="007275D1">
        <w:rPr>
          <w:rFonts w:ascii="Times New Roman" w:hAnsi="Times New Roman" w:cs="Times New Roman"/>
        </w:rPr>
        <w:t xml:space="preserve"> </w:t>
      </w:r>
      <w:r w:rsidRPr="00561990">
        <w:rPr>
          <w:rFonts w:ascii="Times New Roman" w:hAnsi="Times New Roman" w:cs="Times New Roman"/>
        </w:rPr>
        <w:t>is the expected correlation between parent and child nodes for a given distance</w:t>
      </w:r>
      <w:r w:rsidR="007275D1">
        <w:rPr>
          <w:rFonts w:ascii="Times New Roman" w:hAnsi="Times New Roman" w:cs="Times New Roman"/>
        </w:rPr>
        <w:t xml:space="preserve"> (Eq. 11)</w:t>
      </w:r>
      <w:r w:rsidRPr="00561990">
        <w:rPr>
          <w:rFonts w:ascii="Times New Roman" w:hAnsi="Times New Roman" w:cs="Times New Roman"/>
        </w:rPr>
        <w:t>.</w:t>
      </w:r>
    </w:p>
    <w:p w14:paraId="34A2ACD5" w14:textId="77777777" w:rsidR="00E82E46" w:rsidRPr="00561990" w:rsidRDefault="00E82E46" w:rsidP="00E82E46">
      <w:pPr>
        <w:tabs>
          <w:tab w:val="left" w:pos="360"/>
          <w:tab w:val="left" w:pos="8640"/>
        </w:tabs>
        <w:rPr>
          <w:rFonts w:ascii="Times New Roman" w:hAnsi="Times New Roman" w:cs="Times New Roman"/>
        </w:rPr>
      </w:pPr>
    </w:p>
    <w:p w14:paraId="0AE3182E" w14:textId="77777777" w:rsidR="00E82E46" w:rsidRPr="00561990" w:rsidRDefault="00E82E46" w:rsidP="00E82E46">
      <w:pPr>
        <w:tabs>
          <w:tab w:val="left" w:pos="360"/>
          <w:tab w:val="left" w:pos="8640"/>
        </w:tabs>
        <w:rPr>
          <w:rFonts w:ascii="Times New Roman" w:hAnsi="Times New Roman" w:cs="Times New Roman"/>
        </w:rPr>
      </w:pPr>
      <w:r w:rsidRPr="00561990">
        <w:rPr>
          <w:rFonts w:ascii="Times New Roman" w:hAnsi="Times New Roman" w:cs="Times New Roman"/>
          <w:noProof/>
        </w:rPr>
        <w:lastRenderedPageBreak/>
        <w:drawing>
          <wp:inline distT="0" distB="0" distL="0" distR="0" wp14:anchorId="7491F28F" wp14:editId="1E134C9D">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observed%20decay%20plot-1.png"/>
                    <pic:cNvPicPr>
                      <a:picLocks noChangeAspect="1" noChangeArrowheads="1"/>
                    </pic:cNvPicPr>
                  </pic:nvPicPr>
                  <pic:blipFill>
                    <a:blip r:embed="rId12"/>
                    <a:stretch>
                      <a:fillRect/>
                    </a:stretch>
                  </pic:blipFill>
                  <pic:spPr bwMode="auto">
                    <a:xfrm>
                      <a:off x="0" y="0"/>
                      <a:ext cx="4610100" cy="3695700"/>
                    </a:xfrm>
                    <a:prstGeom prst="rect">
                      <a:avLst/>
                    </a:prstGeom>
                    <a:noFill/>
                    <a:ln w="9525">
                      <a:noFill/>
                      <a:headEnd/>
                      <a:tailEnd/>
                    </a:ln>
                  </pic:spPr>
                </pic:pic>
              </a:graphicData>
            </a:graphic>
          </wp:inline>
        </w:drawing>
      </w:r>
    </w:p>
    <w:p w14:paraId="45235030" w14:textId="77777777" w:rsidR="00E82E46" w:rsidRPr="00561990" w:rsidRDefault="00E82E46" w:rsidP="00E82E46">
      <w:pPr>
        <w:tabs>
          <w:tab w:val="left" w:pos="360"/>
          <w:tab w:val="left" w:pos="8640"/>
        </w:tabs>
        <w:rPr>
          <w:rFonts w:ascii="Times New Roman" w:hAnsi="Times New Roman" w:cs="Times New Roman"/>
        </w:rPr>
      </w:pPr>
    </w:p>
    <w:p w14:paraId="76C8131B" w14:textId="77777777" w:rsidR="00E82E46" w:rsidRPr="00561990" w:rsidRDefault="00E82E46" w:rsidP="00E82E46">
      <w:pPr>
        <w:tabs>
          <w:tab w:val="left" w:pos="360"/>
          <w:tab w:val="left" w:pos="8640"/>
        </w:tabs>
        <w:rPr>
          <w:rFonts w:ascii="Times New Roman" w:hAnsi="Times New Roman" w:cs="Times New Roman"/>
        </w:rPr>
      </w:pPr>
    </w:p>
    <w:p w14:paraId="669FCAF5" w14:textId="59DEB1A5" w:rsidR="007860BB" w:rsidRPr="00561990" w:rsidRDefault="007860BB" w:rsidP="007860BB">
      <w:pPr>
        <w:rPr>
          <w:rFonts w:ascii="Times New Roman" w:hAnsi="Times New Roman" w:cs="Times New Roman"/>
        </w:rPr>
      </w:pPr>
    </w:p>
    <w:p w14:paraId="634ACBE5" w14:textId="77777777" w:rsidR="0035358B" w:rsidRDefault="0035358B" w:rsidP="007860BB">
      <w:pPr>
        <w:rPr>
          <w:rFonts w:ascii="Times New Roman" w:hAnsi="Times New Roman" w:cs="Times New Roman"/>
        </w:rPr>
      </w:pPr>
    </w:p>
    <w:p w14:paraId="477CEF20" w14:textId="77777777" w:rsidR="0035358B" w:rsidRDefault="0035358B" w:rsidP="007860BB">
      <w:pPr>
        <w:rPr>
          <w:rFonts w:ascii="Times New Roman" w:hAnsi="Times New Roman" w:cs="Times New Roman"/>
        </w:rPr>
      </w:pPr>
    </w:p>
    <w:p w14:paraId="1EEE7DC9" w14:textId="77777777" w:rsidR="0035358B" w:rsidRDefault="0035358B" w:rsidP="007860BB">
      <w:pPr>
        <w:rPr>
          <w:rFonts w:ascii="Times New Roman" w:hAnsi="Times New Roman" w:cs="Times New Roman"/>
        </w:rPr>
      </w:pPr>
    </w:p>
    <w:p w14:paraId="3E5C55B8" w14:textId="77777777" w:rsidR="0035358B" w:rsidRDefault="0035358B" w:rsidP="007860BB">
      <w:pPr>
        <w:rPr>
          <w:rFonts w:ascii="Times New Roman" w:hAnsi="Times New Roman" w:cs="Times New Roman"/>
        </w:rPr>
      </w:pPr>
    </w:p>
    <w:p w14:paraId="77515B8B" w14:textId="77777777" w:rsidR="0035358B" w:rsidRDefault="0035358B" w:rsidP="007860BB">
      <w:pPr>
        <w:rPr>
          <w:rFonts w:ascii="Times New Roman" w:hAnsi="Times New Roman" w:cs="Times New Roman"/>
        </w:rPr>
      </w:pPr>
    </w:p>
    <w:p w14:paraId="16985B1E" w14:textId="6F2DC667" w:rsidR="00774583" w:rsidRPr="00561990" w:rsidRDefault="00455347" w:rsidP="007860BB">
      <w:pPr>
        <w:rPr>
          <w:rFonts w:ascii="Times New Roman" w:hAnsi="Times New Roman" w:cs="Times New Roman"/>
        </w:rPr>
      </w:pPr>
      <w:r w:rsidRPr="00561990">
        <w:rPr>
          <w:rFonts w:ascii="Times New Roman" w:hAnsi="Times New Roman" w:cs="Times New Roman"/>
        </w:rPr>
        <w:t xml:space="preserve">Below. </w:t>
      </w:r>
      <w:r w:rsidR="00774583" w:rsidRPr="00561990">
        <w:rPr>
          <w:rFonts w:ascii="Times New Roman" w:hAnsi="Times New Roman" w:cs="Times New Roman"/>
        </w:rPr>
        <w:t>Optional for paper or appendix but not including currently in either</w:t>
      </w:r>
      <w:r w:rsidRPr="00561990">
        <w:rPr>
          <w:rFonts w:ascii="Times New Roman" w:hAnsi="Times New Roman" w:cs="Times New Roman"/>
        </w:rPr>
        <w:t>. Shows lack of stock-recruit relationship but modest effect of YOY to adult recruitment. These are both known for brook trout but I’m not sure how much they’re referenced directly. It’s not the focus of this paper and I think our model works modestly at best for YOY.</w:t>
      </w:r>
    </w:p>
    <w:p w14:paraId="6DEC3C47" w14:textId="77777777" w:rsidR="00774583" w:rsidRPr="00561990" w:rsidRDefault="00774583" w:rsidP="007860BB">
      <w:pPr>
        <w:rPr>
          <w:rFonts w:ascii="Times New Roman" w:hAnsi="Times New Roman" w:cs="Times New Roman"/>
        </w:rPr>
      </w:pPr>
    </w:p>
    <w:p w14:paraId="6C83A0D5" w14:textId="10BDF46E" w:rsidR="00774583" w:rsidRPr="00561990" w:rsidRDefault="00774583" w:rsidP="007860BB">
      <w:pPr>
        <w:rPr>
          <w:rFonts w:ascii="Times New Roman" w:hAnsi="Times New Roman" w:cs="Times New Roman"/>
        </w:rPr>
      </w:pPr>
      <w:r w:rsidRPr="00561990">
        <w:rPr>
          <w:rFonts w:ascii="Times New Roman" w:hAnsi="Times New Roman" w:cs="Times New Roman"/>
          <w:noProof/>
        </w:rPr>
        <w:lastRenderedPageBreak/>
        <w:drawing>
          <wp:inline distT="0" distB="0" distL="0" distR="0" wp14:anchorId="6256ECE9" wp14:editId="3BCB9564">
            <wp:extent cx="4610100" cy="36957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abundance%20over%20time-1.png"/>
                    <pic:cNvPicPr>
                      <a:picLocks noChangeAspect="1" noChangeArrowheads="1"/>
                    </pic:cNvPicPr>
                  </pic:nvPicPr>
                  <pic:blipFill>
                    <a:blip r:embed="rId13"/>
                    <a:stretch>
                      <a:fillRect/>
                    </a:stretch>
                  </pic:blipFill>
                  <pic:spPr bwMode="auto">
                    <a:xfrm>
                      <a:off x="0" y="0"/>
                      <a:ext cx="4610100" cy="3695700"/>
                    </a:xfrm>
                    <a:prstGeom prst="rect">
                      <a:avLst/>
                    </a:prstGeom>
                    <a:noFill/>
                    <a:ln w="9525">
                      <a:noFill/>
                      <a:headEnd/>
                      <a:tailEnd/>
                    </a:ln>
                  </pic:spPr>
                </pic:pic>
              </a:graphicData>
            </a:graphic>
          </wp:inline>
        </w:drawing>
      </w:r>
    </w:p>
    <w:sectPr w:rsidR="00774583" w:rsidRPr="00561990"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non anon" w:date="2017-01-10T14:03:00Z" w:initials="anon">
    <w:p w14:paraId="58547906" w14:textId="56469F38" w:rsidR="00E93040" w:rsidRDefault="00E93040" w:rsidP="00E66D0F">
      <w:pPr>
        <w:pStyle w:val="CommentText"/>
      </w:pPr>
      <w:r>
        <w:rPr>
          <w:rStyle w:val="CommentReference"/>
        </w:rPr>
        <w:annotationRef/>
      </w:r>
      <w:r>
        <w:t>It’s not actually a probability in this form</w:t>
      </w:r>
    </w:p>
  </w:comment>
  <w:comment w:id="6" w:author="Letcher, Benjamin" w:date="2017-01-25T11:04:00Z" w:initials="BHL">
    <w:p w14:paraId="4888E9A0" w14:textId="2A1295B9" w:rsidR="00E93040" w:rsidRDefault="00E93040">
      <w:pPr>
        <w:pStyle w:val="CommentText"/>
      </w:pPr>
      <w:r>
        <w:rPr>
          <w:rStyle w:val="CommentReference"/>
        </w:rPr>
        <w:annotationRef/>
      </w:r>
      <w:r>
        <w:t>It’s 5 in the table above</w:t>
      </w:r>
    </w:p>
  </w:comment>
  <w:comment w:id="9" w:author="anon anon" w:date="2017-01-10T14:29:00Z" w:initials="anon">
    <w:p w14:paraId="7FB2A3D4" w14:textId="276B8BF8" w:rsidR="00E93040" w:rsidRDefault="00E93040">
      <w:pPr>
        <w:pStyle w:val="CommentText"/>
      </w:pPr>
      <w:r>
        <w:rPr>
          <w:rStyle w:val="CommentReference"/>
        </w:rPr>
        <w:annotationRef/>
      </w:r>
      <w:r>
        <w:rPr>
          <w:sz w:val="22"/>
          <w:szCs w:val="22"/>
        </w:rPr>
        <w:t>The only thing that differs in SD vs. variance in terminology.</w:t>
      </w:r>
    </w:p>
  </w:comment>
  <w:comment w:id="10" w:author="Daniel Hocking" w:date="2016-08-05T15:26:00Z" w:initials="DJH">
    <w:p w14:paraId="27CA5609" w14:textId="521068E6" w:rsidR="00E93040" w:rsidRDefault="00E93040">
      <w:pPr>
        <w:pStyle w:val="CommentText"/>
      </w:pPr>
      <w:r>
        <w:rPr>
          <w:rStyle w:val="CommentReference"/>
        </w:rPr>
        <w:annotationRef/>
      </w:r>
      <w:r>
        <w:t>Not 100% sure if this is necessary</w:t>
      </w:r>
    </w:p>
  </w:comment>
  <w:comment w:id="11" w:author="Letcher, Benjamin" w:date="2017-01-25T11:44:00Z" w:initials="BHL">
    <w:p w14:paraId="51181B6D" w14:textId="7A9C2D50" w:rsidR="00E93040" w:rsidRDefault="00E93040">
      <w:pPr>
        <w:pStyle w:val="CommentText"/>
      </w:pPr>
      <w:r>
        <w:rPr>
          <w:rStyle w:val="CommentReference"/>
        </w:rPr>
        <w:annotationRef/>
      </w:r>
      <w:r>
        <w:t>Make sound less like results section</w:t>
      </w:r>
    </w:p>
  </w:comment>
  <w:comment w:id="15" w:author="Daniel Hocking" w:date="2017-01-11T19:14:00Z" w:initials="DJH">
    <w:p w14:paraId="635154CD" w14:textId="6B34FE65" w:rsidR="00E93040" w:rsidRDefault="00E93040" w:rsidP="007860BB">
      <w:pPr>
        <w:pStyle w:val="CommentText"/>
      </w:pPr>
      <w:r>
        <w:rPr>
          <w:rStyle w:val="CommentReference"/>
        </w:rPr>
        <w:annotationRef/>
      </w:r>
      <w:r>
        <w:t>Remake figure using updated notation and check why bars so narrow.</w:t>
      </w:r>
    </w:p>
  </w:comment>
  <w:comment w:id="16" w:author="Daniel Hocking" w:date="2017-01-11T19:14:00Z" w:initials="DJH">
    <w:p w14:paraId="67B29050" w14:textId="78D890CF" w:rsidR="00E93040" w:rsidRDefault="00E93040" w:rsidP="00D96DD7">
      <w:pPr>
        <w:pStyle w:val="CommentText"/>
      </w:pPr>
      <w:r>
        <w:rPr>
          <w:rStyle w:val="CommentReference"/>
        </w:rPr>
        <w:annotationRef/>
      </w:r>
      <w:r>
        <w:t>intercept = log(10) – pull from updated text</w:t>
      </w:r>
    </w:p>
  </w:comment>
  <w:comment w:id="17" w:author="Daniel Hocking" w:date="2017-01-10T15:02:00Z" w:initials="DJH">
    <w:p w14:paraId="71A2848D" w14:textId="77777777" w:rsidR="00E93040" w:rsidRDefault="00E93040" w:rsidP="00D96DD7">
      <w:pPr>
        <w:pStyle w:val="CommentText"/>
      </w:pPr>
      <w:r>
        <w:rPr>
          <w:rStyle w:val="CommentReference"/>
        </w:rPr>
        <w:annotationRef/>
      </w:r>
      <w:r>
        <w:t>intercept = log(10)</w:t>
      </w:r>
    </w:p>
  </w:comment>
  <w:comment w:id="18" w:author="Thorson, James" w:date="2016-08-05T17:44:00Z" w:initials="TJ">
    <w:p w14:paraId="70EB05B4" w14:textId="5C0DD3C0" w:rsidR="00E93040" w:rsidRDefault="00E93040">
      <w:pPr>
        <w:pStyle w:val="CommentText"/>
      </w:pPr>
      <w:r>
        <w:rPr>
          <w:rStyle w:val="CommentReference"/>
        </w:rPr>
        <w:annotationRef/>
      </w:r>
      <w:r>
        <w:t xml:space="preserve">Shrink columns to eliminate white-space.  </w:t>
      </w:r>
    </w:p>
  </w:comment>
  <w:comment w:id="19" w:author="anon anon" w:date="2017-01-11T19:20:00Z" w:initials="anon">
    <w:p w14:paraId="10B27794" w14:textId="0AA04ED3" w:rsidR="00E93040" w:rsidRDefault="00E93040">
      <w:pPr>
        <w:pStyle w:val="CommentText"/>
      </w:pPr>
      <w:r>
        <w:rPr>
          <w:rStyle w:val="CommentReference"/>
        </w:rPr>
        <w:annotationRef/>
      </w:r>
      <w:r>
        <w:t>Remake and label density</w:t>
      </w:r>
    </w:p>
  </w:comment>
  <w:comment w:id="20" w:author="Daniel Hocking" w:date="2016-08-05T13:38:00Z" w:initials="DJH">
    <w:p w14:paraId="422F26CC" w14:textId="77777777" w:rsidR="00E93040" w:rsidRDefault="00E93040" w:rsidP="007860BB">
      <w:pPr>
        <w:pStyle w:val="CommentText"/>
      </w:pPr>
      <w:r>
        <w:rPr>
          <w:rStyle w:val="CommentReference"/>
        </w:rPr>
        <w:annotationRef/>
      </w:r>
      <w:r>
        <w:t>Fill in values and convert to symbols once decide on the best simulation to show.</w:t>
      </w:r>
    </w:p>
  </w:comment>
  <w:comment w:id="21" w:author="Daniel Hocking" w:date="2017-01-10T15:02:00Z" w:initials="DJH">
    <w:p w14:paraId="41E03F25" w14:textId="77777777" w:rsidR="00E93040" w:rsidRDefault="00E93040" w:rsidP="00D96DD7">
      <w:pPr>
        <w:pStyle w:val="CommentText"/>
      </w:pPr>
      <w:r>
        <w:rPr>
          <w:rStyle w:val="CommentReference"/>
        </w:rPr>
        <w:annotationRef/>
      </w:r>
      <w:r>
        <w:t>intercept = log(10)</w:t>
      </w:r>
    </w:p>
  </w:comment>
  <w:comment w:id="22" w:author="Thorson, James" w:date="2016-08-05T17:46:00Z" w:initials="TJ">
    <w:p w14:paraId="004998F3" w14:textId="77777777" w:rsidR="00E93040" w:rsidRDefault="00E93040">
      <w:pPr>
        <w:pStyle w:val="CommentText"/>
      </w:pPr>
      <w:r>
        <w:rPr>
          <w:rStyle w:val="CommentReference"/>
        </w:rPr>
        <w:annotationRef/>
      </w:r>
      <w:r>
        <w:t xml:space="preserve">Very cool!  What about adding a second panel that shows correlation (y-axis) against time (x-axis) for YOY vs. adult (I imagine YOY will be steeper de-correlation but haven’t checked results yet).  </w:t>
      </w:r>
    </w:p>
    <w:p w14:paraId="3BD42FDC" w14:textId="77777777" w:rsidR="00E93040" w:rsidRDefault="00E93040">
      <w:pPr>
        <w:pStyle w:val="CommentText"/>
      </w:pPr>
    </w:p>
    <w:p w14:paraId="19815C9F" w14:textId="41A8C5B3" w:rsidR="00E93040" w:rsidRDefault="00E93040">
      <w:pPr>
        <w:pStyle w:val="CommentText"/>
      </w:pPr>
      <w:r>
        <w:t>OK, now I see that YOY is basically rhot=0.  But still, might be worth showing as a plot.</w:t>
      </w:r>
    </w:p>
  </w:comment>
  <w:comment w:id="23" w:author="anon anon" w:date="2017-01-11T19:21:00Z" w:initials="anon">
    <w:p w14:paraId="4223D966" w14:textId="381CBDFC" w:rsidR="00E93040" w:rsidRDefault="00E93040">
      <w:pPr>
        <w:pStyle w:val="CommentText"/>
      </w:pPr>
      <w:r>
        <w:rPr>
          <w:rStyle w:val="CommentReference"/>
        </w:rPr>
        <w:annotationRef/>
      </w:r>
      <w:r>
        <w:t>Maybe 3</w:t>
      </w:r>
      <w:r w:rsidRPr="005D1925">
        <w:rPr>
          <w:vertAlign w:val="superscript"/>
        </w:rPr>
        <w:t>rd</w:t>
      </w:r>
      <w:r>
        <w:t xml:space="preserve"> panel with temporal decay, but again nearly 1 for both adults and yoy.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547906" w15:done="0"/>
  <w15:commentEx w15:paraId="4888E9A0" w15:done="0"/>
  <w15:commentEx w15:paraId="7FB2A3D4" w15:done="0"/>
  <w15:commentEx w15:paraId="27CA5609" w15:done="0"/>
  <w15:commentEx w15:paraId="51181B6D" w15:done="0"/>
  <w15:commentEx w15:paraId="635154CD" w15:done="0"/>
  <w15:commentEx w15:paraId="67B29050" w15:done="0"/>
  <w15:commentEx w15:paraId="71A2848D" w15:done="0"/>
  <w15:commentEx w15:paraId="70EB05B4" w15:done="0"/>
  <w15:commentEx w15:paraId="10B27794" w15:done="0"/>
  <w15:commentEx w15:paraId="422F26CC" w15:done="0"/>
  <w15:commentEx w15:paraId="41E03F25" w15:done="0"/>
  <w15:commentEx w15:paraId="19815C9F" w15:done="0"/>
  <w15:commentEx w15:paraId="4223D96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J Hocking">
    <w15:presenceInfo w15:providerId="None" w15:userId="Daniel J Hocking"/>
  </w15:person>
  <w15:person w15:author="Thorson, James">
    <w15:presenceInfo w15:providerId="None" w15:userId="Thorson,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7F0"/>
    <w:rsid w:val="0001145C"/>
    <w:rsid w:val="000B668C"/>
    <w:rsid w:val="00121837"/>
    <w:rsid w:val="001F3FD8"/>
    <w:rsid w:val="002101B4"/>
    <w:rsid w:val="00243A71"/>
    <w:rsid w:val="002650F3"/>
    <w:rsid w:val="00277C35"/>
    <w:rsid w:val="002C2429"/>
    <w:rsid w:val="002F3F4D"/>
    <w:rsid w:val="0035358B"/>
    <w:rsid w:val="0039056C"/>
    <w:rsid w:val="003C3D09"/>
    <w:rsid w:val="003D7251"/>
    <w:rsid w:val="00401693"/>
    <w:rsid w:val="00455347"/>
    <w:rsid w:val="004677CE"/>
    <w:rsid w:val="00477B72"/>
    <w:rsid w:val="004E338C"/>
    <w:rsid w:val="004F0D4D"/>
    <w:rsid w:val="004F4D1D"/>
    <w:rsid w:val="0053205D"/>
    <w:rsid w:val="00561990"/>
    <w:rsid w:val="00563687"/>
    <w:rsid w:val="005740E2"/>
    <w:rsid w:val="005D1925"/>
    <w:rsid w:val="00643BA7"/>
    <w:rsid w:val="00667E83"/>
    <w:rsid w:val="00676757"/>
    <w:rsid w:val="006C5623"/>
    <w:rsid w:val="007275D1"/>
    <w:rsid w:val="00755713"/>
    <w:rsid w:val="00764229"/>
    <w:rsid w:val="00774583"/>
    <w:rsid w:val="007860BB"/>
    <w:rsid w:val="007D6485"/>
    <w:rsid w:val="00824D26"/>
    <w:rsid w:val="008465BB"/>
    <w:rsid w:val="00896D62"/>
    <w:rsid w:val="008A0FF9"/>
    <w:rsid w:val="008C1D53"/>
    <w:rsid w:val="008F4817"/>
    <w:rsid w:val="00916904"/>
    <w:rsid w:val="00964B67"/>
    <w:rsid w:val="00973B0D"/>
    <w:rsid w:val="009951A9"/>
    <w:rsid w:val="00A02453"/>
    <w:rsid w:val="00A16701"/>
    <w:rsid w:val="00A41ADD"/>
    <w:rsid w:val="00A55B64"/>
    <w:rsid w:val="00A867F0"/>
    <w:rsid w:val="00AB5E5C"/>
    <w:rsid w:val="00AB641F"/>
    <w:rsid w:val="00AF7788"/>
    <w:rsid w:val="00B0260B"/>
    <w:rsid w:val="00B0524A"/>
    <w:rsid w:val="00B109A7"/>
    <w:rsid w:val="00C13C74"/>
    <w:rsid w:val="00C248E4"/>
    <w:rsid w:val="00C2519F"/>
    <w:rsid w:val="00C36618"/>
    <w:rsid w:val="00C5397C"/>
    <w:rsid w:val="00C821D5"/>
    <w:rsid w:val="00CA7F86"/>
    <w:rsid w:val="00D21680"/>
    <w:rsid w:val="00D21F59"/>
    <w:rsid w:val="00D72D84"/>
    <w:rsid w:val="00D80F43"/>
    <w:rsid w:val="00D81325"/>
    <w:rsid w:val="00D93836"/>
    <w:rsid w:val="00D96DD7"/>
    <w:rsid w:val="00DA61A2"/>
    <w:rsid w:val="00DB02EF"/>
    <w:rsid w:val="00DB511D"/>
    <w:rsid w:val="00DE5FF5"/>
    <w:rsid w:val="00E10E94"/>
    <w:rsid w:val="00E1183A"/>
    <w:rsid w:val="00E14438"/>
    <w:rsid w:val="00E1654F"/>
    <w:rsid w:val="00E42D14"/>
    <w:rsid w:val="00E66D0F"/>
    <w:rsid w:val="00E729B5"/>
    <w:rsid w:val="00E82E46"/>
    <w:rsid w:val="00E93040"/>
    <w:rsid w:val="00EA32E3"/>
    <w:rsid w:val="00EE557D"/>
    <w:rsid w:val="00F656DA"/>
    <w:rsid w:val="00F67B2D"/>
    <w:rsid w:val="00FD17B1"/>
    <w:rsid w:val="00FE7BBE"/>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16327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 w:type="character" w:styleId="PlaceholderText">
    <w:name w:val="Placeholder Text"/>
    <w:basedOn w:val="DefaultParagraphFont"/>
    <w:uiPriority w:val="99"/>
    <w:semiHidden/>
    <w:rsid w:val="00D81325"/>
    <w:rPr>
      <w:color w:val="808080"/>
    </w:rPr>
  </w:style>
  <w:style w:type="paragraph" w:styleId="Revision">
    <w:name w:val="Revision"/>
    <w:hidden/>
    <w:uiPriority w:val="99"/>
    <w:semiHidden/>
    <w:rsid w:val="00EE557D"/>
  </w:style>
  <w:style w:type="paragraph" w:customStyle="1" w:styleId="Compact">
    <w:name w:val="Compact"/>
    <w:basedOn w:val="BodyText"/>
    <w:qFormat/>
    <w:rsid w:val="00C248E4"/>
    <w:pPr>
      <w:spacing w:before="36" w:after="36"/>
    </w:pPr>
    <w:rPr>
      <w:rFonts w:eastAsiaTheme="minorHAnsi"/>
    </w:rPr>
  </w:style>
  <w:style w:type="paragraph" w:styleId="BodyText">
    <w:name w:val="Body Text"/>
    <w:basedOn w:val="Normal"/>
    <w:link w:val="BodyTextChar"/>
    <w:uiPriority w:val="99"/>
    <w:semiHidden/>
    <w:unhideWhenUsed/>
    <w:rsid w:val="00C248E4"/>
    <w:pPr>
      <w:spacing w:after="120"/>
    </w:pPr>
  </w:style>
  <w:style w:type="character" w:customStyle="1" w:styleId="BodyTextChar">
    <w:name w:val="Body Text Char"/>
    <w:basedOn w:val="DefaultParagraphFont"/>
    <w:link w:val="BodyText"/>
    <w:uiPriority w:val="99"/>
    <w:semiHidden/>
    <w:rsid w:val="00C24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298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42C5F-DC16-7F47-85B7-0B79F66FB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11</Pages>
  <Words>1478</Words>
  <Characters>8426</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Hocking</dc:creator>
  <cp:lastModifiedBy>Daniel J Hocking</cp:lastModifiedBy>
  <cp:revision>4</cp:revision>
  <dcterms:created xsi:type="dcterms:W3CDTF">2017-01-25T16:10:00Z</dcterms:created>
  <dcterms:modified xsi:type="dcterms:W3CDTF">2017-06-01T19:33:00Z</dcterms:modified>
</cp:coreProperties>
</file>