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49E24" w14:textId="77777777" w:rsidR="007860BB" w:rsidRPr="00561990" w:rsidRDefault="007860BB" w:rsidP="007860BB">
      <w:pPr>
        <w:tabs>
          <w:tab w:val="left" w:pos="360"/>
          <w:tab w:val="left" w:pos="8640"/>
        </w:tabs>
        <w:rPr>
          <w:rFonts w:ascii="Times New Roman" w:hAnsi="Times New Roman" w:cs="Times New Roman"/>
          <w:b/>
        </w:rPr>
      </w:pPr>
    </w:p>
    <w:p w14:paraId="00038F1E" w14:textId="2E36C1DC" w:rsidR="007860BB" w:rsidRPr="00561990" w:rsidRDefault="007860BB" w:rsidP="007860BB">
      <w:pPr>
        <w:rPr>
          <w:rFonts w:ascii="Times New Roman" w:hAnsi="Times New Roman" w:cs="Times New Roman"/>
        </w:rPr>
      </w:pPr>
      <w:r w:rsidRPr="00561990">
        <w:rPr>
          <w:rFonts w:ascii="Times New Roman" w:hAnsi="Times New Roman" w:cs="Times New Roman"/>
        </w:rPr>
        <w:t>Table 1</w:t>
      </w:r>
      <w:r w:rsidR="00D21F59" w:rsidRPr="00561990">
        <w:rPr>
          <w:rFonts w:ascii="Times New Roman" w:hAnsi="Times New Roman" w:cs="Times New Roman"/>
        </w:rPr>
        <w:t>a</w:t>
      </w:r>
      <w:r w:rsidRPr="00561990">
        <w:rPr>
          <w:rFonts w:ascii="Times New Roman" w:hAnsi="Times New Roman" w:cs="Times New Roman"/>
        </w:rPr>
        <w:t>. Description of parameters used in the model. See Materials and Methods for relevant equations and detailed descriptions.</w:t>
      </w:r>
    </w:p>
    <w:p w14:paraId="239622AE" w14:textId="77777777" w:rsidR="007860BB" w:rsidRPr="00561990" w:rsidRDefault="007860BB" w:rsidP="007860BB">
      <w:pPr>
        <w:rPr>
          <w:rFonts w:ascii="Times New Roman" w:hAnsi="Times New Roman" w:cs="Times New Roman"/>
        </w:rPr>
      </w:pPr>
    </w:p>
    <w:tbl>
      <w:tblPr>
        <w:tblStyle w:val="TableGrid"/>
        <w:tblW w:w="88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8"/>
        <w:gridCol w:w="2250"/>
        <w:gridCol w:w="2250"/>
        <w:gridCol w:w="2970"/>
      </w:tblGrid>
      <w:tr w:rsidR="00E66D0F" w:rsidRPr="00561990" w14:paraId="2EC60747" w14:textId="77777777" w:rsidTr="00561990">
        <w:tc>
          <w:tcPr>
            <w:tcW w:w="1368" w:type="dxa"/>
            <w:tcBorders>
              <w:top w:val="single" w:sz="4" w:space="0" w:color="auto"/>
              <w:bottom w:val="single" w:sz="4" w:space="0" w:color="auto"/>
            </w:tcBorders>
          </w:tcPr>
          <w:p w14:paraId="51BD2A34" w14:textId="77777777"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2250" w:type="dxa"/>
            <w:tcBorders>
              <w:top w:val="single" w:sz="4" w:space="0" w:color="auto"/>
              <w:bottom w:val="single" w:sz="4" w:space="0" w:color="auto"/>
            </w:tcBorders>
          </w:tcPr>
          <w:p w14:paraId="5E4EF4B7" w14:textId="35FDDF95"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220" w:type="dxa"/>
            <w:gridSpan w:val="2"/>
            <w:tcBorders>
              <w:top w:val="single" w:sz="4" w:space="0" w:color="auto"/>
              <w:bottom w:val="single" w:sz="4" w:space="0" w:color="auto"/>
            </w:tcBorders>
          </w:tcPr>
          <w:p w14:paraId="6108EF02" w14:textId="4C6E8340"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E66D0F" w:rsidRPr="00561990" w14:paraId="4514B88A" w14:textId="77777777" w:rsidTr="00561990">
        <w:tc>
          <w:tcPr>
            <w:tcW w:w="1368" w:type="dxa"/>
            <w:tcBorders>
              <w:top w:val="single" w:sz="4" w:space="0" w:color="auto"/>
            </w:tcBorders>
          </w:tcPr>
          <w:p w14:paraId="7E1209AD" w14:textId="77777777" w:rsidR="00E66D0F" w:rsidRPr="00561990" w:rsidRDefault="00E66D0F" w:rsidP="007860BB">
            <w:pPr>
              <w:rPr>
                <w:rFonts w:ascii="Times New Roman" w:eastAsia="MS Mincho" w:hAnsi="Times New Roman" w:cs="Times New Roman"/>
                <w:sz w:val="22"/>
                <w:szCs w:val="22"/>
              </w:rPr>
            </w:pPr>
            <w:r w:rsidRPr="00561990">
              <w:rPr>
                <w:rFonts w:ascii="Times New Roman" w:eastAsia="MS Mincho" w:hAnsi="Times New Roman" w:cs="Times New Roman"/>
                <w:sz w:val="22"/>
                <w:szCs w:val="22"/>
              </w:rPr>
              <w:t>Overall</w:t>
            </w:r>
          </w:p>
        </w:tc>
        <w:tc>
          <w:tcPr>
            <w:tcW w:w="2250" w:type="dxa"/>
            <w:tcBorders>
              <w:top w:val="single" w:sz="4" w:space="0" w:color="auto"/>
            </w:tcBorders>
          </w:tcPr>
          <w:p w14:paraId="73A85380" w14:textId="77777777" w:rsidR="00E66D0F" w:rsidRPr="00561990" w:rsidRDefault="00E66D0F" w:rsidP="007860BB">
            <w:pPr>
              <w:rPr>
                <w:rFonts w:ascii="Times New Roman" w:hAnsi="Times New Roman" w:cs="Times New Roman"/>
                <w:sz w:val="22"/>
                <w:szCs w:val="22"/>
              </w:rPr>
            </w:pPr>
          </w:p>
        </w:tc>
        <w:tc>
          <w:tcPr>
            <w:tcW w:w="5220" w:type="dxa"/>
            <w:gridSpan w:val="2"/>
            <w:tcBorders>
              <w:top w:val="single" w:sz="4" w:space="0" w:color="auto"/>
            </w:tcBorders>
          </w:tcPr>
          <w:p w14:paraId="150A3EB7" w14:textId="1C70B7EE" w:rsidR="00E66D0F" w:rsidRPr="00561990" w:rsidRDefault="00E66D0F" w:rsidP="007860BB">
            <w:pPr>
              <w:rPr>
                <w:rFonts w:ascii="Times New Roman" w:hAnsi="Times New Roman" w:cs="Times New Roman"/>
                <w:sz w:val="22"/>
                <w:szCs w:val="22"/>
              </w:rPr>
            </w:pPr>
          </w:p>
        </w:tc>
      </w:tr>
      <w:tr w:rsidR="00E66D0F" w:rsidRPr="00561990" w14:paraId="481893AC" w14:textId="77777777" w:rsidTr="00561990">
        <w:tc>
          <w:tcPr>
            <w:tcW w:w="1368" w:type="dxa"/>
          </w:tcPr>
          <w:p w14:paraId="46F8599A" w14:textId="77777777" w:rsidR="00E66D0F" w:rsidRPr="00561990" w:rsidRDefault="00E93040"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4D9D7132" w14:textId="67773AA2"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Mean abundance</w:t>
            </w:r>
          </w:p>
        </w:tc>
        <w:tc>
          <w:tcPr>
            <w:tcW w:w="5220" w:type="dxa"/>
            <w:gridSpan w:val="2"/>
          </w:tcPr>
          <w:p w14:paraId="4092501F" w14:textId="3D6D896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Mean abundance at time </w:t>
            </w:r>
            <w:r w:rsidRPr="00561990">
              <w:rPr>
                <w:rFonts w:ascii="Times New Roman" w:hAnsi="Times New Roman" w:cs="Times New Roman"/>
                <w:i/>
                <w:sz w:val="22"/>
                <w:szCs w:val="22"/>
              </w:rPr>
              <w:t>t</w:t>
            </w:r>
            <w:r w:rsidRPr="00561990">
              <w:rPr>
                <w:rFonts w:ascii="Times New Roman" w:hAnsi="Times New Roman" w:cs="Times New Roman"/>
                <w:sz w:val="22"/>
                <w:szCs w:val="22"/>
              </w:rPr>
              <w:t xml:space="preserve"> and site </w:t>
            </w:r>
            <w:r w:rsidRPr="00561990">
              <w:rPr>
                <w:rFonts w:ascii="Times New Roman" w:hAnsi="Times New Roman" w:cs="Times New Roman"/>
                <w:i/>
                <w:sz w:val="22"/>
                <w:szCs w:val="22"/>
              </w:rPr>
              <w:t>s</w:t>
            </w:r>
          </w:p>
        </w:tc>
      </w:tr>
      <w:tr w:rsidR="00E66D0F" w:rsidRPr="00561990" w14:paraId="74FB7B20" w14:textId="77777777" w:rsidTr="00561990">
        <w:tc>
          <w:tcPr>
            <w:tcW w:w="1368" w:type="dxa"/>
          </w:tcPr>
          <w:p w14:paraId="395CF977" w14:textId="30B2812A" w:rsidR="00E66D0F" w:rsidRPr="00561990" w:rsidRDefault="00E93040" w:rsidP="007860BB">
            <w:pPr>
              <w:jc w:val="right"/>
              <w:rPr>
                <w:rFonts w:ascii="Times New Roman" w:hAnsi="Times New Roman" w:cs="Times New Roman"/>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m:oMathPara>
          </w:p>
        </w:tc>
        <w:tc>
          <w:tcPr>
            <w:tcW w:w="2250" w:type="dxa"/>
          </w:tcPr>
          <w:p w14:paraId="6CEDB140" w14:textId="64113B1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Coefficients</w:t>
            </w:r>
          </w:p>
        </w:tc>
        <w:tc>
          <w:tcPr>
            <w:tcW w:w="5220" w:type="dxa"/>
            <w:gridSpan w:val="2"/>
          </w:tcPr>
          <w:p w14:paraId="3EDB0FD7" w14:textId="6C4C4AE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Vector of fixed-effect coefficients on abundance </w:t>
            </w:r>
          </w:p>
        </w:tc>
      </w:tr>
      <w:tr w:rsidR="00E66D0F" w:rsidRPr="00561990" w14:paraId="6C707737" w14:textId="77777777" w:rsidTr="00561990">
        <w:trPr>
          <w:gridAfter w:val="1"/>
          <w:wAfter w:w="2970" w:type="dxa"/>
        </w:trPr>
        <w:tc>
          <w:tcPr>
            <w:tcW w:w="5868" w:type="dxa"/>
            <w:gridSpan w:val="3"/>
          </w:tcPr>
          <w:p w14:paraId="13923E65" w14:textId="5D8B8D94"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Detection</w:t>
            </w:r>
          </w:p>
        </w:tc>
      </w:tr>
      <w:tr w:rsidR="00E66D0F" w:rsidRPr="00561990" w14:paraId="4AE9C793" w14:textId="77777777" w:rsidTr="00561990">
        <w:tc>
          <w:tcPr>
            <w:tcW w:w="1368" w:type="dxa"/>
          </w:tcPr>
          <w:p w14:paraId="471AF8E7" w14:textId="7D7AB9B8" w:rsidR="00E66D0F" w:rsidRPr="00561990" w:rsidRDefault="00E93040" w:rsidP="00D81325">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2250" w:type="dxa"/>
          </w:tcPr>
          <w:p w14:paraId="3DB74C16" w14:textId="0414737E"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Detection rate</w:t>
            </w:r>
          </w:p>
        </w:tc>
        <w:tc>
          <w:tcPr>
            <w:tcW w:w="5220" w:type="dxa"/>
            <w:gridSpan w:val="2"/>
          </w:tcPr>
          <w:p w14:paraId="70CB863D" w14:textId="1A6BDE10" w:rsidR="00E66D0F" w:rsidRPr="00561990" w:rsidRDefault="00E66D0F" w:rsidP="00764229">
            <w:pPr>
              <w:rPr>
                <w:rFonts w:ascii="Times New Roman" w:hAnsi="Times New Roman" w:cs="Times New Roman"/>
                <w:i/>
                <w:sz w:val="22"/>
                <w:szCs w:val="22"/>
              </w:rPr>
            </w:pPr>
            <w:r w:rsidRPr="00561990">
              <w:rPr>
                <w:rFonts w:ascii="Times New Roman" w:hAnsi="Times New Roman" w:cs="Times New Roman"/>
                <w:sz w:val="22"/>
                <w:szCs w:val="22"/>
              </w:rPr>
              <w:t xml:space="preserve">Mean </w:t>
            </w:r>
            <w:commentRangeStart w:id="0"/>
            <w:del w:id="1" w:author="anon anon" w:date="2017-01-10T13:52:00Z">
              <w:r w:rsidRPr="00561990" w:rsidDel="00764229">
                <w:rPr>
                  <w:rFonts w:ascii="Times New Roman" w:hAnsi="Times New Roman" w:cs="Times New Roman"/>
                  <w:sz w:val="22"/>
                  <w:szCs w:val="22"/>
                </w:rPr>
                <w:delText xml:space="preserve">probability </w:delText>
              </w:r>
            </w:del>
            <w:commentRangeEnd w:id="0"/>
            <w:ins w:id="2" w:author="anon anon" w:date="2017-01-10T13:52:00Z">
              <w:r w:rsidRPr="00561990">
                <w:rPr>
                  <w:rFonts w:ascii="Times New Roman" w:hAnsi="Times New Roman" w:cs="Times New Roman"/>
                  <w:sz w:val="22"/>
                  <w:szCs w:val="22"/>
                </w:rPr>
                <w:t xml:space="preserve">rate </w:t>
              </w:r>
            </w:ins>
            <w:r w:rsidRPr="00561990">
              <w:rPr>
                <w:rStyle w:val="CommentReference"/>
                <w:rFonts w:ascii="Times New Roman" w:hAnsi="Times New Roman" w:cs="Times New Roman"/>
              </w:rPr>
              <w:commentReference w:id="0"/>
            </w:r>
            <w:r w:rsidRPr="00561990">
              <w:rPr>
                <w:rFonts w:ascii="Times New Roman" w:hAnsi="Times New Roman" w:cs="Times New Roman"/>
                <w:sz w:val="22"/>
                <w:szCs w:val="22"/>
              </w:rPr>
              <w:t xml:space="preserve">of capturing and individual given that it is present at site </w:t>
            </w:r>
            <w:r w:rsidRPr="00561990">
              <w:rPr>
                <w:rFonts w:ascii="Times New Roman" w:hAnsi="Times New Roman" w:cs="Times New Roman"/>
                <w:i/>
                <w:sz w:val="22"/>
                <w:szCs w:val="22"/>
              </w:rPr>
              <w:t>s</w:t>
            </w:r>
            <w:r w:rsidRPr="00561990">
              <w:rPr>
                <w:rFonts w:ascii="Times New Roman" w:hAnsi="Times New Roman" w:cs="Times New Roman"/>
                <w:sz w:val="22"/>
                <w:szCs w:val="22"/>
              </w:rPr>
              <w:t xml:space="preserve"> and time </w:t>
            </w:r>
            <w:r w:rsidRPr="00561990">
              <w:rPr>
                <w:rFonts w:ascii="Times New Roman" w:hAnsi="Times New Roman" w:cs="Times New Roman"/>
                <w:i/>
                <w:sz w:val="22"/>
                <w:szCs w:val="22"/>
              </w:rPr>
              <w:t>t</w:t>
            </w:r>
          </w:p>
        </w:tc>
      </w:tr>
      <w:tr w:rsidR="00E66D0F" w:rsidRPr="00561990" w14:paraId="4B174C1C" w14:textId="77777777" w:rsidTr="00561990">
        <w:tc>
          <w:tcPr>
            <w:tcW w:w="1368" w:type="dxa"/>
          </w:tcPr>
          <w:p w14:paraId="059A1E29" w14:textId="375C6B25" w:rsidR="00E66D0F" w:rsidRPr="00561990" w:rsidRDefault="00E93040" w:rsidP="00D81325">
            <w:pPr>
              <w:jc w:val="right"/>
              <w:rPr>
                <w:rFonts w:ascii="Times New Roman" w:eastAsia="MS Mincho" w:hAnsi="Times New Roman"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2250" w:type="dxa"/>
          </w:tcPr>
          <w:p w14:paraId="7CB23F59" w14:textId="1F9F5A9A"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Variation in detection</w:t>
            </w:r>
          </w:p>
        </w:tc>
        <w:tc>
          <w:tcPr>
            <w:tcW w:w="5220" w:type="dxa"/>
            <w:gridSpan w:val="2"/>
          </w:tcPr>
          <w:p w14:paraId="0483B083" w14:textId="31B8E1DB"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 xml:space="preserve">Variation in detection </w:t>
            </w:r>
            <w:del w:id="3" w:author="anon anon" w:date="2017-01-10T13:52:00Z">
              <w:r w:rsidRPr="00561990" w:rsidDel="00764229">
                <w:rPr>
                  <w:rFonts w:ascii="Times New Roman" w:hAnsi="Times New Roman" w:cs="Times New Roman"/>
                  <w:sz w:val="22"/>
                  <w:szCs w:val="22"/>
                </w:rPr>
                <w:delText xml:space="preserve">probability </w:delText>
              </w:r>
            </w:del>
            <w:ins w:id="4" w:author="anon anon" w:date="2017-01-10T13:52:00Z">
              <w:r w:rsidRPr="00561990">
                <w:rPr>
                  <w:rFonts w:ascii="Times New Roman" w:hAnsi="Times New Roman" w:cs="Times New Roman"/>
                  <w:sz w:val="22"/>
                  <w:szCs w:val="22"/>
                </w:rPr>
                <w:t xml:space="preserve">rate </w:t>
              </w:r>
            </w:ins>
            <w:r w:rsidRPr="00561990">
              <w:rPr>
                <w:rFonts w:ascii="Times New Roman" w:hAnsi="Times New Roman" w:cs="Times New Roman"/>
                <w:sz w:val="22"/>
                <w:szCs w:val="22"/>
              </w:rPr>
              <w:t>among sites and years</w:t>
            </w:r>
          </w:p>
        </w:tc>
      </w:tr>
      <w:tr w:rsidR="00E66D0F" w:rsidRPr="00561990" w14:paraId="6A9F4FFD" w14:textId="77777777" w:rsidTr="00561990">
        <w:tc>
          <w:tcPr>
            <w:tcW w:w="1368" w:type="dxa"/>
          </w:tcPr>
          <w:p w14:paraId="57CFA2B1" w14:textId="05CD31B2" w:rsidR="00E66D0F" w:rsidRPr="00561990" w:rsidRDefault="00E93040" w:rsidP="00D81325">
            <w:pPr>
              <w:jc w:val="right"/>
              <w:rPr>
                <w:rFonts w:ascii="Times New Roman" w:eastAsia="MS Mincho" w:hAnsi="Times New Roman"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2250" w:type="dxa"/>
          </w:tcPr>
          <w:p w14:paraId="0A145FA4" w14:textId="75DE0BCA" w:rsidR="00E66D0F" w:rsidRPr="00561990" w:rsidRDefault="007D6485" w:rsidP="007860BB">
            <w:pPr>
              <w:rPr>
                <w:rFonts w:ascii="Times New Roman" w:hAnsi="Times New Roman" w:cs="Times New Roman"/>
                <w:sz w:val="22"/>
                <w:szCs w:val="22"/>
              </w:rPr>
            </w:pPr>
            <w:r w:rsidRPr="00561990">
              <w:rPr>
                <w:rFonts w:ascii="Times New Roman" w:hAnsi="Times New Roman" w:cs="Times New Roman"/>
                <w:sz w:val="22"/>
                <w:szCs w:val="22"/>
              </w:rPr>
              <w:t>Detection variance</w:t>
            </w:r>
          </w:p>
        </w:tc>
        <w:tc>
          <w:tcPr>
            <w:tcW w:w="5220" w:type="dxa"/>
            <w:gridSpan w:val="2"/>
          </w:tcPr>
          <w:p w14:paraId="53A135F1" w14:textId="28F64741"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w:p>
        </w:tc>
      </w:tr>
      <w:tr w:rsidR="00E66D0F" w:rsidRPr="00561990" w14:paraId="08AA256E" w14:textId="77777777" w:rsidTr="00561990">
        <w:tc>
          <w:tcPr>
            <w:tcW w:w="1368" w:type="dxa"/>
          </w:tcPr>
          <w:p w14:paraId="7CCC9D42" w14:textId="7777777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w:t>
            </w:r>
          </w:p>
        </w:tc>
        <w:tc>
          <w:tcPr>
            <w:tcW w:w="2250" w:type="dxa"/>
          </w:tcPr>
          <w:p w14:paraId="527A80D7" w14:textId="77777777" w:rsidR="00E66D0F" w:rsidRPr="00561990" w:rsidRDefault="00E66D0F" w:rsidP="007860BB">
            <w:pPr>
              <w:rPr>
                <w:rFonts w:ascii="Times New Roman" w:hAnsi="Times New Roman" w:cs="Times New Roman"/>
                <w:sz w:val="22"/>
                <w:szCs w:val="22"/>
              </w:rPr>
            </w:pPr>
          </w:p>
        </w:tc>
        <w:tc>
          <w:tcPr>
            <w:tcW w:w="5220" w:type="dxa"/>
            <w:gridSpan w:val="2"/>
          </w:tcPr>
          <w:p w14:paraId="50B9F2F3" w14:textId="4012FE7F" w:rsidR="00E66D0F" w:rsidRPr="00561990" w:rsidRDefault="00E66D0F" w:rsidP="007860BB">
            <w:pPr>
              <w:rPr>
                <w:rFonts w:ascii="Times New Roman" w:hAnsi="Times New Roman" w:cs="Times New Roman"/>
                <w:sz w:val="22"/>
                <w:szCs w:val="22"/>
              </w:rPr>
            </w:pPr>
          </w:p>
        </w:tc>
      </w:tr>
      <w:tr w:rsidR="00E66D0F" w:rsidRPr="00561990" w14:paraId="61AD3AAA" w14:textId="77777777" w:rsidTr="00561990">
        <w:tc>
          <w:tcPr>
            <w:tcW w:w="1368" w:type="dxa"/>
          </w:tcPr>
          <w:p w14:paraId="026A9593" w14:textId="77777777" w:rsidR="00E66D0F" w:rsidRPr="00561990" w:rsidRDefault="00E66D0F" w:rsidP="007860BB">
            <w:pPr>
              <w:jc w:val="right"/>
              <w:rPr>
                <w:rFonts w:ascii="Times New Roman" w:hAnsi="Times New Roman" w:cs="Times New Roman"/>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23FC5AF" w14:textId="6AC2218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w:t>
            </w:r>
          </w:p>
        </w:tc>
        <w:tc>
          <w:tcPr>
            <w:tcW w:w="5220" w:type="dxa"/>
            <w:gridSpan w:val="2"/>
          </w:tcPr>
          <w:p w14:paraId="4DF8ED1C" w14:textId="06B95DB6"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 (component?, variation?) to abundance following an Ornstein-</w:t>
            </w:r>
            <w:proofErr w:type="spellStart"/>
            <w:r w:rsidRPr="00561990">
              <w:rPr>
                <w:rFonts w:ascii="Times New Roman" w:hAnsi="Times New Roman" w:cs="Times New Roman"/>
                <w:sz w:val="22"/>
                <w:szCs w:val="22"/>
              </w:rPr>
              <w:t>Uhlenbeck</w:t>
            </w:r>
            <w:proofErr w:type="spellEnd"/>
            <w:r w:rsidRPr="00561990">
              <w:rPr>
                <w:rFonts w:ascii="Times New Roman" w:hAnsi="Times New Roman" w:cs="Times New Roman"/>
                <w:sz w:val="22"/>
                <w:szCs w:val="22"/>
              </w:rPr>
              <w:t xml:space="preserve"> process</w:t>
            </w:r>
          </w:p>
        </w:tc>
      </w:tr>
      <w:tr w:rsidR="00E66D0F" w:rsidRPr="00561990" w14:paraId="2089D3B2" w14:textId="77777777" w:rsidTr="00561990">
        <w:tc>
          <w:tcPr>
            <w:tcW w:w="1368" w:type="dxa"/>
          </w:tcPr>
          <w:p w14:paraId="4DB08764" w14:textId="1AC33874" w:rsidR="00E66D0F" w:rsidRPr="00561990" w:rsidRDefault="00E93040"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42CCD834" w14:textId="348D2464"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variance</w:t>
            </w:r>
          </w:p>
        </w:tc>
        <w:tc>
          <w:tcPr>
            <w:tcW w:w="5220" w:type="dxa"/>
            <w:gridSpan w:val="2"/>
          </w:tcPr>
          <w:p w14:paraId="0846D5EE" w14:textId="6E8C937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following an OU process</w:t>
            </w:r>
          </w:p>
        </w:tc>
      </w:tr>
      <w:tr w:rsidR="00E66D0F" w:rsidRPr="00561990" w14:paraId="476C3E74" w14:textId="77777777" w:rsidTr="00561990">
        <w:tc>
          <w:tcPr>
            <w:tcW w:w="1368" w:type="dxa"/>
          </w:tcPr>
          <w:p w14:paraId="628B0B09" w14:textId="77777777" w:rsidR="00E66D0F" w:rsidRPr="00561990" w:rsidRDefault="00E93040"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2250" w:type="dxa"/>
          </w:tcPr>
          <w:p w14:paraId="600300E0" w14:textId="25B9DCD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decay rate</w:t>
            </w:r>
          </w:p>
        </w:tc>
        <w:tc>
          <w:tcPr>
            <w:tcW w:w="5220" w:type="dxa"/>
            <w:gridSpan w:val="2"/>
          </w:tcPr>
          <w:p w14:paraId="0B333B07" w14:textId="446BE9D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Exponential spatial decay rate in the correlation between parent and child nodes</w:t>
            </w:r>
          </w:p>
        </w:tc>
      </w:tr>
      <w:tr w:rsidR="00E66D0F" w:rsidRPr="00561990" w14:paraId="648D9877" w14:textId="77777777" w:rsidTr="00561990">
        <w:tc>
          <w:tcPr>
            <w:tcW w:w="1368" w:type="dxa"/>
          </w:tcPr>
          <w:p w14:paraId="1EA4C9D9" w14:textId="77777777" w:rsidR="00E66D0F" w:rsidRPr="00561990" w:rsidRDefault="00E93040"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2250" w:type="dxa"/>
          </w:tcPr>
          <w:p w14:paraId="29CCC006" w14:textId="66599C50"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Asymptotic spatial variation</w:t>
            </w:r>
          </w:p>
        </w:tc>
        <w:tc>
          <w:tcPr>
            <w:tcW w:w="5220" w:type="dxa"/>
            <w:gridSpan w:val="2"/>
          </w:tcPr>
          <w:p w14:paraId="32E05E47" w14:textId="67B53DFD"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Parameter governing asymptotic variation in the spatial OU process for two sites that are far apart</w:t>
            </w:r>
          </w:p>
        </w:tc>
      </w:tr>
      <w:tr w:rsidR="00E66D0F" w:rsidRPr="00561990" w14:paraId="7FE34F8C" w14:textId="77777777" w:rsidTr="00561990">
        <w:tc>
          <w:tcPr>
            <w:tcW w:w="1368" w:type="dxa"/>
          </w:tcPr>
          <w:p w14:paraId="271F02CB" w14:textId="5FCD124D" w:rsidR="00E66D0F" w:rsidRPr="00561990" w:rsidRDefault="00E93040"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cs="Times New Roman"/>
                    <w:sz w:val="22"/>
                    <w:szCs w:val="22"/>
                  </w:rPr>
                  <m:t>(s)</m:t>
                </m:r>
              </m:oMath>
            </m:oMathPara>
          </w:p>
        </w:tc>
        <w:tc>
          <w:tcPr>
            <w:tcW w:w="2250" w:type="dxa"/>
          </w:tcPr>
          <w:p w14:paraId="7EB797EB" w14:textId="16CE871A"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correlation</w:t>
            </w:r>
          </w:p>
        </w:tc>
        <w:tc>
          <w:tcPr>
            <w:tcW w:w="5220" w:type="dxa"/>
            <w:gridSpan w:val="2"/>
          </w:tcPr>
          <w:p w14:paraId="6BBAFF5C" w14:textId="442D100F"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Spatial correlation for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78FB15CF" w14:textId="77777777" w:rsidTr="00561990">
        <w:trPr>
          <w:gridAfter w:val="1"/>
          <w:wAfter w:w="2970" w:type="dxa"/>
        </w:trPr>
        <w:tc>
          <w:tcPr>
            <w:tcW w:w="5868" w:type="dxa"/>
            <w:gridSpan w:val="3"/>
          </w:tcPr>
          <w:p w14:paraId="2F4158DE" w14:textId="564EB91D"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w:t>
            </w:r>
          </w:p>
        </w:tc>
      </w:tr>
      <w:tr w:rsidR="00E66D0F" w:rsidRPr="00561990" w14:paraId="24016217" w14:textId="77777777" w:rsidTr="00561990">
        <w:tc>
          <w:tcPr>
            <w:tcW w:w="1368" w:type="dxa"/>
          </w:tcPr>
          <w:p w14:paraId="5380AC3F" w14:textId="77777777" w:rsidR="00E66D0F" w:rsidRPr="00561990" w:rsidRDefault="00E93040"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2250" w:type="dxa"/>
          </w:tcPr>
          <w:p w14:paraId="4F193AE4" w14:textId="0C21A25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w:t>
            </w:r>
          </w:p>
        </w:tc>
        <w:tc>
          <w:tcPr>
            <w:tcW w:w="5220" w:type="dxa"/>
            <w:gridSpan w:val="2"/>
          </w:tcPr>
          <w:p w14:paraId="0A5CC515" w14:textId="0D41EE53"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 in abundance resulting from AR1 autoregressive process</w:t>
            </w:r>
          </w:p>
        </w:tc>
      </w:tr>
      <w:tr w:rsidR="00E66D0F" w:rsidRPr="00561990" w14:paraId="7C74E06E" w14:textId="77777777" w:rsidTr="00561990">
        <w:tc>
          <w:tcPr>
            <w:tcW w:w="1368" w:type="dxa"/>
          </w:tcPr>
          <w:p w14:paraId="641CCD51" w14:textId="473FEB75" w:rsidR="00E66D0F" w:rsidRPr="00561990" w:rsidRDefault="00E93040" w:rsidP="007860BB">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m:oMathPara>
          </w:p>
        </w:tc>
        <w:tc>
          <w:tcPr>
            <w:tcW w:w="2250" w:type="dxa"/>
          </w:tcPr>
          <w:p w14:paraId="49C2807A" w14:textId="015E0920"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w:t>
            </w:r>
          </w:p>
        </w:tc>
        <w:tc>
          <w:tcPr>
            <w:tcW w:w="5220" w:type="dxa"/>
            <w:gridSpan w:val="2"/>
          </w:tcPr>
          <w:p w14:paraId="3FFD88C6" w14:textId="588D692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 in the annual AR1 process</w:t>
            </w:r>
          </w:p>
        </w:tc>
      </w:tr>
      <w:tr w:rsidR="00E66D0F" w:rsidRPr="00561990" w14:paraId="0887045C" w14:textId="77777777" w:rsidTr="00561990">
        <w:tc>
          <w:tcPr>
            <w:tcW w:w="1368" w:type="dxa"/>
          </w:tcPr>
          <w:p w14:paraId="2AD2C743" w14:textId="77777777" w:rsidR="00E66D0F" w:rsidRPr="00561990" w:rsidRDefault="00E93040"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2250" w:type="dxa"/>
          </w:tcPr>
          <w:p w14:paraId="462D77E0" w14:textId="0F90CD7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variance</w:t>
            </w:r>
          </w:p>
        </w:tc>
        <w:tc>
          <w:tcPr>
            <w:tcW w:w="5220" w:type="dxa"/>
            <w:gridSpan w:val="2"/>
          </w:tcPr>
          <w:p w14:paraId="73330D02" w14:textId="01F1B2C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Variance describing the temporal AR1 process</w:t>
            </w:r>
          </w:p>
        </w:tc>
      </w:tr>
      <w:tr w:rsidR="00E66D0F" w:rsidRPr="00561990" w14:paraId="3E09FAC7" w14:textId="77777777" w:rsidTr="00561990">
        <w:trPr>
          <w:gridAfter w:val="1"/>
          <w:wAfter w:w="2970" w:type="dxa"/>
        </w:trPr>
        <w:tc>
          <w:tcPr>
            <w:tcW w:w="5868" w:type="dxa"/>
            <w:gridSpan w:val="3"/>
          </w:tcPr>
          <w:p w14:paraId="3EBEF000" w14:textId="50535551"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w:t>
            </w:r>
          </w:p>
        </w:tc>
      </w:tr>
      <w:tr w:rsidR="00E66D0F" w:rsidRPr="00561990" w14:paraId="7D596C0A" w14:textId="77777777" w:rsidTr="00561990">
        <w:tc>
          <w:tcPr>
            <w:tcW w:w="1368" w:type="dxa"/>
          </w:tcPr>
          <w:p w14:paraId="1FE688C6" w14:textId="77777777" w:rsidR="00E66D0F" w:rsidRPr="00561990" w:rsidRDefault="00E93040"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17A660B" w14:textId="41273AF4"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c>
          <w:tcPr>
            <w:tcW w:w="5220" w:type="dxa"/>
            <w:gridSpan w:val="2"/>
          </w:tcPr>
          <w:p w14:paraId="6A19DDA8" w14:textId="2D6CA512"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 in abundance resulting from OU process</w:t>
            </w:r>
          </w:p>
        </w:tc>
      </w:tr>
      <w:tr w:rsidR="00E66D0F" w:rsidRPr="00561990" w14:paraId="0107EDD7" w14:textId="77777777" w:rsidTr="00561990">
        <w:tc>
          <w:tcPr>
            <w:tcW w:w="1368" w:type="dxa"/>
          </w:tcPr>
          <w:p w14:paraId="518A6348" w14:textId="1C8FD23F" w:rsidR="00E66D0F" w:rsidRPr="00561990" w:rsidRDefault="00E93040" w:rsidP="00EA32E3">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55447003" w14:textId="515EE9A0"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450F8FAE" w14:textId="38E16CD6"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w:t>
            </w:r>
          </w:p>
        </w:tc>
      </w:tr>
      <w:tr w:rsidR="00E66D0F" w:rsidRPr="00561990" w14:paraId="27EF74AB" w14:textId="77777777" w:rsidTr="00561990">
        <w:tc>
          <w:tcPr>
            <w:tcW w:w="1368" w:type="dxa"/>
          </w:tcPr>
          <w:p w14:paraId="283C0C9A" w14:textId="36BBDCEC" w:rsidR="00E66D0F" w:rsidRPr="00561990" w:rsidRDefault="00E93040" w:rsidP="007860BB">
            <w:pPr>
              <w:tabs>
                <w:tab w:val="left" w:pos="760"/>
              </w:tabs>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oMath>
            </m:oMathPara>
          </w:p>
        </w:tc>
        <w:tc>
          <w:tcPr>
            <w:tcW w:w="2250" w:type="dxa"/>
          </w:tcPr>
          <w:p w14:paraId="19AC9D3E" w14:textId="3E2BCDD9"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Temporal decay</w:t>
            </w:r>
          </w:p>
        </w:tc>
        <w:tc>
          <w:tcPr>
            <w:tcW w:w="5220" w:type="dxa"/>
            <w:gridSpan w:val="2"/>
          </w:tcPr>
          <w:p w14:paraId="22BC2BF7" w14:textId="4B9DD88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Temporal decay rate of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variation, representing correlation for a given site in year </w:t>
            </w:r>
            <m:oMath>
              <m:r>
                <w:rPr>
                  <w:rFonts w:ascii="Cambria Math" w:hAnsi="Cambria Math" w:cs="Times New Roman"/>
                  <w:sz w:val="22"/>
                  <w:szCs w:val="22"/>
                </w:rPr>
                <m:t>t</m:t>
              </m:r>
            </m:oMath>
            <w:r w:rsidRPr="00561990">
              <w:rPr>
                <w:rFonts w:ascii="Times New Roman" w:hAnsi="Times New Roman" w:cs="Times New Roman"/>
                <w:sz w:val="22"/>
                <w:szCs w:val="22"/>
              </w:rPr>
              <w:t xml:space="preserve"> and year </w:t>
            </w:r>
            <m:oMath>
              <m:r>
                <w:rPr>
                  <w:rFonts w:ascii="Cambria Math" w:hAnsi="Cambria Math" w:cs="Times New Roman"/>
                  <w:sz w:val="22"/>
                  <w:szCs w:val="22"/>
                </w:rPr>
                <m:t>t+1</m:t>
              </m:r>
            </m:oMath>
          </w:p>
        </w:tc>
      </w:tr>
      <w:tr w:rsidR="00E66D0F" w:rsidRPr="00561990" w14:paraId="1F8FAD10" w14:textId="77777777" w:rsidTr="00561990">
        <w:tc>
          <w:tcPr>
            <w:tcW w:w="1368" w:type="dxa"/>
          </w:tcPr>
          <w:p w14:paraId="285B7C5B" w14:textId="56B33CBC" w:rsidR="00E66D0F" w:rsidRPr="00561990" w:rsidRDefault="00E93040"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m:r>
                  <w:rPr>
                    <w:rFonts w:ascii="Cambria Math" w:hAnsi="Cambria Math" w:cs="Times New Roman"/>
                    <w:sz w:val="22"/>
                    <w:szCs w:val="22"/>
                  </w:rPr>
                  <m:t>(s)</m:t>
                </m:r>
              </m:oMath>
            </m:oMathPara>
          </w:p>
        </w:tc>
        <w:tc>
          <w:tcPr>
            <w:tcW w:w="2250" w:type="dxa"/>
          </w:tcPr>
          <w:p w14:paraId="651BF239" w14:textId="4F0B01E6"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correlation</w:t>
            </w:r>
          </w:p>
        </w:tc>
        <w:tc>
          <w:tcPr>
            <w:tcW w:w="5220" w:type="dxa"/>
            <w:gridSpan w:val="2"/>
          </w:tcPr>
          <w:p w14:paraId="58BE820A" w14:textId="4BE23B43"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correlation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355CD728" w14:textId="77777777" w:rsidTr="00561990">
        <w:tc>
          <w:tcPr>
            <w:tcW w:w="1368" w:type="dxa"/>
          </w:tcPr>
          <w:p w14:paraId="65EEFE80" w14:textId="77777777" w:rsidR="00E66D0F" w:rsidRPr="00561990" w:rsidRDefault="00E93040"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2250" w:type="dxa"/>
          </w:tcPr>
          <w:p w14:paraId="7B099984" w14:textId="710C1AD7" w:rsidR="00E66D0F" w:rsidRPr="00561990" w:rsidRDefault="00E66D0F" w:rsidP="002650F3">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decay</w:t>
            </w:r>
          </w:p>
        </w:tc>
        <w:tc>
          <w:tcPr>
            <w:tcW w:w="5220" w:type="dxa"/>
            <w:gridSpan w:val="2"/>
          </w:tcPr>
          <w:p w14:paraId="1CA65D7A" w14:textId="765AD52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Spatial decay rate for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r>
      <w:tr w:rsidR="00E66D0F" w:rsidRPr="00561990" w14:paraId="46E93543" w14:textId="77777777" w:rsidTr="00561990">
        <w:tc>
          <w:tcPr>
            <w:tcW w:w="1368" w:type="dxa"/>
          </w:tcPr>
          <w:p w14:paraId="45B6D819" w14:textId="77777777" w:rsidR="00E66D0F" w:rsidRPr="00561990" w:rsidRDefault="00E93040"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250" w:type="dxa"/>
          </w:tcPr>
          <w:p w14:paraId="7F8E8A72" w14:textId="491DE3B9"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Asymptotic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128D0443" w14:textId="0200519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Parameter governing asymptotic variance describing the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OU process for two sites that are far apart</w:t>
            </w:r>
          </w:p>
        </w:tc>
      </w:tr>
      <w:tr w:rsidR="00E66D0F" w:rsidRPr="00561990" w14:paraId="71A094DD" w14:textId="77777777" w:rsidTr="00561990">
        <w:trPr>
          <w:gridAfter w:val="1"/>
          <w:wAfter w:w="2970" w:type="dxa"/>
        </w:trPr>
        <w:tc>
          <w:tcPr>
            <w:tcW w:w="5868" w:type="dxa"/>
            <w:gridSpan w:val="3"/>
          </w:tcPr>
          <w:p w14:paraId="32DA0939" w14:textId="29F121E7" w:rsidR="00E66D0F" w:rsidRPr="00561990" w:rsidRDefault="00DB511D" w:rsidP="00D21F59">
            <w:pPr>
              <w:rPr>
                <w:rFonts w:ascii="Times New Roman" w:hAnsi="Times New Roman" w:cs="Times New Roman"/>
                <w:sz w:val="22"/>
                <w:szCs w:val="22"/>
              </w:rPr>
            </w:pPr>
            <w:r w:rsidRPr="00561990">
              <w:rPr>
                <w:rFonts w:ascii="Times New Roman" w:eastAsia="MS Mincho" w:hAnsi="Times New Roman" w:cs="Times New Roman"/>
                <w:sz w:val="22"/>
                <w:szCs w:val="22"/>
              </w:rPr>
              <w:t>Independent</w:t>
            </w:r>
          </w:p>
        </w:tc>
      </w:tr>
      <w:tr w:rsidR="00E66D0F" w:rsidRPr="00561990" w14:paraId="727849FF" w14:textId="77777777" w:rsidTr="00561990">
        <w:tc>
          <w:tcPr>
            <w:tcW w:w="1368" w:type="dxa"/>
          </w:tcPr>
          <w:p w14:paraId="6E7E5DFC" w14:textId="4624FED3" w:rsidR="00E66D0F" w:rsidRPr="00561990" w:rsidRDefault="00E93040" w:rsidP="00D21F59">
            <w:pPr>
              <w:jc w:val="right"/>
              <w:rPr>
                <w:rFonts w:ascii="Times New Roman" w:eastAsia="MS Mincho"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3C75868C" w14:textId="304662D9" w:rsidR="00E66D0F" w:rsidRPr="00561990" w:rsidRDefault="00E66D0F" w:rsidP="00D21F5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p>
        </w:tc>
        <w:tc>
          <w:tcPr>
            <w:tcW w:w="5220" w:type="dxa"/>
            <w:gridSpan w:val="2"/>
          </w:tcPr>
          <w:p w14:paraId="00E87FB7" w14:textId="74F32DDB"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 xml:space="preserve">Random log-normal variation beyond Poisson expectation (also termed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or nugget)</w:t>
            </w:r>
          </w:p>
        </w:tc>
      </w:tr>
      <w:tr w:rsidR="00E66D0F" w:rsidRPr="00561990" w14:paraId="4D1C50D8" w14:textId="77777777" w:rsidTr="00561990">
        <w:tc>
          <w:tcPr>
            <w:tcW w:w="1368" w:type="dxa"/>
          </w:tcPr>
          <w:p w14:paraId="52E9331D" w14:textId="3AE1A3DF" w:rsidR="00E66D0F" w:rsidRPr="00561990" w:rsidRDefault="00E93040" w:rsidP="00D21F59">
            <w:pPr>
              <w:jc w:val="right"/>
              <w:rPr>
                <w:rFonts w:ascii="Times New Roman" w:eastAsia="MS Mincho"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m:oMathPara>
          </w:p>
        </w:tc>
        <w:tc>
          <w:tcPr>
            <w:tcW w:w="2250" w:type="dxa"/>
          </w:tcPr>
          <w:p w14:paraId="6E6D688D" w14:textId="32BCA9F3" w:rsidR="00E66D0F" w:rsidRPr="00561990" w:rsidRDefault="00E66D0F" w:rsidP="00D21F5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variance</w:t>
            </w:r>
          </w:p>
        </w:tc>
        <w:tc>
          <w:tcPr>
            <w:tcW w:w="5220" w:type="dxa"/>
            <w:gridSpan w:val="2"/>
          </w:tcPr>
          <w:p w14:paraId="575AAFEF" w14:textId="32E0107C"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 xml:space="preserve">Variance term for the Poisson log-normal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r w:rsidRPr="00561990">
              <w:rPr>
                <w:rFonts w:ascii="Times New Roman" w:hAnsi="Times New Roman" w:cs="Times New Roman"/>
                <w:sz w:val="22"/>
                <w:szCs w:val="22"/>
              </w:rPr>
              <w:t>]</w:t>
            </w:r>
          </w:p>
        </w:tc>
      </w:tr>
      <w:tr w:rsidR="00E66D0F" w:rsidRPr="00561990" w14:paraId="2989F40F" w14:textId="77777777" w:rsidTr="00561990">
        <w:tc>
          <w:tcPr>
            <w:tcW w:w="1368" w:type="dxa"/>
          </w:tcPr>
          <w:p w14:paraId="290CD94A" w14:textId="77777777" w:rsidR="00E66D0F" w:rsidRPr="00561990" w:rsidRDefault="00E66D0F" w:rsidP="00D21F59">
            <w:pPr>
              <w:jc w:val="right"/>
              <w:rPr>
                <w:rFonts w:ascii="Times New Roman" w:eastAsia="MS Mincho" w:hAnsi="Times New Roman" w:cs="Times New Roman"/>
                <w:sz w:val="22"/>
                <w:szCs w:val="22"/>
              </w:rPr>
            </w:pPr>
          </w:p>
        </w:tc>
        <w:tc>
          <w:tcPr>
            <w:tcW w:w="2250" w:type="dxa"/>
          </w:tcPr>
          <w:p w14:paraId="6CF8AC3E" w14:textId="0AD0A2AD" w:rsidR="00E66D0F" w:rsidRPr="00561990" w:rsidRDefault="00E66D0F" w:rsidP="00D21F59">
            <w:pPr>
              <w:rPr>
                <w:rFonts w:ascii="Times New Roman" w:hAnsi="Times New Roman" w:cs="Times New Roman"/>
                <w:sz w:val="22"/>
                <w:szCs w:val="22"/>
              </w:rPr>
            </w:pPr>
          </w:p>
        </w:tc>
        <w:tc>
          <w:tcPr>
            <w:tcW w:w="5220" w:type="dxa"/>
            <w:gridSpan w:val="2"/>
          </w:tcPr>
          <w:p w14:paraId="13A7DB04" w14:textId="77777777" w:rsidR="00E66D0F" w:rsidRPr="00561990" w:rsidRDefault="00E66D0F" w:rsidP="00D21F59">
            <w:pPr>
              <w:rPr>
                <w:rFonts w:ascii="Times New Roman" w:hAnsi="Times New Roman" w:cs="Times New Roman"/>
                <w:sz w:val="22"/>
                <w:szCs w:val="22"/>
              </w:rPr>
            </w:pPr>
          </w:p>
        </w:tc>
      </w:tr>
    </w:tbl>
    <w:p w14:paraId="3D49FDF1" w14:textId="77777777" w:rsidR="007860BB" w:rsidRPr="00561990" w:rsidRDefault="007860BB" w:rsidP="007860BB">
      <w:pPr>
        <w:rPr>
          <w:rFonts w:ascii="Times New Roman" w:hAnsi="Times New Roman" w:cs="Times New Roman"/>
        </w:rPr>
      </w:pPr>
    </w:p>
    <w:p w14:paraId="1517D717" w14:textId="36CB028A" w:rsidR="00A41ADD" w:rsidRPr="00561990" w:rsidRDefault="00D21F59" w:rsidP="00A41ADD">
      <w:pPr>
        <w:rPr>
          <w:rFonts w:ascii="Times New Roman" w:hAnsi="Times New Roman" w:cs="Times New Roman"/>
        </w:rPr>
      </w:pPr>
      <w:r w:rsidRPr="00561990">
        <w:rPr>
          <w:rFonts w:ascii="Times New Roman" w:hAnsi="Times New Roman" w:cs="Times New Roman"/>
        </w:rPr>
        <w:t>Table 1b</w:t>
      </w:r>
      <w:r w:rsidR="00A41ADD" w:rsidRPr="00561990">
        <w:rPr>
          <w:rFonts w:ascii="Times New Roman" w:hAnsi="Times New Roman" w:cs="Times New Roman"/>
        </w:rPr>
        <w:t>. Description of data used in the model. See Materials and Methods for relevant equations and detailed descriptions.</w:t>
      </w:r>
    </w:p>
    <w:p w14:paraId="4EA3506A" w14:textId="77777777" w:rsidR="00A41ADD" w:rsidRPr="00561990" w:rsidRDefault="00A41ADD" w:rsidP="00A41ADD">
      <w:pPr>
        <w:rPr>
          <w:rFonts w:ascii="Times New Roman" w:hAnsi="Times New Roman" w:cs="Times New Roman"/>
        </w:rPr>
      </w:pPr>
    </w:p>
    <w:tbl>
      <w:tblPr>
        <w:tblStyle w:val="TableGrid"/>
        <w:tblW w:w="892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890"/>
        <w:gridCol w:w="5580"/>
      </w:tblGrid>
      <w:tr w:rsidR="00643BA7" w:rsidRPr="00561990" w14:paraId="039411F1" w14:textId="77777777" w:rsidTr="00643BA7">
        <w:tc>
          <w:tcPr>
            <w:tcW w:w="1458" w:type="dxa"/>
            <w:tcBorders>
              <w:top w:val="single" w:sz="4" w:space="0" w:color="auto"/>
              <w:bottom w:val="single" w:sz="4" w:space="0" w:color="auto"/>
            </w:tcBorders>
          </w:tcPr>
          <w:p w14:paraId="6A50E226" w14:textId="77777777"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1890" w:type="dxa"/>
            <w:tcBorders>
              <w:top w:val="single" w:sz="4" w:space="0" w:color="auto"/>
              <w:bottom w:val="single" w:sz="4" w:space="0" w:color="auto"/>
            </w:tcBorders>
          </w:tcPr>
          <w:p w14:paraId="0C1D2D95" w14:textId="78AB01CF"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580" w:type="dxa"/>
            <w:tcBorders>
              <w:top w:val="single" w:sz="4" w:space="0" w:color="auto"/>
              <w:bottom w:val="single" w:sz="4" w:space="0" w:color="auto"/>
            </w:tcBorders>
          </w:tcPr>
          <w:p w14:paraId="3C00BE5F" w14:textId="5C92F065"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643BA7" w:rsidRPr="00561990" w14:paraId="7AD09790" w14:textId="77777777" w:rsidTr="00643BA7">
        <w:tc>
          <w:tcPr>
            <w:tcW w:w="1458" w:type="dxa"/>
          </w:tcPr>
          <w:p w14:paraId="3292B9E3" w14:textId="133B9D1A" w:rsidR="00643BA7" w:rsidRPr="00561990" w:rsidRDefault="00643BA7" w:rsidP="00A41ADD">
            <w:pPr>
              <w:jc w:val="right"/>
              <w:rPr>
                <w:rFonts w:ascii="Times New Roman" w:hAnsi="Times New Roman" w:cs="Times New Roman"/>
                <w:sz w:val="22"/>
                <w:szCs w:val="22"/>
              </w:rPr>
            </w:pPr>
            <m:oMathPara>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m:oMathPara>
          </w:p>
        </w:tc>
        <w:tc>
          <w:tcPr>
            <w:tcW w:w="1890" w:type="dxa"/>
          </w:tcPr>
          <w:p w14:paraId="4BEEB620" w14:textId="537164A6" w:rsidR="00643BA7" w:rsidRPr="00561990" w:rsidRDefault="00643BA7" w:rsidP="00A41ADD">
            <w:pPr>
              <w:rPr>
                <w:rFonts w:ascii="Times New Roman" w:hAnsi="Times New Roman" w:cs="Times New Roman"/>
              </w:rPr>
            </w:pPr>
            <w:r w:rsidRPr="00561990">
              <w:rPr>
                <w:rFonts w:ascii="Times New Roman" w:hAnsi="Times New Roman" w:cs="Times New Roman"/>
              </w:rPr>
              <w:t>Covariate data</w:t>
            </w:r>
          </w:p>
        </w:tc>
        <w:tc>
          <w:tcPr>
            <w:tcW w:w="5580" w:type="dxa"/>
          </w:tcPr>
          <w:p w14:paraId="41F1F854" w14:textId="566A6D44"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rPr>
              <w:t>Row-vector of measured variables affecting abundance (which includes an intercept term)</w:t>
            </w:r>
          </w:p>
        </w:tc>
      </w:tr>
      <w:tr w:rsidR="00643BA7" w:rsidRPr="00561990" w14:paraId="6B4E7668" w14:textId="77777777" w:rsidTr="00643BA7">
        <w:tc>
          <w:tcPr>
            <w:tcW w:w="1458" w:type="dxa"/>
          </w:tcPr>
          <w:p w14:paraId="2F53627B" w14:textId="60B8CE76" w:rsidR="00643BA7" w:rsidRPr="00561990" w:rsidRDefault="00E93040" w:rsidP="00A41ADD">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d,t</m:t>
                    </m:r>
                  </m:sub>
                </m:sSub>
                <m:d>
                  <m:dPr>
                    <m:ctrlPr>
                      <w:rPr>
                        <w:rFonts w:ascii="Cambria Math" w:hAnsi="Cambria Math" w:cs="Times New Roman"/>
                        <w:i/>
                      </w:rPr>
                    </m:ctrlPr>
                  </m:dPr>
                  <m:e>
                    <m:r>
                      <w:rPr>
                        <w:rFonts w:ascii="Cambria Math" w:hAnsi="Cambria Math" w:cs="Times New Roman"/>
                      </w:rPr>
                      <m:t>s</m:t>
                    </m:r>
                  </m:e>
                </m:d>
              </m:oMath>
            </m:oMathPara>
          </w:p>
        </w:tc>
        <w:tc>
          <w:tcPr>
            <w:tcW w:w="1890" w:type="dxa"/>
          </w:tcPr>
          <w:p w14:paraId="32DC28E5" w14:textId="61CDA1C3" w:rsidR="00643BA7" w:rsidRPr="00561990" w:rsidRDefault="00643BA7" w:rsidP="00E10E94">
            <w:pPr>
              <w:rPr>
                <w:rFonts w:ascii="Times New Roman" w:hAnsi="Times New Roman" w:cs="Times New Roman"/>
              </w:rPr>
            </w:pPr>
            <w:r w:rsidRPr="00561990">
              <w:rPr>
                <w:rFonts w:ascii="Times New Roman" w:hAnsi="Times New Roman" w:cs="Times New Roman"/>
              </w:rPr>
              <w:t>Count</w:t>
            </w:r>
            <w:r w:rsidR="002101B4" w:rsidRPr="00561990">
              <w:rPr>
                <w:rFonts w:ascii="Times New Roman" w:hAnsi="Times New Roman" w:cs="Times New Roman"/>
              </w:rPr>
              <w:t xml:space="preserve"> data</w:t>
            </w:r>
          </w:p>
        </w:tc>
        <w:tc>
          <w:tcPr>
            <w:tcW w:w="5580" w:type="dxa"/>
          </w:tcPr>
          <w:p w14:paraId="2CF5C334" w14:textId="1FCDBD19" w:rsidR="00643BA7" w:rsidRPr="00561990" w:rsidRDefault="00643BA7" w:rsidP="00E10E94">
            <w:pPr>
              <w:rPr>
                <w:rFonts w:ascii="Times New Roman" w:hAnsi="Times New Roman" w:cs="Times New Roman"/>
                <w:sz w:val="22"/>
                <w:szCs w:val="22"/>
              </w:rPr>
            </w:pPr>
            <w:r w:rsidRPr="00561990">
              <w:rPr>
                <w:rFonts w:ascii="Times New Roman" w:hAnsi="Times New Roman" w:cs="Times New Roman"/>
              </w:rPr>
              <w:t xml:space="preserve">Counts of fish for depletion pass </w:t>
            </w:r>
            <m:oMath>
              <m:r>
                <w:rPr>
                  <w:rFonts w:ascii="Cambria Math" w:hAnsi="Cambria Math" w:cs="Times New Roman"/>
                </w:rPr>
                <m:t>d</m:t>
              </m:r>
            </m:oMath>
            <w:r w:rsidRPr="00561990">
              <w:rPr>
                <w:rFonts w:ascii="Times New Roman" w:hAnsi="Times New Roman" w:cs="Times New Roman"/>
              </w:rPr>
              <w:t xml:space="preserve"> (</w:t>
            </w:r>
            <m:oMath>
              <m:r>
                <w:rPr>
                  <w:rFonts w:ascii="Cambria Math" w:hAnsi="Cambria Math" w:cs="Times New Roman"/>
                </w:rPr>
                <m:t>d∈{1,2,3}</m:t>
              </m:r>
            </m:oMath>
            <w:r w:rsidRPr="00561990">
              <w:rPr>
                <w:rFonts w:ascii="Times New Roman" w:hAnsi="Times New Roman" w:cs="Times New Roman"/>
              </w:rPr>
              <w:t xml:space="preserve">), site and year </w:t>
            </w:r>
            <w:r w:rsidRPr="00561990">
              <w:rPr>
                <w:rFonts w:ascii="Times New Roman" w:hAnsi="Times New Roman" w:cs="Times New Roman"/>
                <w:i/>
              </w:rPr>
              <w:t>t</w:t>
            </w:r>
            <w:r w:rsidRPr="00561990">
              <w:rPr>
                <w:rFonts w:ascii="Times New Roman" w:hAnsi="Times New Roman" w:cs="Times New Roman"/>
              </w:rPr>
              <w:t xml:space="preserve"> assuming that each individual is equally likely to be captured in a depletion pass given that it was not removed during a previous pass</w:t>
            </w:r>
          </w:p>
        </w:tc>
      </w:tr>
      <w:tr w:rsidR="00643BA7" w:rsidRPr="00561990" w14:paraId="1B0B99EA" w14:textId="77777777" w:rsidTr="00643BA7">
        <w:tc>
          <w:tcPr>
            <w:tcW w:w="1458" w:type="dxa"/>
          </w:tcPr>
          <w:p w14:paraId="43BA3E0F" w14:textId="77777777" w:rsidR="00643BA7" w:rsidRPr="00561990" w:rsidRDefault="00E93040" w:rsidP="00A41ADD">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1890" w:type="dxa"/>
          </w:tcPr>
          <w:p w14:paraId="4CA563B0" w14:textId="699D2355"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sz w:val="22"/>
                <w:szCs w:val="22"/>
              </w:rPr>
              <w:t>Offset</w:t>
            </w:r>
          </w:p>
        </w:tc>
        <w:tc>
          <w:tcPr>
            <w:tcW w:w="5580" w:type="dxa"/>
          </w:tcPr>
          <w:p w14:paraId="5AEB96F8" w14:textId="4C72325D" w:rsidR="00643BA7" w:rsidRPr="00477B72" w:rsidRDefault="00477B72" w:rsidP="00477B72">
            <w:pPr>
              <w:rPr>
                <w:rFonts w:ascii="Times New Roman" w:hAnsi="Times New Roman" w:cs="Times New Roman"/>
                <w:sz w:val="22"/>
                <w:szCs w:val="22"/>
              </w:rPr>
            </w:pPr>
            <w:r>
              <w:rPr>
                <w:rFonts w:ascii="Times New Roman" w:hAnsi="Times New Roman" w:cs="Times New Roman"/>
                <w:sz w:val="22"/>
                <w:szCs w:val="22"/>
              </w:rPr>
              <w:t>Relative l</w:t>
            </w:r>
            <w:r w:rsidR="00643BA7" w:rsidRPr="00561990">
              <w:rPr>
                <w:rFonts w:ascii="Times New Roman" w:hAnsi="Times New Roman" w:cs="Times New Roman"/>
                <w:sz w:val="22"/>
                <w:szCs w:val="22"/>
              </w:rPr>
              <w:t xml:space="preserve">ength of stream </w:t>
            </w:r>
            <w:r>
              <w:rPr>
                <w:rFonts w:ascii="Times New Roman" w:hAnsi="Times New Roman" w:cs="Times New Roman"/>
                <w:sz w:val="22"/>
                <w:szCs w:val="22"/>
              </w:rPr>
              <w:t>surveyed</w:t>
            </w:r>
            <w:r w:rsidR="00643BA7" w:rsidRPr="00561990">
              <w:rPr>
                <w:rFonts w:ascii="Times New Roman" w:hAnsi="Times New Roman" w:cs="Times New Roman"/>
                <w:sz w:val="22"/>
                <w:szCs w:val="22"/>
              </w:rPr>
              <w:t xml:space="preserve"> to standardize abundance to fish per 100 m</w:t>
            </w:r>
            <w:r>
              <w:rPr>
                <w:rFonts w:ascii="Times New Roman" w:hAnsi="Times New Roman" w:cs="Times New Roman"/>
                <w:sz w:val="22"/>
                <w:szCs w:val="22"/>
              </w:rPr>
              <w:t xml:space="preserve"> (Offset = </w:t>
            </w:r>
            <w:proofErr w:type="spellStart"/>
            <w:r>
              <w:rPr>
                <w:rFonts w:ascii="Times New Roman" w:hAnsi="Times New Roman" w:cs="Times New Roman"/>
                <w:sz w:val="22"/>
                <w:szCs w:val="22"/>
              </w:rPr>
              <w:t>Length</w:t>
            </w:r>
            <w:r>
              <w:rPr>
                <w:rFonts w:ascii="Times New Roman" w:hAnsi="Times New Roman" w:cs="Times New Roman"/>
                <w:sz w:val="22"/>
                <w:szCs w:val="22"/>
              </w:rPr>
              <w:softHyphen/>
            </w:r>
            <w:r>
              <w:rPr>
                <w:rFonts w:ascii="Times New Roman" w:hAnsi="Times New Roman" w:cs="Times New Roman"/>
                <w:sz w:val="22"/>
                <w:szCs w:val="22"/>
                <w:vertAlign w:val="subscript"/>
              </w:rPr>
              <w:t>survey</w:t>
            </w:r>
            <w:proofErr w:type="spellEnd"/>
            <w:r>
              <w:rPr>
                <w:rFonts w:ascii="Times New Roman" w:hAnsi="Times New Roman" w:cs="Times New Roman"/>
                <w:sz w:val="22"/>
                <w:szCs w:val="22"/>
              </w:rPr>
              <w:t>/100)</w:t>
            </w:r>
          </w:p>
        </w:tc>
      </w:tr>
      <w:tr w:rsidR="00643BA7" w:rsidRPr="00561990" w14:paraId="66902ADD" w14:textId="77777777" w:rsidTr="00643BA7">
        <w:tc>
          <w:tcPr>
            <w:tcW w:w="1458" w:type="dxa"/>
          </w:tcPr>
          <w:p w14:paraId="5D4A0FF2" w14:textId="738B878C" w:rsidR="00643BA7" w:rsidRPr="00561990" w:rsidRDefault="00643BA7" w:rsidP="00A41ADD">
            <w:pPr>
              <w:jc w:val="right"/>
              <w:rPr>
                <w:rFonts w:ascii="Times New Roman" w:eastAsia="MS Mincho" w:hAnsi="Times New Roman" w:cs="Times New Roman"/>
                <w:sz w:val="22"/>
                <w:szCs w:val="22"/>
              </w:rPr>
            </w:pPr>
          </w:p>
        </w:tc>
        <w:tc>
          <w:tcPr>
            <w:tcW w:w="1890" w:type="dxa"/>
          </w:tcPr>
          <w:p w14:paraId="7253171F" w14:textId="77777777" w:rsidR="00643BA7" w:rsidRPr="00561990" w:rsidRDefault="00643BA7" w:rsidP="00A41ADD">
            <w:pPr>
              <w:rPr>
                <w:rFonts w:ascii="Times New Roman" w:hAnsi="Times New Roman" w:cs="Times New Roman"/>
                <w:sz w:val="22"/>
                <w:szCs w:val="22"/>
              </w:rPr>
            </w:pPr>
          </w:p>
        </w:tc>
        <w:tc>
          <w:tcPr>
            <w:tcW w:w="5580" w:type="dxa"/>
          </w:tcPr>
          <w:p w14:paraId="7D52A4FB" w14:textId="7FEE417B" w:rsidR="00643BA7" w:rsidRPr="00561990" w:rsidRDefault="00643BA7" w:rsidP="00A41ADD">
            <w:pPr>
              <w:rPr>
                <w:rFonts w:ascii="Times New Roman" w:hAnsi="Times New Roman" w:cs="Times New Roman"/>
                <w:sz w:val="22"/>
                <w:szCs w:val="22"/>
              </w:rPr>
            </w:pPr>
          </w:p>
        </w:tc>
      </w:tr>
    </w:tbl>
    <w:p w14:paraId="43C95FE3" w14:textId="77777777" w:rsidR="00A41ADD" w:rsidRPr="00561990" w:rsidRDefault="00A41ADD" w:rsidP="00A41ADD">
      <w:pPr>
        <w:rPr>
          <w:rFonts w:ascii="Times New Roman" w:hAnsi="Times New Roman" w:cs="Times New Roman"/>
        </w:rPr>
      </w:pPr>
    </w:p>
    <w:p w14:paraId="434AA42C" w14:textId="77777777" w:rsidR="007860BB" w:rsidRPr="00561990" w:rsidRDefault="007860BB" w:rsidP="007860BB">
      <w:pPr>
        <w:tabs>
          <w:tab w:val="left" w:pos="360"/>
          <w:tab w:val="left" w:pos="8640"/>
        </w:tabs>
        <w:rPr>
          <w:rFonts w:ascii="Times New Roman" w:hAnsi="Times New Roman" w:cs="Times New Roman"/>
        </w:rPr>
      </w:pPr>
    </w:p>
    <w:p w14:paraId="2188FF15" w14:textId="77777777" w:rsidR="007860BB" w:rsidRPr="00561990" w:rsidRDefault="007860BB" w:rsidP="007860BB">
      <w:pPr>
        <w:tabs>
          <w:tab w:val="left" w:pos="360"/>
          <w:tab w:val="left" w:pos="8640"/>
        </w:tabs>
        <w:rPr>
          <w:rFonts w:ascii="Times New Roman" w:hAnsi="Times New Roman" w:cs="Times New Roman"/>
        </w:rPr>
      </w:pPr>
    </w:p>
    <w:p w14:paraId="1FAE8CF7" w14:textId="77777777" w:rsidR="007860BB" w:rsidRPr="00561990" w:rsidRDefault="007860BB" w:rsidP="007860BB">
      <w:pPr>
        <w:tabs>
          <w:tab w:val="left" w:pos="360"/>
          <w:tab w:val="left" w:pos="8640"/>
        </w:tabs>
        <w:rPr>
          <w:rFonts w:ascii="Times New Roman" w:hAnsi="Times New Roman" w:cs="Times New Roman"/>
        </w:rPr>
      </w:pPr>
    </w:p>
    <w:p w14:paraId="0662AC63" w14:textId="7B8810E6"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Table </w:t>
      </w:r>
      <w:r w:rsidR="00B109A7" w:rsidRPr="00561990">
        <w:rPr>
          <w:rFonts w:ascii="Times New Roman" w:hAnsi="Times New Roman" w:cs="Times New Roman"/>
        </w:rPr>
        <w:t xml:space="preserve">2. </w:t>
      </w:r>
      <w:r w:rsidRPr="00561990">
        <w:rPr>
          <w:rFonts w:ascii="Times New Roman" w:hAnsi="Times New Roman" w:cs="Times New Roman"/>
        </w:rPr>
        <w:t xml:space="preserve"> </w:t>
      </w:r>
      <w:r w:rsidR="00B0260B" w:rsidRPr="00561990">
        <w:rPr>
          <w:rFonts w:ascii="Times New Roman" w:hAnsi="Times New Roman" w:cs="Times New Roman"/>
        </w:rPr>
        <w:t>Summary table of covariate values</w:t>
      </w:r>
      <w:r w:rsidRPr="00561990">
        <w:rPr>
          <w:rFonts w:ascii="Times New Roman" w:hAnsi="Times New Roman" w:cs="Times New Roman"/>
        </w:rPr>
        <w:t xml:space="preserve"> for</w:t>
      </w:r>
      <w:r w:rsidR="00B0260B" w:rsidRPr="00561990">
        <w:rPr>
          <w:rFonts w:ascii="Times New Roman" w:hAnsi="Times New Roman" w:cs="Times New Roman"/>
        </w:rPr>
        <w:t xml:space="preserve"> the</w:t>
      </w:r>
      <w:r w:rsidRPr="00561990">
        <w:rPr>
          <w:rFonts w:ascii="Times New Roman" w:hAnsi="Times New Roman" w:cs="Times New Roman"/>
        </w:rPr>
        <w:t xml:space="preserve"> W. Susquehanna </w:t>
      </w:r>
      <w:r w:rsidR="00B0260B" w:rsidRPr="00561990">
        <w:rPr>
          <w:rFonts w:ascii="Times New Roman" w:hAnsi="Times New Roman" w:cs="Times New Roman"/>
        </w:rPr>
        <w:t xml:space="preserve">watershed </w:t>
      </w:r>
      <w:r w:rsidRPr="00561990">
        <w:rPr>
          <w:rFonts w:ascii="Times New Roman" w:hAnsi="Times New Roman" w:cs="Times New Roman"/>
        </w:rPr>
        <w:t xml:space="preserve">by </w:t>
      </w:r>
      <w:r w:rsidR="00B0260B" w:rsidRPr="00561990">
        <w:rPr>
          <w:rFonts w:ascii="Times New Roman" w:hAnsi="Times New Roman" w:cs="Times New Roman"/>
        </w:rPr>
        <w:t>catchment for draining into each stream reach.</w:t>
      </w:r>
    </w:p>
    <w:p w14:paraId="127BFE7A" w14:textId="77777777" w:rsidR="007860BB" w:rsidRPr="00561990"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61990" w14:paraId="24D3AC52" w14:textId="77777777" w:rsidTr="007860BB">
        <w:tc>
          <w:tcPr>
            <w:tcW w:w="0" w:type="auto"/>
            <w:tcBorders>
              <w:bottom w:val="single" w:sz="0" w:space="0" w:color="auto"/>
            </w:tcBorders>
            <w:vAlign w:val="bottom"/>
          </w:tcPr>
          <w:p w14:paraId="39DE3DC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Max</w:t>
            </w:r>
          </w:p>
        </w:tc>
      </w:tr>
      <w:tr w:rsidR="007860BB" w:rsidRPr="00561990" w14:paraId="6F1C73AF" w14:textId="77777777" w:rsidTr="007860BB">
        <w:tc>
          <w:tcPr>
            <w:tcW w:w="0" w:type="auto"/>
          </w:tcPr>
          <w:p w14:paraId="678691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forest cover (%)</w:t>
            </w:r>
          </w:p>
        </w:tc>
        <w:tc>
          <w:tcPr>
            <w:tcW w:w="0" w:type="auto"/>
          </w:tcPr>
          <w:p w14:paraId="3098ACD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79.15</w:t>
            </w:r>
          </w:p>
        </w:tc>
        <w:tc>
          <w:tcPr>
            <w:tcW w:w="0" w:type="auto"/>
          </w:tcPr>
          <w:p w14:paraId="6C2B0D4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4AA9CC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3D93F632" w14:textId="77777777" w:rsidTr="007860BB">
        <w:tc>
          <w:tcPr>
            <w:tcW w:w="0" w:type="auto"/>
          </w:tcPr>
          <w:p w14:paraId="318F05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surficial coarseness (AB?)</w:t>
            </w:r>
          </w:p>
        </w:tc>
        <w:tc>
          <w:tcPr>
            <w:tcW w:w="0" w:type="auto"/>
          </w:tcPr>
          <w:p w14:paraId="56C17C9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6.62</w:t>
            </w:r>
          </w:p>
        </w:tc>
        <w:tc>
          <w:tcPr>
            <w:tcW w:w="0" w:type="auto"/>
          </w:tcPr>
          <w:p w14:paraId="57D5A7E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3A9693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0EB238BA" w14:textId="77777777" w:rsidTr="007860BB">
        <w:tc>
          <w:tcPr>
            <w:tcW w:w="0" w:type="auto"/>
          </w:tcPr>
          <w:p w14:paraId="7058B6E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temperature (C)</w:t>
            </w:r>
          </w:p>
        </w:tc>
        <w:tc>
          <w:tcPr>
            <w:tcW w:w="0" w:type="auto"/>
          </w:tcPr>
          <w:p w14:paraId="166D947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17.74</w:t>
            </w:r>
          </w:p>
        </w:tc>
        <w:tc>
          <w:tcPr>
            <w:tcW w:w="0" w:type="auto"/>
          </w:tcPr>
          <w:p w14:paraId="04E627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15.21</w:t>
            </w:r>
          </w:p>
        </w:tc>
        <w:tc>
          <w:tcPr>
            <w:tcW w:w="0" w:type="auto"/>
          </w:tcPr>
          <w:p w14:paraId="0C8613C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21.66</w:t>
            </w:r>
          </w:p>
        </w:tc>
      </w:tr>
      <w:tr w:rsidR="007860BB" w:rsidRPr="00561990" w14:paraId="05B7BAB8" w14:textId="77777777" w:rsidTr="007860BB">
        <w:tc>
          <w:tcPr>
            <w:tcW w:w="0" w:type="auto"/>
          </w:tcPr>
          <w:p w14:paraId="6636F33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temperature (C)</w:t>
            </w:r>
          </w:p>
        </w:tc>
        <w:tc>
          <w:tcPr>
            <w:tcW w:w="0" w:type="auto"/>
          </w:tcPr>
          <w:p w14:paraId="651D4E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3.49</w:t>
            </w:r>
          </w:p>
        </w:tc>
        <w:tc>
          <w:tcPr>
            <w:tcW w:w="0" w:type="auto"/>
          </w:tcPr>
          <w:p w14:paraId="306A0B6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-0.09</w:t>
            </w:r>
          </w:p>
        </w:tc>
        <w:tc>
          <w:tcPr>
            <w:tcW w:w="0" w:type="auto"/>
          </w:tcPr>
          <w:p w14:paraId="6F4358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7.3</w:t>
            </w:r>
          </w:p>
        </w:tc>
      </w:tr>
      <w:tr w:rsidR="007860BB" w:rsidRPr="00561990" w14:paraId="62251D22" w14:textId="77777777" w:rsidTr="007860BB">
        <w:tc>
          <w:tcPr>
            <w:tcW w:w="0" w:type="auto"/>
          </w:tcPr>
          <w:p w14:paraId="7482DB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temperature (C)</w:t>
            </w:r>
          </w:p>
        </w:tc>
        <w:tc>
          <w:tcPr>
            <w:tcW w:w="0" w:type="auto"/>
          </w:tcPr>
          <w:p w14:paraId="5B3B8D4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w:t>
            </w:r>
          </w:p>
        </w:tc>
        <w:tc>
          <w:tcPr>
            <w:tcW w:w="0" w:type="auto"/>
          </w:tcPr>
          <w:p w14:paraId="16A6CA2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-7.99</w:t>
            </w:r>
          </w:p>
        </w:tc>
        <w:tc>
          <w:tcPr>
            <w:tcW w:w="0" w:type="auto"/>
          </w:tcPr>
          <w:p w14:paraId="17A64EA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2.87</w:t>
            </w:r>
          </w:p>
        </w:tc>
      </w:tr>
      <w:tr w:rsidR="007860BB" w:rsidRPr="00561990" w14:paraId="5CCE5561" w14:textId="77777777" w:rsidTr="007860BB">
        <w:tc>
          <w:tcPr>
            <w:tcW w:w="0" w:type="auto"/>
          </w:tcPr>
          <w:p w14:paraId="44DB9CD5"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temperature (C)</w:t>
            </w:r>
          </w:p>
        </w:tc>
        <w:tc>
          <w:tcPr>
            <w:tcW w:w="0" w:type="auto"/>
          </w:tcPr>
          <w:p w14:paraId="381C7E6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14.63</w:t>
            </w:r>
          </w:p>
        </w:tc>
        <w:tc>
          <w:tcPr>
            <w:tcW w:w="0" w:type="auto"/>
          </w:tcPr>
          <w:p w14:paraId="382A2C4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10.31</w:t>
            </w:r>
          </w:p>
        </w:tc>
        <w:tc>
          <w:tcPr>
            <w:tcW w:w="0" w:type="auto"/>
          </w:tcPr>
          <w:p w14:paraId="44F0969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17.31</w:t>
            </w:r>
          </w:p>
        </w:tc>
      </w:tr>
      <w:tr w:rsidR="007860BB" w:rsidRPr="00561990" w14:paraId="785808D7" w14:textId="77777777" w:rsidTr="007860BB">
        <w:tc>
          <w:tcPr>
            <w:tcW w:w="0" w:type="auto"/>
          </w:tcPr>
          <w:p w14:paraId="72AE565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precipitation (mm)</w:t>
            </w:r>
          </w:p>
        </w:tc>
        <w:tc>
          <w:tcPr>
            <w:tcW w:w="0" w:type="auto"/>
          </w:tcPr>
          <w:p w14:paraId="2533E562"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3.78</w:t>
            </w:r>
          </w:p>
        </w:tc>
        <w:tc>
          <w:tcPr>
            <w:tcW w:w="0" w:type="auto"/>
          </w:tcPr>
          <w:p w14:paraId="52F3B2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1.59</w:t>
            </w:r>
          </w:p>
        </w:tc>
        <w:tc>
          <w:tcPr>
            <w:tcW w:w="0" w:type="auto"/>
          </w:tcPr>
          <w:p w14:paraId="6A02613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8.92</w:t>
            </w:r>
          </w:p>
        </w:tc>
      </w:tr>
      <w:tr w:rsidR="007860BB" w:rsidRPr="00561990" w14:paraId="591BB049" w14:textId="77777777" w:rsidTr="007860BB">
        <w:tc>
          <w:tcPr>
            <w:tcW w:w="0" w:type="auto"/>
          </w:tcPr>
          <w:p w14:paraId="645811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precipitation (mm)</w:t>
            </w:r>
          </w:p>
        </w:tc>
        <w:tc>
          <w:tcPr>
            <w:tcW w:w="0" w:type="auto"/>
          </w:tcPr>
          <w:p w14:paraId="2194C2A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2.99</w:t>
            </w:r>
          </w:p>
        </w:tc>
        <w:tc>
          <w:tcPr>
            <w:tcW w:w="0" w:type="auto"/>
          </w:tcPr>
          <w:p w14:paraId="62FB46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1.29</w:t>
            </w:r>
          </w:p>
        </w:tc>
        <w:tc>
          <w:tcPr>
            <w:tcW w:w="0" w:type="auto"/>
          </w:tcPr>
          <w:p w14:paraId="5CBCFBF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5.01</w:t>
            </w:r>
          </w:p>
        </w:tc>
      </w:tr>
      <w:tr w:rsidR="007860BB" w:rsidRPr="00561990" w14:paraId="46AEDEBE" w14:textId="77777777" w:rsidTr="007860BB">
        <w:tc>
          <w:tcPr>
            <w:tcW w:w="0" w:type="auto"/>
          </w:tcPr>
          <w:p w14:paraId="1646D42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precipitation (mm)</w:t>
            </w:r>
          </w:p>
        </w:tc>
        <w:tc>
          <w:tcPr>
            <w:tcW w:w="0" w:type="auto"/>
          </w:tcPr>
          <w:p w14:paraId="3645009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2.58</w:t>
            </w:r>
          </w:p>
        </w:tc>
        <w:tc>
          <w:tcPr>
            <w:tcW w:w="0" w:type="auto"/>
          </w:tcPr>
          <w:p w14:paraId="103515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1.1</w:t>
            </w:r>
          </w:p>
        </w:tc>
        <w:tc>
          <w:tcPr>
            <w:tcW w:w="0" w:type="auto"/>
          </w:tcPr>
          <w:p w14:paraId="5F86852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4.73</w:t>
            </w:r>
          </w:p>
        </w:tc>
      </w:tr>
      <w:tr w:rsidR="007860BB" w:rsidRPr="00561990" w14:paraId="7F9CB723" w14:textId="77777777" w:rsidTr="007860BB">
        <w:tc>
          <w:tcPr>
            <w:tcW w:w="0" w:type="auto"/>
          </w:tcPr>
          <w:p w14:paraId="3DA3F3F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precipitation (mm)</w:t>
            </w:r>
          </w:p>
        </w:tc>
        <w:tc>
          <w:tcPr>
            <w:tcW w:w="0" w:type="auto"/>
          </w:tcPr>
          <w:p w14:paraId="55D4305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2.91</w:t>
            </w:r>
          </w:p>
        </w:tc>
        <w:tc>
          <w:tcPr>
            <w:tcW w:w="0" w:type="auto"/>
          </w:tcPr>
          <w:p w14:paraId="485038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1.42</w:t>
            </w:r>
          </w:p>
        </w:tc>
        <w:tc>
          <w:tcPr>
            <w:tcW w:w="0" w:type="auto"/>
          </w:tcPr>
          <w:p w14:paraId="489462B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6.9</w:t>
            </w:r>
          </w:p>
        </w:tc>
      </w:tr>
    </w:tbl>
    <w:p w14:paraId="385825AC" w14:textId="77777777" w:rsidR="00C821D5" w:rsidRPr="00561990" w:rsidRDefault="00C821D5" w:rsidP="007860BB">
      <w:pPr>
        <w:rPr>
          <w:rFonts w:ascii="Times New Roman" w:hAnsi="Times New Roman" w:cs="Times New Roman"/>
        </w:rPr>
      </w:pPr>
    </w:p>
    <w:p w14:paraId="32ED95C2" w14:textId="77777777" w:rsidR="007860BB" w:rsidRPr="00561990" w:rsidRDefault="007860BB" w:rsidP="007860BB">
      <w:pPr>
        <w:rPr>
          <w:rFonts w:ascii="Times New Roman" w:hAnsi="Times New Roman" w:cs="Times New Roman"/>
        </w:rPr>
      </w:pPr>
    </w:p>
    <w:p w14:paraId="62A4BDA0" w14:textId="2566C4D2" w:rsidR="00B109A7" w:rsidRPr="00561990" w:rsidRDefault="00B109A7" w:rsidP="007860BB">
      <w:pPr>
        <w:rPr>
          <w:rFonts w:ascii="Times New Roman" w:hAnsi="Times New Roman" w:cs="Times New Roman"/>
        </w:rPr>
      </w:pPr>
      <w:r w:rsidRPr="00561990">
        <w:rPr>
          <w:rFonts w:ascii="Times New Roman" w:hAnsi="Times New Roman" w:cs="Times New Roman"/>
        </w:rPr>
        <w:t xml:space="preserve">Table 3. </w:t>
      </w:r>
      <w:r w:rsidR="00FE7BBE" w:rsidRPr="00561990">
        <w:rPr>
          <w:rFonts w:ascii="Times New Roman" w:hAnsi="Times New Roman" w:cs="Times New Roman"/>
        </w:rPr>
        <w:t>Description of models compared with AIC for adult and YOY Brook Trout populations in the West Susquehanna watershed.</w:t>
      </w:r>
    </w:p>
    <w:p w14:paraId="650B9025" w14:textId="77777777" w:rsidR="00B109A7" w:rsidRPr="00561990" w:rsidRDefault="00B109A7" w:rsidP="007860BB">
      <w:pPr>
        <w:rPr>
          <w:rFonts w:ascii="Times New Roman" w:hAnsi="Times New Roman" w:cs="Times New Roman"/>
        </w:rPr>
      </w:pPr>
    </w:p>
    <w:tbl>
      <w:tblPr>
        <w:tblStyle w:val="TableGrid"/>
        <w:tblW w:w="0" w:type="auto"/>
        <w:tblLook w:val="04A0" w:firstRow="1" w:lastRow="0" w:firstColumn="1" w:lastColumn="0" w:noHBand="0" w:noVBand="1"/>
      </w:tblPr>
      <w:tblGrid>
        <w:gridCol w:w="671"/>
        <w:gridCol w:w="2227"/>
        <w:gridCol w:w="6678"/>
      </w:tblGrid>
      <w:tr w:rsidR="00FE7BBE" w:rsidRPr="00561990" w14:paraId="49967AFC" w14:textId="77777777" w:rsidTr="00FE7BBE">
        <w:tc>
          <w:tcPr>
            <w:tcW w:w="671" w:type="dxa"/>
          </w:tcPr>
          <w:p w14:paraId="348E13E9" w14:textId="0AEB9C9D" w:rsidR="00B109A7" w:rsidRPr="00561990" w:rsidRDefault="00FE7BBE"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Num</w:t>
            </w:r>
            <w:proofErr w:type="spellEnd"/>
          </w:p>
        </w:tc>
        <w:tc>
          <w:tcPr>
            <w:tcW w:w="2227" w:type="dxa"/>
          </w:tcPr>
          <w:p w14:paraId="499E92FB" w14:textId="0BE3ED1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w:t>
            </w:r>
          </w:p>
        </w:tc>
        <w:tc>
          <w:tcPr>
            <w:tcW w:w="6678" w:type="dxa"/>
          </w:tcPr>
          <w:p w14:paraId="63799002" w14:textId="420BF5E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 components</w:t>
            </w:r>
          </w:p>
        </w:tc>
      </w:tr>
      <w:tr w:rsidR="00FE7BBE" w:rsidRPr="00561990" w14:paraId="779114D8" w14:textId="77777777" w:rsidTr="00FE7BBE">
        <w:tc>
          <w:tcPr>
            <w:tcW w:w="671" w:type="dxa"/>
          </w:tcPr>
          <w:p w14:paraId="2CF902B8" w14:textId="5FE4A71B"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1</w:t>
            </w:r>
          </w:p>
        </w:tc>
        <w:tc>
          <w:tcPr>
            <w:tcW w:w="2227" w:type="dxa"/>
          </w:tcPr>
          <w:p w14:paraId="67EA1945" w14:textId="37AFB574"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Basic</w:t>
            </w:r>
          </w:p>
        </w:tc>
        <w:tc>
          <w:tcPr>
            <w:tcW w:w="6678" w:type="dxa"/>
          </w:tcPr>
          <w:p w14:paraId="1AD85066" w14:textId="0EBAFC45" w:rsidR="00B109A7" w:rsidRPr="00561990" w:rsidRDefault="00E93040"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7CCE0D93" w14:textId="77777777" w:rsidTr="00FE7BBE">
        <w:tc>
          <w:tcPr>
            <w:tcW w:w="671" w:type="dxa"/>
          </w:tcPr>
          <w:p w14:paraId="13D9A0BA" w14:textId="61EBA600"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2</w:t>
            </w:r>
          </w:p>
        </w:tc>
        <w:tc>
          <w:tcPr>
            <w:tcW w:w="2227" w:type="dxa"/>
          </w:tcPr>
          <w:p w14:paraId="1EF7B599" w14:textId="64B5802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Spatial (S)</w:t>
            </w:r>
          </w:p>
        </w:tc>
        <w:tc>
          <w:tcPr>
            <w:tcW w:w="6678" w:type="dxa"/>
          </w:tcPr>
          <w:p w14:paraId="1FFE60A3" w14:textId="7DA1B222" w:rsidR="00B109A7" w:rsidRPr="00561990" w:rsidRDefault="00E93040"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E079D9A" w14:textId="77777777" w:rsidTr="00FE7BBE">
        <w:tc>
          <w:tcPr>
            <w:tcW w:w="671" w:type="dxa"/>
          </w:tcPr>
          <w:p w14:paraId="07EBC1BB" w14:textId="284C3D1F"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3</w:t>
            </w:r>
          </w:p>
        </w:tc>
        <w:tc>
          <w:tcPr>
            <w:tcW w:w="2227" w:type="dxa"/>
          </w:tcPr>
          <w:p w14:paraId="7A73EA30" w14:textId="6A4E9BA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Temporal (T)</w:t>
            </w:r>
          </w:p>
        </w:tc>
        <w:tc>
          <w:tcPr>
            <w:tcW w:w="6678" w:type="dxa"/>
          </w:tcPr>
          <w:p w14:paraId="4BEC29AD" w14:textId="37D14FA2" w:rsidR="00B109A7" w:rsidRPr="00561990" w:rsidRDefault="00E93040"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4A8D2004" w14:textId="77777777" w:rsidTr="00FE7BBE">
        <w:tc>
          <w:tcPr>
            <w:tcW w:w="671" w:type="dxa"/>
          </w:tcPr>
          <w:p w14:paraId="4535E8EC" w14:textId="0FD1900D"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4</w:t>
            </w:r>
          </w:p>
        </w:tc>
        <w:tc>
          <w:tcPr>
            <w:tcW w:w="2227" w:type="dxa"/>
          </w:tcPr>
          <w:p w14:paraId="4035869E" w14:textId="3AD409E5"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w:t>
            </w:r>
          </w:p>
        </w:tc>
        <w:tc>
          <w:tcPr>
            <w:tcW w:w="6678" w:type="dxa"/>
          </w:tcPr>
          <w:p w14:paraId="607A2FEA" w14:textId="240990C5" w:rsidR="00B109A7" w:rsidRPr="00561990" w:rsidRDefault="00E93040"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05B17C20" w14:textId="77777777" w:rsidTr="00FE7BBE">
        <w:tc>
          <w:tcPr>
            <w:tcW w:w="671" w:type="dxa"/>
          </w:tcPr>
          <w:p w14:paraId="23120489" w14:textId="759008A1"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5</w:t>
            </w:r>
          </w:p>
        </w:tc>
        <w:tc>
          <w:tcPr>
            <w:tcW w:w="2227" w:type="dxa"/>
          </w:tcPr>
          <w:p w14:paraId="0544AF66" w14:textId="22030E86" w:rsidR="00B109A7" w:rsidRPr="00561990" w:rsidRDefault="00FE7BBE"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(ST)</w:t>
            </w:r>
          </w:p>
        </w:tc>
        <w:tc>
          <w:tcPr>
            <w:tcW w:w="6678" w:type="dxa"/>
          </w:tcPr>
          <w:p w14:paraId="3709954D" w14:textId="7D5A56BF" w:rsidR="00B109A7" w:rsidRPr="00561990" w:rsidRDefault="00E93040"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3CFD5B5" w14:textId="77777777" w:rsidTr="00FE7BBE">
        <w:tc>
          <w:tcPr>
            <w:tcW w:w="671" w:type="dxa"/>
          </w:tcPr>
          <w:p w14:paraId="04F3803D" w14:textId="31A7F463"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6</w:t>
            </w:r>
          </w:p>
        </w:tc>
        <w:tc>
          <w:tcPr>
            <w:tcW w:w="2227" w:type="dxa"/>
          </w:tcPr>
          <w:p w14:paraId="0C8B68DF" w14:textId="6A50EBCA"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ST</w:t>
            </w:r>
          </w:p>
        </w:tc>
        <w:tc>
          <w:tcPr>
            <w:tcW w:w="6678" w:type="dxa"/>
          </w:tcPr>
          <w:p w14:paraId="5B42FC24" w14:textId="423B0630" w:rsidR="00B109A7" w:rsidRPr="00561990" w:rsidRDefault="00E93040"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1A451046" w14:textId="77777777" w:rsidTr="00FE7BBE">
        <w:tc>
          <w:tcPr>
            <w:tcW w:w="671" w:type="dxa"/>
          </w:tcPr>
          <w:p w14:paraId="715B2938" w14:textId="668E0A0C"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7</w:t>
            </w:r>
          </w:p>
        </w:tc>
        <w:tc>
          <w:tcPr>
            <w:tcW w:w="2227" w:type="dxa"/>
          </w:tcPr>
          <w:p w14:paraId="514947AC" w14:textId="3FE67913"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 + ST</w:t>
            </w:r>
          </w:p>
        </w:tc>
        <w:tc>
          <w:tcPr>
            <w:tcW w:w="6678" w:type="dxa"/>
          </w:tcPr>
          <w:p w14:paraId="034F74EB" w14:textId="6EB293F9" w:rsidR="00FE7BBE" w:rsidRPr="00561990" w:rsidRDefault="00E93040"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Times New Roman" w:hAnsi="Times New Roman" w:cs="Times New Roman"/>
                        <w:sz w:val="22"/>
                        <w:szCs w:val="22"/>
                      </w:rPr>
                      <m:t>t</m:t>
                    </m:r>
                  </m:sub>
                </m:sSub>
                <m:r>
                  <w:rPr>
                    <w:rFonts w:ascii="Cambria Math" w:hAnsi="Cambria Math" w:cs="Times New Roman"/>
                    <w:sz w:val="22"/>
                    <w:szCs w:val="22"/>
                  </w:rPr>
                  <m:t>(s)</m:t>
                </m:r>
              </m:oMath>
            </m:oMathPara>
          </w:p>
        </w:tc>
      </w:tr>
      <w:tr w:rsidR="00FE7BBE" w:rsidRPr="00561990" w14:paraId="1CF6AAB1" w14:textId="77777777" w:rsidTr="00FE7BBE">
        <w:tc>
          <w:tcPr>
            <w:tcW w:w="671" w:type="dxa"/>
          </w:tcPr>
          <w:p w14:paraId="4746586B" w14:textId="781779F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8</w:t>
            </w:r>
          </w:p>
        </w:tc>
        <w:tc>
          <w:tcPr>
            <w:tcW w:w="2227" w:type="dxa"/>
          </w:tcPr>
          <w:p w14:paraId="70BAEEA3" w14:textId="07BFB096"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 + ST</w:t>
            </w:r>
          </w:p>
        </w:tc>
        <w:tc>
          <w:tcPr>
            <w:tcW w:w="6678" w:type="dxa"/>
          </w:tcPr>
          <w:p w14:paraId="4E61E763" w14:textId="045B27F3" w:rsidR="00B109A7" w:rsidRPr="00561990" w:rsidRDefault="00E93040"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bl>
    <w:p w14:paraId="7CCEE9D0" w14:textId="77777777" w:rsidR="00B109A7" w:rsidRPr="00561990" w:rsidRDefault="00B109A7" w:rsidP="007860BB">
      <w:pPr>
        <w:rPr>
          <w:rFonts w:ascii="Times New Roman" w:hAnsi="Times New Roman" w:cs="Times New Roman"/>
        </w:rPr>
      </w:pPr>
    </w:p>
    <w:p w14:paraId="7A880587" w14:textId="77777777" w:rsidR="00FE7BBE" w:rsidRPr="00561990" w:rsidRDefault="00FE7BBE" w:rsidP="007860BB">
      <w:pPr>
        <w:rPr>
          <w:rFonts w:ascii="Times New Roman" w:hAnsi="Times New Roman" w:cs="Times New Roman"/>
        </w:rPr>
      </w:pPr>
    </w:p>
    <w:p w14:paraId="5F9713D5" w14:textId="4EFCE460" w:rsidR="007860BB" w:rsidRPr="00561990" w:rsidRDefault="00FE7BBE" w:rsidP="007860BB">
      <w:pPr>
        <w:rPr>
          <w:rFonts w:ascii="Times New Roman" w:hAnsi="Times New Roman" w:cs="Times New Roman"/>
        </w:rPr>
      </w:pPr>
      <w:r w:rsidRPr="00561990">
        <w:rPr>
          <w:rFonts w:ascii="Times New Roman" w:hAnsi="Times New Roman" w:cs="Times New Roman"/>
        </w:rPr>
        <w:t xml:space="preserve">Table 4. Comparison of Brook Trout models </w:t>
      </w:r>
      <w:r w:rsidR="00973B0D" w:rsidRPr="00561990">
        <w:rPr>
          <w:rFonts w:ascii="Times New Roman" w:hAnsi="Times New Roman" w:cs="Times New Roman"/>
        </w:rPr>
        <w:t>for the</w:t>
      </w:r>
      <w:r w:rsidR="00B0260B" w:rsidRPr="00561990">
        <w:rPr>
          <w:rFonts w:ascii="Times New Roman" w:hAnsi="Times New Roman" w:cs="Times New Roman"/>
        </w:rPr>
        <w:t xml:space="preserve"> W. Susquehanna watershed </w:t>
      </w:r>
      <w:r w:rsidRPr="00561990">
        <w:rPr>
          <w:rFonts w:ascii="Times New Roman" w:hAnsi="Times New Roman" w:cs="Times New Roman"/>
        </w:rPr>
        <w:t>using AIC.</w:t>
      </w:r>
      <w:r w:rsidR="00B0260B" w:rsidRPr="00561990">
        <w:rPr>
          <w:rFonts w:ascii="Times New Roman" w:hAnsi="Times New Roman" w:cs="Times New Roman"/>
        </w:rPr>
        <w:t xml:space="preserve"> The model (8) including spatial, temporal, and </w:t>
      </w:r>
      <w:proofErr w:type="spellStart"/>
      <w:r w:rsidR="00B0260B" w:rsidRPr="00561990">
        <w:rPr>
          <w:rFonts w:ascii="Times New Roman" w:hAnsi="Times New Roman" w:cs="Times New Roman"/>
        </w:rPr>
        <w:t>spatio</w:t>
      </w:r>
      <w:proofErr w:type="spellEnd"/>
      <w:r w:rsidR="00B0260B" w:rsidRPr="00561990">
        <w:rPr>
          <w:rFonts w:ascii="Times New Roman" w:hAnsi="Times New Roman" w:cs="Times New Roman"/>
        </w:rPr>
        <w:t xml:space="preserve">-temporal components failed to converge </w:t>
      </w:r>
      <w:r w:rsidR="00C36618">
        <w:rPr>
          <w:rFonts w:ascii="Times New Roman" w:hAnsi="Times New Roman" w:cs="Times New Roman"/>
        </w:rPr>
        <w:t>with</w:t>
      </w:r>
      <w:r w:rsidR="00973B0D" w:rsidRPr="00561990">
        <w:rPr>
          <w:rFonts w:ascii="Times New Roman" w:hAnsi="Times New Roman" w:cs="Times New Roman"/>
        </w:rPr>
        <w:t xml:space="preserve"> adult data </w:t>
      </w:r>
      <w:r w:rsidR="00B0260B" w:rsidRPr="00561990">
        <w:rPr>
          <w:rFonts w:ascii="Times New Roman" w:hAnsi="Times New Roman" w:cs="Times New Roman"/>
        </w:rPr>
        <w:t>and was not used in the comparison.</w:t>
      </w:r>
    </w:p>
    <w:p w14:paraId="7195875A" w14:textId="5084323C" w:rsidR="00FE7BBE" w:rsidRPr="00561990" w:rsidRDefault="00FE7BBE" w:rsidP="00FE7BBE">
      <w:pPr>
        <w:tabs>
          <w:tab w:val="left" w:pos="360"/>
          <w:tab w:val="left" w:pos="8640"/>
        </w:tabs>
        <w:rPr>
          <w:rFonts w:ascii="Times New Roman" w:hAnsi="Times New Roman" w:cs="Times New Roman"/>
        </w:rPr>
      </w:pPr>
    </w:p>
    <w:p w14:paraId="0CF3DDB0" w14:textId="6CE63278" w:rsidR="00973B0D" w:rsidRPr="00561990" w:rsidRDefault="00C36618" w:rsidP="00FE7BBE">
      <w:pPr>
        <w:tabs>
          <w:tab w:val="left" w:pos="360"/>
          <w:tab w:val="left" w:pos="8640"/>
        </w:tabs>
        <w:rPr>
          <w:rFonts w:ascii="Times New Roman" w:hAnsi="Times New Roman" w:cs="Times New Roman"/>
          <w:b/>
        </w:rPr>
      </w:pPr>
      <w:r>
        <w:rPr>
          <w:rFonts w:ascii="Times New Roman" w:hAnsi="Times New Roman" w:cs="Times New Roman"/>
          <w:b/>
        </w:rPr>
        <w:t>Adult</w:t>
      </w:r>
    </w:p>
    <w:tbl>
      <w:tblPr>
        <w:tblW w:w="2342" w:type="pct"/>
        <w:tblLook w:val="07E0" w:firstRow="1" w:lastRow="1" w:firstColumn="1" w:lastColumn="1" w:noHBand="1" w:noVBand="1"/>
      </w:tblPr>
      <w:tblGrid>
        <w:gridCol w:w="892"/>
        <w:gridCol w:w="1911"/>
        <w:gridCol w:w="791"/>
        <w:gridCol w:w="891"/>
      </w:tblGrid>
      <w:tr w:rsidR="00FE7BBE" w:rsidRPr="00561990" w14:paraId="3300998F" w14:textId="77777777" w:rsidTr="00561990">
        <w:tc>
          <w:tcPr>
            <w:tcW w:w="823" w:type="pct"/>
            <w:tcBorders>
              <w:top w:val="single" w:sz="4" w:space="0" w:color="auto"/>
              <w:bottom w:val="single" w:sz="0" w:space="0" w:color="auto"/>
            </w:tcBorders>
            <w:vAlign w:val="bottom"/>
          </w:tcPr>
          <w:p w14:paraId="10768641" w14:textId="30924A14"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0" w:type="auto"/>
            <w:tcBorders>
              <w:top w:val="single" w:sz="4" w:space="0" w:color="auto"/>
              <w:bottom w:val="single" w:sz="0" w:space="0" w:color="auto"/>
            </w:tcBorders>
            <w:vAlign w:val="bottom"/>
          </w:tcPr>
          <w:p w14:paraId="2E09172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875EFF"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FE7BBE" w:rsidRPr="00561990" w14:paraId="158A9352" w14:textId="77777777" w:rsidTr="00561990">
        <w:tc>
          <w:tcPr>
            <w:tcW w:w="823" w:type="pct"/>
          </w:tcPr>
          <w:p w14:paraId="390FC45D" w14:textId="77777777" w:rsidR="00FE7BBE" w:rsidRPr="00561990" w:rsidRDefault="00FE7BBE" w:rsidP="00FE7BBE">
            <w:pPr>
              <w:tabs>
                <w:tab w:val="left" w:pos="360"/>
                <w:tab w:val="left" w:pos="8640"/>
              </w:tabs>
              <w:rPr>
                <w:rFonts w:ascii="Times New Roman" w:hAnsi="Times New Roman" w:cs="Times New Roman"/>
              </w:rPr>
            </w:pPr>
            <w:commentRangeStart w:id="5"/>
            <w:r w:rsidRPr="00561990">
              <w:rPr>
                <w:rFonts w:ascii="Times New Roman" w:hAnsi="Times New Roman" w:cs="Times New Roman"/>
              </w:rPr>
              <w:t>4</w:t>
            </w:r>
            <w:commentRangeEnd w:id="5"/>
            <w:r w:rsidR="000B668C">
              <w:rPr>
                <w:rStyle w:val="CommentReference"/>
              </w:rPr>
              <w:commentReference w:id="5"/>
            </w:r>
          </w:p>
        </w:tc>
        <w:tc>
          <w:tcPr>
            <w:tcW w:w="0" w:type="auto"/>
          </w:tcPr>
          <w:p w14:paraId="2CECED3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Spatiotemporal</w:t>
            </w:r>
          </w:p>
        </w:tc>
        <w:tc>
          <w:tcPr>
            <w:tcW w:w="0" w:type="auto"/>
          </w:tcPr>
          <w:p w14:paraId="185531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174A397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0.0</w:t>
            </w:r>
          </w:p>
        </w:tc>
      </w:tr>
      <w:tr w:rsidR="00FE7BBE" w:rsidRPr="00561990" w14:paraId="5C63DF86" w14:textId="77777777" w:rsidTr="00561990">
        <w:tc>
          <w:tcPr>
            <w:tcW w:w="823" w:type="pct"/>
          </w:tcPr>
          <w:p w14:paraId="00428084"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5</w:t>
            </w:r>
          </w:p>
        </w:tc>
        <w:tc>
          <w:tcPr>
            <w:tcW w:w="0" w:type="auto"/>
          </w:tcPr>
          <w:p w14:paraId="1249059F" w14:textId="6AADB8AA" w:rsidR="00FE7BBE"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0" w:type="auto"/>
          </w:tcPr>
          <w:p w14:paraId="16696B0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653C7B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0.3</w:t>
            </w:r>
          </w:p>
        </w:tc>
      </w:tr>
      <w:tr w:rsidR="00FE7BBE" w:rsidRPr="00561990" w14:paraId="2120EC92" w14:textId="77777777" w:rsidTr="00561990">
        <w:tc>
          <w:tcPr>
            <w:tcW w:w="823" w:type="pct"/>
          </w:tcPr>
          <w:p w14:paraId="7E83103C"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7</w:t>
            </w:r>
          </w:p>
        </w:tc>
        <w:tc>
          <w:tcPr>
            <w:tcW w:w="0" w:type="auto"/>
          </w:tcPr>
          <w:p w14:paraId="0512D7F8" w14:textId="048F46FA" w:rsidR="00FE7BBE" w:rsidRPr="00561990" w:rsidRDefault="00B0260B" w:rsidP="00B0260B">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0" w:type="auto"/>
          </w:tcPr>
          <w:p w14:paraId="3EF3F67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9583</w:t>
            </w:r>
          </w:p>
        </w:tc>
        <w:tc>
          <w:tcPr>
            <w:tcW w:w="0" w:type="auto"/>
          </w:tcPr>
          <w:p w14:paraId="30434E55" w14:textId="67189BD4"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175</w:t>
            </w:r>
          </w:p>
        </w:tc>
      </w:tr>
      <w:tr w:rsidR="00FE7BBE" w:rsidRPr="00561990" w14:paraId="42F1C3EC" w14:textId="77777777" w:rsidTr="00561990">
        <w:tc>
          <w:tcPr>
            <w:tcW w:w="823" w:type="pct"/>
          </w:tcPr>
          <w:p w14:paraId="072060C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3</w:t>
            </w:r>
          </w:p>
        </w:tc>
        <w:tc>
          <w:tcPr>
            <w:tcW w:w="0" w:type="auto"/>
          </w:tcPr>
          <w:p w14:paraId="002D6D9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0" w:type="auto"/>
          </w:tcPr>
          <w:p w14:paraId="69D0FAC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9588</w:t>
            </w:r>
          </w:p>
        </w:tc>
        <w:tc>
          <w:tcPr>
            <w:tcW w:w="0" w:type="auto"/>
          </w:tcPr>
          <w:p w14:paraId="1131EA2F" w14:textId="5F0194EA"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180</w:t>
            </w:r>
          </w:p>
        </w:tc>
      </w:tr>
      <w:tr w:rsidR="00B0260B" w:rsidRPr="00561990" w14:paraId="51F94682" w14:textId="77777777" w:rsidTr="00561990">
        <w:tc>
          <w:tcPr>
            <w:tcW w:w="823" w:type="pct"/>
          </w:tcPr>
          <w:p w14:paraId="193281BD" w14:textId="1614AA9D"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2</w:t>
            </w:r>
          </w:p>
        </w:tc>
        <w:tc>
          <w:tcPr>
            <w:tcW w:w="0" w:type="auto"/>
          </w:tcPr>
          <w:p w14:paraId="41A7DE6A" w14:textId="31E20F2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0" w:type="auto"/>
          </w:tcPr>
          <w:p w14:paraId="600C6F88" w14:textId="486CBF0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9783</w:t>
            </w:r>
          </w:p>
        </w:tc>
        <w:tc>
          <w:tcPr>
            <w:tcW w:w="0" w:type="auto"/>
          </w:tcPr>
          <w:p w14:paraId="581FAB3E" w14:textId="48BB3685"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375</w:t>
            </w:r>
          </w:p>
        </w:tc>
      </w:tr>
      <w:tr w:rsidR="00B0260B" w:rsidRPr="00561990" w14:paraId="1594982D" w14:textId="77777777" w:rsidTr="00561990">
        <w:tc>
          <w:tcPr>
            <w:tcW w:w="823" w:type="pct"/>
          </w:tcPr>
          <w:p w14:paraId="6312D306" w14:textId="561084A6"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0" w:type="auto"/>
          </w:tcPr>
          <w:p w14:paraId="6436794D" w14:textId="52BDA587"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0" w:type="auto"/>
          </w:tcPr>
          <w:p w14:paraId="18D85CEF" w14:textId="508401FC"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9794</w:t>
            </w:r>
          </w:p>
        </w:tc>
        <w:tc>
          <w:tcPr>
            <w:tcW w:w="0" w:type="auto"/>
          </w:tcPr>
          <w:p w14:paraId="3F720E1F" w14:textId="6DF4704E"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387</w:t>
            </w:r>
          </w:p>
        </w:tc>
      </w:tr>
      <w:tr w:rsidR="00B0260B" w:rsidRPr="00561990" w14:paraId="4E4FC0F2" w14:textId="77777777" w:rsidTr="00561990">
        <w:tc>
          <w:tcPr>
            <w:tcW w:w="823" w:type="pct"/>
            <w:tcBorders>
              <w:bottom w:val="single" w:sz="4" w:space="0" w:color="auto"/>
            </w:tcBorders>
          </w:tcPr>
          <w:p w14:paraId="29C82CF8" w14:textId="531F9E8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0" w:type="auto"/>
            <w:tcBorders>
              <w:bottom w:val="single" w:sz="4" w:space="0" w:color="auto"/>
            </w:tcBorders>
          </w:tcPr>
          <w:p w14:paraId="7F71E182" w14:textId="770711D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S + T + ST</w:t>
            </w:r>
          </w:p>
        </w:tc>
        <w:tc>
          <w:tcPr>
            <w:tcW w:w="0" w:type="auto"/>
            <w:tcBorders>
              <w:bottom w:val="single" w:sz="4" w:space="0" w:color="auto"/>
            </w:tcBorders>
          </w:tcPr>
          <w:p w14:paraId="4EE53A00" w14:textId="20536E98"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c>
          <w:tcPr>
            <w:tcW w:w="0" w:type="auto"/>
            <w:tcBorders>
              <w:bottom w:val="single" w:sz="4" w:space="0" w:color="auto"/>
            </w:tcBorders>
          </w:tcPr>
          <w:p w14:paraId="4AEF02EB" w14:textId="1391E37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r>
    </w:tbl>
    <w:p w14:paraId="64A9DA01" w14:textId="77777777" w:rsidR="00FE7BBE" w:rsidRPr="00561990" w:rsidRDefault="00FE7BBE" w:rsidP="00FE7BBE">
      <w:pPr>
        <w:tabs>
          <w:tab w:val="left" w:pos="360"/>
          <w:tab w:val="left" w:pos="8640"/>
        </w:tabs>
        <w:rPr>
          <w:rFonts w:ascii="Times New Roman" w:hAnsi="Times New Roman" w:cs="Times New Roman"/>
          <w:u w:val="single"/>
        </w:rPr>
      </w:pPr>
    </w:p>
    <w:p w14:paraId="762977DF" w14:textId="5EFB7215" w:rsidR="00FE7BBE" w:rsidRPr="00561990" w:rsidRDefault="00973B0D" w:rsidP="00FE7BBE">
      <w:pPr>
        <w:tabs>
          <w:tab w:val="left" w:pos="360"/>
          <w:tab w:val="left" w:pos="8640"/>
        </w:tabs>
        <w:rPr>
          <w:rFonts w:ascii="Times New Roman" w:hAnsi="Times New Roman" w:cs="Times New Roman"/>
          <w:b/>
        </w:rPr>
      </w:pPr>
      <w:r w:rsidRPr="00561990">
        <w:rPr>
          <w:rFonts w:ascii="Times New Roman" w:hAnsi="Times New Roman" w:cs="Times New Roman"/>
          <w:b/>
        </w:rPr>
        <w:t>YOY</w:t>
      </w:r>
    </w:p>
    <w:tbl>
      <w:tblPr>
        <w:tblW w:w="2359" w:type="pct"/>
        <w:tblLayout w:type="fixed"/>
        <w:tblLook w:val="07E0" w:firstRow="1" w:lastRow="1" w:firstColumn="1" w:lastColumn="1" w:noHBand="1" w:noVBand="1"/>
      </w:tblPr>
      <w:tblGrid>
        <w:gridCol w:w="700"/>
        <w:gridCol w:w="2019"/>
        <w:gridCol w:w="817"/>
        <w:gridCol w:w="982"/>
      </w:tblGrid>
      <w:tr w:rsidR="00561990" w:rsidRPr="00561990" w14:paraId="2E56C77D" w14:textId="77777777" w:rsidTr="00561990">
        <w:tc>
          <w:tcPr>
            <w:tcW w:w="775" w:type="pct"/>
            <w:tcBorders>
              <w:top w:val="single" w:sz="4" w:space="0" w:color="auto"/>
              <w:bottom w:val="single" w:sz="0" w:space="0" w:color="auto"/>
            </w:tcBorders>
            <w:vAlign w:val="bottom"/>
          </w:tcPr>
          <w:p w14:paraId="2FE8AE3C" w14:textId="22561A31"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2234" w:type="pct"/>
            <w:tcBorders>
              <w:top w:val="single" w:sz="4" w:space="0" w:color="auto"/>
              <w:bottom w:val="single" w:sz="0" w:space="0" w:color="auto"/>
            </w:tcBorders>
            <w:vAlign w:val="bottom"/>
          </w:tcPr>
          <w:p w14:paraId="0C70EFF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904" w:type="pct"/>
            <w:tcBorders>
              <w:top w:val="single" w:sz="4" w:space="0" w:color="auto"/>
              <w:bottom w:val="single" w:sz="0" w:space="0" w:color="auto"/>
            </w:tcBorders>
            <w:vAlign w:val="bottom"/>
          </w:tcPr>
          <w:p w14:paraId="63B2AB1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1087" w:type="pct"/>
            <w:tcBorders>
              <w:top w:val="single" w:sz="4" w:space="0" w:color="auto"/>
              <w:bottom w:val="single" w:sz="0" w:space="0" w:color="auto"/>
            </w:tcBorders>
            <w:vAlign w:val="bottom"/>
          </w:tcPr>
          <w:p w14:paraId="585ACC27" w14:textId="040CE3C0"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561990" w:rsidRPr="00561990" w14:paraId="6F9D67FE" w14:textId="77777777" w:rsidTr="00561990">
        <w:tc>
          <w:tcPr>
            <w:tcW w:w="775" w:type="pct"/>
          </w:tcPr>
          <w:p w14:paraId="522FDFA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5</w:t>
            </w:r>
          </w:p>
        </w:tc>
        <w:tc>
          <w:tcPr>
            <w:tcW w:w="2234" w:type="pct"/>
          </w:tcPr>
          <w:p w14:paraId="11A3C9F6" w14:textId="6C1AD747"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904" w:type="pct"/>
          </w:tcPr>
          <w:p w14:paraId="53878FF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9592</w:t>
            </w:r>
          </w:p>
        </w:tc>
        <w:tc>
          <w:tcPr>
            <w:tcW w:w="1087" w:type="pct"/>
          </w:tcPr>
          <w:p w14:paraId="12AC1B3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w:t>
            </w:r>
          </w:p>
        </w:tc>
      </w:tr>
      <w:tr w:rsidR="00561990" w:rsidRPr="00561990" w14:paraId="371F1087" w14:textId="77777777" w:rsidTr="00561990">
        <w:tc>
          <w:tcPr>
            <w:tcW w:w="775" w:type="pct"/>
          </w:tcPr>
          <w:p w14:paraId="04AB7902"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6</w:t>
            </w:r>
          </w:p>
        </w:tc>
        <w:tc>
          <w:tcPr>
            <w:tcW w:w="2234" w:type="pct"/>
          </w:tcPr>
          <w:p w14:paraId="414DED6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S+T+ST</w:t>
            </w:r>
          </w:p>
        </w:tc>
        <w:tc>
          <w:tcPr>
            <w:tcW w:w="904" w:type="pct"/>
          </w:tcPr>
          <w:p w14:paraId="6599AB0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9596</w:t>
            </w:r>
          </w:p>
        </w:tc>
        <w:tc>
          <w:tcPr>
            <w:tcW w:w="1087" w:type="pct"/>
          </w:tcPr>
          <w:p w14:paraId="5342721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w:t>
            </w:r>
          </w:p>
        </w:tc>
      </w:tr>
      <w:tr w:rsidR="00561990" w:rsidRPr="00561990" w14:paraId="6C4C7F27" w14:textId="77777777" w:rsidTr="00561990">
        <w:tc>
          <w:tcPr>
            <w:tcW w:w="775" w:type="pct"/>
          </w:tcPr>
          <w:p w14:paraId="3DC9EBC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4</w:t>
            </w:r>
          </w:p>
        </w:tc>
        <w:tc>
          <w:tcPr>
            <w:tcW w:w="2234" w:type="pct"/>
          </w:tcPr>
          <w:p w14:paraId="0666F7E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Spatiotemporal</w:t>
            </w:r>
          </w:p>
        </w:tc>
        <w:tc>
          <w:tcPr>
            <w:tcW w:w="904" w:type="pct"/>
          </w:tcPr>
          <w:p w14:paraId="37402A4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9663</w:t>
            </w:r>
          </w:p>
        </w:tc>
        <w:tc>
          <w:tcPr>
            <w:tcW w:w="1087" w:type="pct"/>
          </w:tcPr>
          <w:p w14:paraId="33A216A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71</w:t>
            </w:r>
          </w:p>
        </w:tc>
      </w:tr>
      <w:tr w:rsidR="00561990" w:rsidRPr="00561990" w14:paraId="746B22E9" w14:textId="77777777" w:rsidTr="00561990">
        <w:tc>
          <w:tcPr>
            <w:tcW w:w="775" w:type="pct"/>
          </w:tcPr>
          <w:p w14:paraId="4DB6DDA0"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2234" w:type="pct"/>
          </w:tcPr>
          <w:p w14:paraId="7B6110AC" w14:textId="54483EAF"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ST</w:t>
            </w:r>
          </w:p>
        </w:tc>
        <w:tc>
          <w:tcPr>
            <w:tcW w:w="904" w:type="pct"/>
          </w:tcPr>
          <w:p w14:paraId="55C9969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9666</w:t>
            </w:r>
          </w:p>
        </w:tc>
        <w:tc>
          <w:tcPr>
            <w:tcW w:w="1087" w:type="pct"/>
          </w:tcPr>
          <w:p w14:paraId="31A3CFE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74</w:t>
            </w:r>
          </w:p>
        </w:tc>
      </w:tr>
      <w:tr w:rsidR="00561990" w:rsidRPr="00561990" w14:paraId="4F5FFD6E" w14:textId="77777777" w:rsidTr="00561990">
        <w:tc>
          <w:tcPr>
            <w:tcW w:w="775" w:type="pct"/>
          </w:tcPr>
          <w:p w14:paraId="4D27309E"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7</w:t>
            </w:r>
          </w:p>
        </w:tc>
        <w:tc>
          <w:tcPr>
            <w:tcW w:w="2234" w:type="pct"/>
          </w:tcPr>
          <w:p w14:paraId="7380ED7E" w14:textId="13E1C3ED" w:rsidR="00FE7BBE" w:rsidRPr="00561990" w:rsidRDefault="00973B0D" w:rsidP="00973B0D">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904" w:type="pct"/>
          </w:tcPr>
          <w:p w14:paraId="342401A5"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9739</w:t>
            </w:r>
          </w:p>
        </w:tc>
        <w:tc>
          <w:tcPr>
            <w:tcW w:w="1087" w:type="pct"/>
          </w:tcPr>
          <w:p w14:paraId="645FEEF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147</w:t>
            </w:r>
          </w:p>
        </w:tc>
      </w:tr>
      <w:tr w:rsidR="00561990" w:rsidRPr="00561990" w14:paraId="5ACA0812" w14:textId="77777777" w:rsidTr="00561990">
        <w:tc>
          <w:tcPr>
            <w:tcW w:w="775" w:type="pct"/>
          </w:tcPr>
          <w:p w14:paraId="308A548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3</w:t>
            </w:r>
          </w:p>
        </w:tc>
        <w:tc>
          <w:tcPr>
            <w:tcW w:w="2234" w:type="pct"/>
          </w:tcPr>
          <w:p w14:paraId="45D9AAA4"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904" w:type="pct"/>
          </w:tcPr>
          <w:p w14:paraId="4A7429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9801</w:t>
            </w:r>
          </w:p>
        </w:tc>
        <w:tc>
          <w:tcPr>
            <w:tcW w:w="1087" w:type="pct"/>
          </w:tcPr>
          <w:p w14:paraId="655A786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209</w:t>
            </w:r>
          </w:p>
        </w:tc>
      </w:tr>
      <w:tr w:rsidR="00561990" w:rsidRPr="00561990" w14:paraId="077558A5" w14:textId="77777777" w:rsidTr="00561990">
        <w:tc>
          <w:tcPr>
            <w:tcW w:w="775" w:type="pct"/>
          </w:tcPr>
          <w:p w14:paraId="13A46FA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2</w:t>
            </w:r>
          </w:p>
        </w:tc>
        <w:tc>
          <w:tcPr>
            <w:tcW w:w="2234" w:type="pct"/>
          </w:tcPr>
          <w:p w14:paraId="265C670F"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904" w:type="pct"/>
          </w:tcPr>
          <w:p w14:paraId="41EA7AE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9925</w:t>
            </w:r>
          </w:p>
        </w:tc>
        <w:tc>
          <w:tcPr>
            <w:tcW w:w="1087" w:type="pct"/>
          </w:tcPr>
          <w:p w14:paraId="5B7A8CB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333</w:t>
            </w:r>
          </w:p>
        </w:tc>
      </w:tr>
      <w:tr w:rsidR="00561990" w:rsidRPr="00561990" w14:paraId="79586E16" w14:textId="77777777" w:rsidTr="00561990">
        <w:tc>
          <w:tcPr>
            <w:tcW w:w="775" w:type="pct"/>
            <w:tcBorders>
              <w:bottom w:val="single" w:sz="4" w:space="0" w:color="auto"/>
            </w:tcBorders>
          </w:tcPr>
          <w:p w14:paraId="3BD677B3"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2234" w:type="pct"/>
            <w:tcBorders>
              <w:bottom w:val="single" w:sz="4" w:space="0" w:color="auto"/>
            </w:tcBorders>
          </w:tcPr>
          <w:p w14:paraId="2DBAEBFD" w14:textId="59F5C5A2"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904" w:type="pct"/>
            <w:tcBorders>
              <w:bottom w:val="single" w:sz="4" w:space="0" w:color="auto"/>
            </w:tcBorders>
          </w:tcPr>
          <w:p w14:paraId="76FC1A3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10048</w:t>
            </w:r>
          </w:p>
        </w:tc>
        <w:tc>
          <w:tcPr>
            <w:tcW w:w="1087" w:type="pct"/>
            <w:tcBorders>
              <w:bottom w:val="single" w:sz="4" w:space="0" w:color="auto"/>
            </w:tcBorders>
          </w:tcPr>
          <w:p w14:paraId="4086402A"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456</w:t>
            </w:r>
          </w:p>
        </w:tc>
      </w:tr>
    </w:tbl>
    <w:p w14:paraId="18338E82" w14:textId="77777777" w:rsidR="00FE7BBE" w:rsidRPr="00561990" w:rsidRDefault="00FE7BBE" w:rsidP="007860BB">
      <w:pPr>
        <w:rPr>
          <w:rFonts w:ascii="Times New Roman" w:hAnsi="Times New Roman" w:cs="Times New Roman"/>
        </w:rPr>
      </w:pPr>
    </w:p>
    <w:p w14:paraId="41E0C2D9" w14:textId="77777777" w:rsidR="007860BB" w:rsidRPr="00561990" w:rsidRDefault="007860BB" w:rsidP="007860BB">
      <w:pPr>
        <w:rPr>
          <w:rFonts w:ascii="Times New Roman" w:hAnsi="Times New Roman" w:cs="Times New Roman"/>
        </w:rPr>
      </w:pPr>
    </w:p>
    <w:p w14:paraId="54460EFF" w14:textId="063961DA" w:rsidR="00D80F43" w:rsidRPr="00561990" w:rsidRDefault="00D80F43" w:rsidP="00D80F43">
      <w:pPr>
        <w:tabs>
          <w:tab w:val="left" w:pos="360"/>
          <w:tab w:val="left" w:pos="8640"/>
        </w:tabs>
        <w:rPr>
          <w:rFonts w:ascii="Times New Roman" w:hAnsi="Times New Roman" w:cs="Times New Roman"/>
        </w:rPr>
      </w:pPr>
      <w:r w:rsidRPr="00561990">
        <w:rPr>
          <w:rFonts w:ascii="Times New Roman" w:hAnsi="Times New Roman" w:cs="Times New Roman"/>
        </w:rPr>
        <w:t>Table 6. Summary of parameter estimates from the model including temporal and spatiotemporal components for adult Brook Trout in the West Susquehanna watershed.</w:t>
      </w:r>
      <w:r w:rsidR="007D6485" w:rsidRPr="00561990">
        <w:rPr>
          <w:rFonts w:ascii="Times New Roman" w:hAnsi="Times New Roman" w:cs="Times New Roman"/>
        </w:rPr>
        <w:t xml:space="preserve"> The YOY model did not include the previous summer temperature or precipitation since they were not y</w:t>
      </w:r>
      <w:r w:rsidR="00561990" w:rsidRPr="00561990">
        <w:rPr>
          <w:rFonts w:ascii="Times New Roman" w:hAnsi="Times New Roman" w:cs="Times New Roman"/>
        </w:rPr>
        <w:t>et laid as eggs.</w:t>
      </w:r>
      <w:r w:rsidR="00561990">
        <w:rPr>
          <w:rFonts w:ascii="Times New Roman" w:hAnsi="Times New Roman" w:cs="Times New Roman"/>
        </w:rPr>
        <w:t xml:space="preserve"> </w:t>
      </w:r>
      <w:commentRangeStart w:id="6"/>
      <w:r w:rsidR="00561990">
        <w:rPr>
          <w:rFonts w:ascii="Times New Roman" w:hAnsi="Times New Roman" w:cs="Times New Roman"/>
        </w:rPr>
        <w:t>Refer to Table 1 for naming of parameters</w:t>
      </w:r>
      <w:commentRangeEnd w:id="6"/>
      <w:r w:rsidR="00A55B64">
        <w:rPr>
          <w:rStyle w:val="CommentReference"/>
        </w:rPr>
        <w:commentReference w:id="6"/>
      </w:r>
      <w:r w:rsidR="00561990">
        <w:rPr>
          <w:rFonts w:ascii="Times New Roman" w:hAnsi="Times New Roman" w:cs="Times New Roman"/>
        </w:rPr>
        <w:t xml:space="preserve">. The first 11 parameters were fixed effects on abundance contained in the vector of coefficients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561990">
        <w:rPr>
          <w:rFonts w:ascii="Times New Roman" w:hAnsi="Times New Roman" w:cs="Times New Roman"/>
          <w:sz w:val="22"/>
          <w:szCs w:val="22"/>
        </w:rPr>
        <w:t>.</w:t>
      </w:r>
    </w:p>
    <w:tbl>
      <w:tblPr>
        <w:tblW w:w="4369" w:type="pct"/>
        <w:tblLook w:val="07E0" w:firstRow="1" w:lastRow="1" w:firstColumn="1" w:lastColumn="1" w:noHBand="1" w:noVBand="1"/>
      </w:tblPr>
      <w:tblGrid>
        <w:gridCol w:w="3798"/>
        <w:gridCol w:w="1145"/>
        <w:gridCol w:w="1145"/>
        <w:gridCol w:w="1145"/>
        <w:gridCol w:w="1135"/>
      </w:tblGrid>
      <w:tr w:rsidR="001F3FD8" w:rsidRPr="00561990" w14:paraId="25C2E331" w14:textId="77777777" w:rsidTr="001F3FD8">
        <w:tc>
          <w:tcPr>
            <w:tcW w:w="2269" w:type="pct"/>
            <w:vAlign w:val="bottom"/>
          </w:tcPr>
          <w:p w14:paraId="3AB93156" w14:textId="77777777" w:rsidR="00C248E4" w:rsidRPr="00561990" w:rsidRDefault="00C248E4" w:rsidP="00C248E4">
            <w:pPr>
              <w:pStyle w:val="Compact"/>
              <w:jc w:val="center"/>
              <w:rPr>
                <w:rFonts w:ascii="Times New Roman" w:hAnsi="Times New Roman" w:cs="Times New Roman"/>
              </w:rPr>
            </w:pPr>
          </w:p>
        </w:tc>
        <w:tc>
          <w:tcPr>
            <w:tcW w:w="684" w:type="pct"/>
          </w:tcPr>
          <w:p w14:paraId="6DA68F79" w14:textId="77777777" w:rsidR="00C248E4" w:rsidRPr="00561990" w:rsidRDefault="00C248E4" w:rsidP="00C248E4">
            <w:pPr>
              <w:pStyle w:val="Compact"/>
              <w:jc w:val="center"/>
              <w:rPr>
                <w:rFonts w:ascii="Times New Roman" w:hAnsi="Times New Roman" w:cs="Times New Roman"/>
              </w:rPr>
            </w:pPr>
          </w:p>
        </w:tc>
        <w:tc>
          <w:tcPr>
            <w:tcW w:w="684" w:type="pct"/>
          </w:tcPr>
          <w:p w14:paraId="29DB0FFE" w14:textId="77777777" w:rsidR="00C248E4" w:rsidRPr="00561990" w:rsidRDefault="00C248E4" w:rsidP="00C248E4">
            <w:pPr>
              <w:pStyle w:val="Compact"/>
              <w:jc w:val="center"/>
              <w:rPr>
                <w:rFonts w:ascii="Times New Roman" w:hAnsi="Times New Roman" w:cs="Times New Roman"/>
              </w:rPr>
            </w:pPr>
          </w:p>
        </w:tc>
        <w:tc>
          <w:tcPr>
            <w:tcW w:w="684" w:type="pct"/>
            <w:vAlign w:val="bottom"/>
          </w:tcPr>
          <w:p w14:paraId="540140A4" w14:textId="77777777" w:rsidR="00C248E4" w:rsidRPr="00561990" w:rsidRDefault="00C248E4" w:rsidP="00C248E4">
            <w:pPr>
              <w:pStyle w:val="Compact"/>
              <w:jc w:val="center"/>
              <w:rPr>
                <w:rFonts w:ascii="Times New Roman" w:hAnsi="Times New Roman" w:cs="Times New Roman"/>
              </w:rPr>
            </w:pPr>
          </w:p>
        </w:tc>
        <w:tc>
          <w:tcPr>
            <w:tcW w:w="678" w:type="pct"/>
            <w:vAlign w:val="bottom"/>
          </w:tcPr>
          <w:p w14:paraId="4F19A45A" w14:textId="77777777" w:rsidR="00C248E4" w:rsidRPr="00561990" w:rsidRDefault="00C248E4" w:rsidP="00C248E4">
            <w:pPr>
              <w:pStyle w:val="Compact"/>
              <w:jc w:val="center"/>
              <w:rPr>
                <w:rFonts w:ascii="Times New Roman" w:hAnsi="Times New Roman" w:cs="Times New Roman"/>
              </w:rPr>
            </w:pPr>
          </w:p>
        </w:tc>
      </w:tr>
      <w:tr w:rsidR="007D6485" w:rsidRPr="00561990" w14:paraId="45394F57" w14:textId="77777777" w:rsidTr="001F3FD8">
        <w:tc>
          <w:tcPr>
            <w:tcW w:w="2269" w:type="pct"/>
            <w:vAlign w:val="bottom"/>
          </w:tcPr>
          <w:p w14:paraId="7097C444" w14:textId="77777777" w:rsidR="00C248E4" w:rsidRPr="00561990" w:rsidRDefault="00C248E4" w:rsidP="00C248E4">
            <w:pPr>
              <w:pStyle w:val="Compact"/>
              <w:jc w:val="center"/>
              <w:rPr>
                <w:rFonts w:ascii="Times New Roman" w:hAnsi="Times New Roman" w:cs="Times New Roman"/>
              </w:rPr>
            </w:pPr>
          </w:p>
        </w:tc>
        <w:tc>
          <w:tcPr>
            <w:tcW w:w="1368" w:type="pct"/>
            <w:gridSpan w:val="2"/>
          </w:tcPr>
          <w:p w14:paraId="1031C5B5" w14:textId="595E5204"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Adult</w:t>
            </w:r>
          </w:p>
        </w:tc>
        <w:tc>
          <w:tcPr>
            <w:tcW w:w="1362" w:type="pct"/>
            <w:gridSpan w:val="2"/>
            <w:vAlign w:val="bottom"/>
          </w:tcPr>
          <w:p w14:paraId="534CD2A1" w14:textId="3D5DE8EF"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YOY</w:t>
            </w:r>
          </w:p>
        </w:tc>
      </w:tr>
      <w:tr w:rsidR="001F3FD8" w:rsidRPr="00561990" w14:paraId="3703B0B4" w14:textId="77777777" w:rsidTr="001F3FD8">
        <w:tc>
          <w:tcPr>
            <w:tcW w:w="2269" w:type="pct"/>
            <w:tcBorders>
              <w:bottom w:val="single" w:sz="0" w:space="0" w:color="auto"/>
            </w:tcBorders>
            <w:vAlign w:val="bottom"/>
          </w:tcPr>
          <w:p w14:paraId="78571D0C" w14:textId="77777777"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Parameter</w:t>
            </w:r>
          </w:p>
        </w:tc>
        <w:tc>
          <w:tcPr>
            <w:tcW w:w="684" w:type="pct"/>
            <w:tcBorders>
              <w:bottom w:val="single" w:sz="0" w:space="0" w:color="auto"/>
            </w:tcBorders>
          </w:tcPr>
          <w:p w14:paraId="73EACA55" w14:textId="56BDF50F"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84" w:type="pct"/>
            <w:tcBorders>
              <w:bottom w:val="single" w:sz="0" w:space="0" w:color="auto"/>
            </w:tcBorders>
          </w:tcPr>
          <w:p w14:paraId="11611E7C" w14:textId="065D28E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c>
          <w:tcPr>
            <w:tcW w:w="684" w:type="pct"/>
            <w:tcBorders>
              <w:bottom w:val="single" w:sz="0" w:space="0" w:color="auto"/>
            </w:tcBorders>
            <w:vAlign w:val="bottom"/>
          </w:tcPr>
          <w:p w14:paraId="41023E56" w14:textId="6E05E9E4"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78" w:type="pct"/>
            <w:tcBorders>
              <w:bottom w:val="single" w:sz="0" w:space="0" w:color="auto"/>
            </w:tcBorders>
            <w:vAlign w:val="bottom"/>
          </w:tcPr>
          <w:p w14:paraId="0E1E2F27" w14:textId="4FBED16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r>
      <w:tr w:rsidR="001F3FD8" w:rsidRPr="00561990" w14:paraId="26FE1779" w14:textId="77777777" w:rsidTr="001F3FD8">
        <w:tc>
          <w:tcPr>
            <w:tcW w:w="2269" w:type="pct"/>
          </w:tcPr>
          <w:p w14:paraId="55A1FC36" w14:textId="3D9C544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Intercept</w:t>
            </w:r>
          </w:p>
        </w:tc>
        <w:tc>
          <w:tcPr>
            <w:tcW w:w="684" w:type="pct"/>
            <w:vAlign w:val="center"/>
          </w:tcPr>
          <w:p w14:paraId="7FCDE78F" w14:textId="596D4EB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-2.45</w:t>
            </w:r>
          </w:p>
        </w:tc>
        <w:tc>
          <w:tcPr>
            <w:tcW w:w="684" w:type="pct"/>
            <w:vAlign w:val="center"/>
          </w:tcPr>
          <w:p w14:paraId="193962F8" w14:textId="32BA268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84" w:type="pct"/>
            <w:vAlign w:val="center"/>
          </w:tcPr>
          <w:p w14:paraId="42557B95" w14:textId="682D66E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-3.41</w:t>
            </w:r>
          </w:p>
        </w:tc>
        <w:tc>
          <w:tcPr>
            <w:tcW w:w="678" w:type="pct"/>
            <w:vAlign w:val="center"/>
          </w:tcPr>
          <w:p w14:paraId="6472E668" w14:textId="0BEC7F4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bookmarkStart w:id="7" w:name="_GoBack"/>
        <w:bookmarkEnd w:id="7"/>
      </w:tr>
      <w:tr w:rsidR="001F3FD8" w:rsidRPr="00561990" w14:paraId="1D5C8014" w14:textId="77777777" w:rsidTr="001F3FD8">
        <w:tc>
          <w:tcPr>
            <w:tcW w:w="2269" w:type="pct"/>
          </w:tcPr>
          <w:p w14:paraId="2C2F83DC" w14:textId="27FB018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Forest cover</w:t>
            </w:r>
          </w:p>
        </w:tc>
        <w:tc>
          <w:tcPr>
            <w:tcW w:w="684" w:type="pct"/>
            <w:vAlign w:val="center"/>
          </w:tcPr>
          <w:p w14:paraId="6E040D97" w14:textId="673DCC5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0.82</w:t>
            </w:r>
          </w:p>
        </w:tc>
        <w:tc>
          <w:tcPr>
            <w:tcW w:w="684" w:type="pct"/>
            <w:vAlign w:val="center"/>
          </w:tcPr>
          <w:p w14:paraId="2C8A471A" w14:textId="1A1CB32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0.12</w:t>
            </w:r>
          </w:p>
        </w:tc>
        <w:tc>
          <w:tcPr>
            <w:tcW w:w="684" w:type="pct"/>
            <w:vAlign w:val="center"/>
          </w:tcPr>
          <w:p w14:paraId="35E25236" w14:textId="55B0BB7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1.12</w:t>
            </w:r>
          </w:p>
        </w:tc>
        <w:tc>
          <w:tcPr>
            <w:tcW w:w="678" w:type="pct"/>
            <w:vAlign w:val="center"/>
          </w:tcPr>
          <w:p w14:paraId="4678A4F1" w14:textId="27CD34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6A985A1F" w14:textId="77777777" w:rsidTr="001F3FD8">
        <w:tc>
          <w:tcPr>
            <w:tcW w:w="2269" w:type="pct"/>
          </w:tcPr>
          <w:p w14:paraId="00AA4088" w14:textId="4950A09D"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Surficial coarseness</w:t>
            </w:r>
          </w:p>
        </w:tc>
        <w:tc>
          <w:tcPr>
            <w:tcW w:w="684" w:type="pct"/>
            <w:vAlign w:val="center"/>
          </w:tcPr>
          <w:p w14:paraId="73926F0D" w14:textId="2CE6185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3BB4660" w14:textId="3E036EA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1E7A5CE7" w14:textId="5EE52F1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78" w:type="pct"/>
            <w:vAlign w:val="center"/>
          </w:tcPr>
          <w:p w14:paraId="574AC5F0" w14:textId="3F0D435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0.08</w:t>
            </w:r>
          </w:p>
        </w:tc>
      </w:tr>
      <w:tr w:rsidR="001F3FD8" w:rsidRPr="00561990" w14:paraId="45A0C271" w14:textId="77777777" w:rsidTr="001F3FD8">
        <w:tc>
          <w:tcPr>
            <w:tcW w:w="2269" w:type="pct"/>
          </w:tcPr>
          <w:p w14:paraId="7FE284F2" w14:textId="352E7DBA"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Summer temperature</w:t>
            </w:r>
          </w:p>
        </w:tc>
        <w:tc>
          <w:tcPr>
            <w:tcW w:w="684" w:type="pct"/>
            <w:vAlign w:val="center"/>
          </w:tcPr>
          <w:p w14:paraId="30133EA3" w14:textId="3884D58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6D56BD77" w14:textId="612C815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33AF7EA9"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6E9AD9C1" w14:textId="77777777" w:rsidR="009951A9" w:rsidRPr="00561990" w:rsidRDefault="009951A9" w:rsidP="00C248E4">
            <w:pPr>
              <w:pStyle w:val="Compact"/>
              <w:jc w:val="center"/>
              <w:rPr>
                <w:rFonts w:ascii="Times New Roman" w:hAnsi="Times New Roman" w:cs="Times New Roman"/>
              </w:rPr>
            </w:pPr>
          </w:p>
        </w:tc>
      </w:tr>
      <w:tr w:rsidR="001F3FD8" w:rsidRPr="00561990" w14:paraId="65A11DC0" w14:textId="77777777" w:rsidTr="001F3FD8">
        <w:tc>
          <w:tcPr>
            <w:tcW w:w="2269" w:type="pct"/>
          </w:tcPr>
          <w:p w14:paraId="71C635D2" w14:textId="5C0FBD57"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temperature</w:t>
            </w:r>
          </w:p>
        </w:tc>
        <w:tc>
          <w:tcPr>
            <w:tcW w:w="684" w:type="pct"/>
            <w:vAlign w:val="center"/>
          </w:tcPr>
          <w:p w14:paraId="38FAC82C" w14:textId="35033D7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0.09</w:t>
            </w:r>
          </w:p>
        </w:tc>
        <w:tc>
          <w:tcPr>
            <w:tcW w:w="684" w:type="pct"/>
            <w:vAlign w:val="center"/>
          </w:tcPr>
          <w:p w14:paraId="07DE0C57" w14:textId="698EEF1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C0B9BF8" w14:textId="3C9FFE6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78" w:type="pct"/>
            <w:vAlign w:val="center"/>
          </w:tcPr>
          <w:p w14:paraId="446B5B7A" w14:textId="77CCA5F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0A0CB57" w14:textId="77777777" w:rsidTr="001F3FD8">
        <w:tc>
          <w:tcPr>
            <w:tcW w:w="2269" w:type="pct"/>
          </w:tcPr>
          <w:p w14:paraId="70FF450F" w14:textId="36C2501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temperature</w:t>
            </w:r>
          </w:p>
        </w:tc>
        <w:tc>
          <w:tcPr>
            <w:tcW w:w="684" w:type="pct"/>
            <w:vAlign w:val="center"/>
          </w:tcPr>
          <w:p w14:paraId="56322639" w14:textId="525F2D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CF1304C" w14:textId="366537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0C094963" w14:textId="46F962A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B511508" w14:textId="21DF665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2F64F62" w14:textId="77777777" w:rsidTr="001F3FD8">
        <w:tc>
          <w:tcPr>
            <w:tcW w:w="2269" w:type="pct"/>
          </w:tcPr>
          <w:p w14:paraId="43A5B6FA" w14:textId="690C17A2"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temperature</w:t>
            </w:r>
          </w:p>
        </w:tc>
        <w:tc>
          <w:tcPr>
            <w:tcW w:w="684" w:type="pct"/>
            <w:vAlign w:val="center"/>
          </w:tcPr>
          <w:p w14:paraId="67BA3013" w14:textId="636F55D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6CD33240" w14:textId="7265298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47695DA7" w14:textId="028A9E5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-0.68</w:t>
            </w:r>
          </w:p>
        </w:tc>
        <w:tc>
          <w:tcPr>
            <w:tcW w:w="678" w:type="pct"/>
            <w:vAlign w:val="center"/>
          </w:tcPr>
          <w:p w14:paraId="303A986D" w14:textId="10CAE9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70399CCF" w14:textId="77777777" w:rsidTr="001F3FD8">
        <w:tc>
          <w:tcPr>
            <w:tcW w:w="2269" w:type="pct"/>
          </w:tcPr>
          <w:p w14:paraId="45F9CB1F" w14:textId="0FF38104"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lastRenderedPageBreak/>
              <w:t>Summer precipitation</w:t>
            </w:r>
          </w:p>
        </w:tc>
        <w:tc>
          <w:tcPr>
            <w:tcW w:w="684" w:type="pct"/>
            <w:vAlign w:val="center"/>
          </w:tcPr>
          <w:p w14:paraId="1AF2442C" w14:textId="2DA2619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B2E12A4" w14:textId="5896D960"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118E026F"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10002289" w14:textId="77777777" w:rsidR="009951A9" w:rsidRPr="00561990" w:rsidRDefault="009951A9" w:rsidP="00C248E4">
            <w:pPr>
              <w:pStyle w:val="Compact"/>
              <w:jc w:val="center"/>
              <w:rPr>
                <w:rFonts w:ascii="Times New Roman" w:hAnsi="Times New Roman" w:cs="Times New Roman"/>
              </w:rPr>
            </w:pPr>
          </w:p>
        </w:tc>
      </w:tr>
      <w:tr w:rsidR="001F3FD8" w:rsidRPr="00561990" w14:paraId="556EC3C3" w14:textId="77777777" w:rsidTr="001F3FD8">
        <w:tc>
          <w:tcPr>
            <w:tcW w:w="2269" w:type="pct"/>
          </w:tcPr>
          <w:p w14:paraId="4E504EDF" w14:textId="71E8B615"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precipitation</w:t>
            </w:r>
          </w:p>
        </w:tc>
        <w:tc>
          <w:tcPr>
            <w:tcW w:w="684" w:type="pct"/>
            <w:vAlign w:val="center"/>
          </w:tcPr>
          <w:p w14:paraId="74F2B97E" w14:textId="5438588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EC3133B" w14:textId="435CA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79EEACE8" w14:textId="5F1C61F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546C2FB3" w14:textId="4D305F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r w:rsidR="001F3FD8" w:rsidRPr="00561990" w14:paraId="025D0422" w14:textId="77777777" w:rsidTr="001F3FD8">
        <w:tc>
          <w:tcPr>
            <w:tcW w:w="2269" w:type="pct"/>
          </w:tcPr>
          <w:p w14:paraId="1558F299" w14:textId="5A1C3C79"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precipitation</w:t>
            </w:r>
          </w:p>
        </w:tc>
        <w:tc>
          <w:tcPr>
            <w:tcW w:w="684" w:type="pct"/>
            <w:vAlign w:val="center"/>
          </w:tcPr>
          <w:p w14:paraId="01C05A81" w14:textId="0411A7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4B5CBE3C" w14:textId="7BE8457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05F9A7F" w14:textId="626D547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3EB6B57B" w14:textId="48D7768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r>
      <w:tr w:rsidR="001F3FD8" w:rsidRPr="00561990" w14:paraId="2713E4D4" w14:textId="77777777" w:rsidTr="001F3FD8">
        <w:tc>
          <w:tcPr>
            <w:tcW w:w="2269" w:type="pct"/>
          </w:tcPr>
          <w:p w14:paraId="457434AA" w14:textId="6F16A16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precipitation</w:t>
            </w:r>
          </w:p>
        </w:tc>
        <w:tc>
          <w:tcPr>
            <w:tcW w:w="684" w:type="pct"/>
            <w:vAlign w:val="center"/>
          </w:tcPr>
          <w:p w14:paraId="176BAF81" w14:textId="13001EF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9389A25" w14:textId="38004E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6152CF6" w14:textId="33464B5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78" w:type="pct"/>
            <w:vAlign w:val="center"/>
          </w:tcPr>
          <w:p w14:paraId="456AA39F" w14:textId="595C67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r>
      <w:tr w:rsidR="001F3FD8" w:rsidRPr="00561990" w14:paraId="6CAE6C87" w14:textId="77777777" w:rsidTr="001F3FD8">
        <w:tc>
          <w:tcPr>
            <w:tcW w:w="2269" w:type="pct"/>
          </w:tcPr>
          <w:p w14:paraId="413E593B" w14:textId="0A07686A"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Detection rate</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r>
                <w:rPr>
                  <w:rFonts w:ascii="Cambria Math" w:hAnsi="Cambria Math" w:cs="Times New Roman"/>
                  <w:sz w:val="22"/>
                  <w:szCs w:val="22"/>
                </w:rPr>
                <m:t>)</m:t>
              </m:r>
            </m:oMath>
          </w:p>
        </w:tc>
        <w:tc>
          <w:tcPr>
            <w:tcW w:w="684" w:type="pct"/>
            <w:vAlign w:val="center"/>
          </w:tcPr>
          <w:p w14:paraId="227820EF" w14:textId="6023B37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1.35</w:t>
            </w:r>
          </w:p>
        </w:tc>
        <w:tc>
          <w:tcPr>
            <w:tcW w:w="684" w:type="pct"/>
            <w:vAlign w:val="center"/>
          </w:tcPr>
          <w:p w14:paraId="7594390D" w14:textId="75BCFC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0FF1F977" w14:textId="321DDD9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1.08</w:t>
            </w:r>
          </w:p>
        </w:tc>
        <w:tc>
          <w:tcPr>
            <w:tcW w:w="678" w:type="pct"/>
            <w:vAlign w:val="center"/>
          </w:tcPr>
          <w:p w14:paraId="50FBF337" w14:textId="63158D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159746F" w14:textId="77777777" w:rsidTr="001F3FD8">
        <w:tc>
          <w:tcPr>
            <w:tcW w:w="2269" w:type="pct"/>
          </w:tcPr>
          <w:p w14:paraId="7A86784B" w14:textId="71387102"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Detection SD</w:t>
            </w:r>
            <w:r w:rsidR="001F3FD8">
              <w:rPr>
                <w:rFonts w:ascii="Times New Roman" w:hAnsi="Times New Roman" w:cs="Times New Roman"/>
              </w:rPr>
              <w:t xml:space="preserve"> (</w:t>
            </w:r>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 xml:space="preserve"> </m:t>
                  </m:r>
                </m:sup>
              </m:sSubSup>
              <m:r>
                <w:rPr>
                  <w:rFonts w:ascii="Cambria Math" w:eastAsia="MS Mincho" w:hAnsi="Cambria Math" w:cs="Times New Roman"/>
                  <w:sz w:val="22"/>
                  <w:szCs w:val="22"/>
                </w:rPr>
                <m:t>)</m:t>
              </m:r>
            </m:oMath>
          </w:p>
        </w:tc>
        <w:tc>
          <w:tcPr>
            <w:tcW w:w="684" w:type="pct"/>
            <w:vAlign w:val="center"/>
          </w:tcPr>
          <w:p w14:paraId="6E957A1E" w14:textId="1F4470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c>
          <w:tcPr>
            <w:tcW w:w="684" w:type="pct"/>
            <w:vAlign w:val="center"/>
          </w:tcPr>
          <w:p w14:paraId="777AC123" w14:textId="21594F0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3C1BBD3" w14:textId="31C682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c>
          <w:tcPr>
            <w:tcW w:w="678" w:type="pct"/>
            <w:vAlign w:val="center"/>
          </w:tcPr>
          <w:p w14:paraId="0A4F5AC2" w14:textId="6EFF02E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C474B02" w14:textId="77777777" w:rsidTr="001F3FD8">
        <w:tc>
          <w:tcPr>
            <w:tcW w:w="2269" w:type="pct"/>
          </w:tcPr>
          <w:p w14:paraId="0CE22551" w14:textId="0D1CE81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correlation</w:t>
            </w:r>
            <w:r w:rsidR="001F3FD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m:t>
              </m:r>
            </m:oMath>
          </w:p>
        </w:tc>
        <w:tc>
          <w:tcPr>
            <w:tcW w:w="684" w:type="pct"/>
            <w:vAlign w:val="center"/>
          </w:tcPr>
          <w:p w14:paraId="73A735C3" w14:textId="3C951F4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0C66B94" w14:textId="4457583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5ABE5EAE" w14:textId="793D57E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4431346" w14:textId="737D86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r>
      <w:tr w:rsidR="001F3FD8" w:rsidRPr="00561990" w14:paraId="3A7AECC3" w14:textId="77777777" w:rsidTr="001F3FD8">
        <w:tc>
          <w:tcPr>
            <w:tcW w:w="2269" w:type="pct"/>
          </w:tcPr>
          <w:p w14:paraId="461558C1" w14:textId="49CE48E5"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0BE9696F" w14:textId="1397767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147E7256" w14:textId="3121968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3BFAB377" w14:textId="33571A6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0.76</w:t>
            </w:r>
          </w:p>
        </w:tc>
        <w:tc>
          <w:tcPr>
            <w:tcW w:w="678" w:type="pct"/>
            <w:vAlign w:val="center"/>
          </w:tcPr>
          <w:p w14:paraId="1BC39D6C" w14:textId="14D2219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r>
      <w:tr w:rsidR="001F3FD8" w:rsidRPr="00561990" w14:paraId="1210BF9A" w14:textId="77777777" w:rsidTr="001F3FD8">
        <w:tc>
          <w:tcPr>
            <w:tcW w:w="2269" w:type="pct"/>
          </w:tcPr>
          <w:p w14:paraId="18D9B4FB" w14:textId="0D62835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m:t>
              </m:r>
            </m:oMath>
          </w:p>
        </w:tc>
        <w:tc>
          <w:tcPr>
            <w:tcW w:w="684" w:type="pct"/>
            <w:vAlign w:val="center"/>
          </w:tcPr>
          <w:p w14:paraId="40AA9330" w14:textId="72D9A74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0.97</w:t>
            </w:r>
          </w:p>
        </w:tc>
        <w:tc>
          <w:tcPr>
            <w:tcW w:w="684" w:type="pct"/>
            <w:vAlign w:val="center"/>
          </w:tcPr>
          <w:p w14:paraId="6ADD62B0" w14:textId="667E942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7300C73D" w14:textId="3D16141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0.98</w:t>
            </w:r>
          </w:p>
        </w:tc>
        <w:tc>
          <w:tcPr>
            <w:tcW w:w="678" w:type="pct"/>
            <w:vAlign w:val="center"/>
          </w:tcPr>
          <w:p w14:paraId="7FE868FD" w14:textId="37657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r>
      <w:tr w:rsidR="001F3FD8" w:rsidRPr="00561990" w14:paraId="4E2321FF" w14:textId="77777777" w:rsidTr="001F3FD8">
        <w:tc>
          <w:tcPr>
            <w:tcW w:w="2269" w:type="pct"/>
          </w:tcPr>
          <w:p w14:paraId="27933D01" w14:textId="5F9E2607" w:rsidR="009951A9" w:rsidRPr="00561990" w:rsidRDefault="007D6485" w:rsidP="00455347">
            <w:pPr>
              <w:pStyle w:val="Compact"/>
              <w:rPr>
                <w:rFonts w:ascii="Times New Roman" w:hAnsi="Times New Roman" w:cs="Times New Roman"/>
              </w:rPr>
            </w:pPr>
            <w:proofErr w:type="spellStart"/>
            <w:r w:rsidRPr="00561990">
              <w:rPr>
                <w:rFonts w:ascii="Times New Roman" w:hAnsi="Times New Roman" w:cs="Times New Roman"/>
              </w:rPr>
              <w:t>Spatio</w:t>
            </w:r>
            <w:proofErr w:type="spellEnd"/>
            <w:r w:rsidRPr="00561990">
              <w:rPr>
                <w:rFonts w:ascii="Times New Roman" w:hAnsi="Times New Roman" w:cs="Times New Roman"/>
              </w:rPr>
              <w:t>-temporal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m:t>
              </m:r>
            </m:oMath>
          </w:p>
        </w:tc>
        <w:tc>
          <w:tcPr>
            <w:tcW w:w="684" w:type="pct"/>
            <w:vAlign w:val="center"/>
          </w:tcPr>
          <w:p w14:paraId="47D4A883" w14:textId="2562197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4451848E" w14:textId="7438EF3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69822D5" w14:textId="2D07706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78" w:type="pct"/>
            <w:vAlign w:val="center"/>
          </w:tcPr>
          <w:p w14:paraId="257D2C8F" w14:textId="6CA35E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3C498145" w14:textId="77777777" w:rsidTr="001F3FD8">
        <w:tc>
          <w:tcPr>
            <w:tcW w:w="2269" w:type="pct"/>
          </w:tcPr>
          <w:p w14:paraId="34DC0862" w14:textId="49D1EB8D"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 xml:space="preserve">Asymptotic </w:t>
            </w:r>
            <w:proofErr w:type="spellStart"/>
            <w:r w:rsidRPr="00561990">
              <w:rPr>
                <w:rFonts w:ascii="Times New Roman" w:hAnsi="Times New Roman" w:cs="Times New Roman"/>
              </w:rPr>
              <w:t>spatio</w:t>
            </w:r>
            <w:proofErr w:type="spellEnd"/>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530F289A" w14:textId="6EEFA0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07956FCB" w14:textId="219F74A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783A5BC9" w14:textId="1F40D0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0.65</w:t>
            </w:r>
          </w:p>
        </w:tc>
        <w:tc>
          <w:tcPr>
            <w:tcW w:w="678" w:type="pct"/>
            <w:vAlign w:val="center"/>
          </w:tcPr>
          <w:p w14:paraId="71E01318" w14:textId="5D9CEEE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0.07</w:t>
            </w:r>
          </w:p>
        </w:tc>
      </w:tr>
      <w:tr w:rsidR="001F3FD8" w:rsidRPr="00561990" w14:paraId="78E92736" w14:textId="77777777" w:rsidTr="001F3FD8">
        <w:tc>
          <w:tcPr>
            <w:tcW w:w="2269" w:type="pct"/>
          </w:tcPr>
          <w:p w14:paraId="6AF11027" w14:textId="44E122BF" w:rsidR="009951A9" w:rsidRPr="00561990" w:rsidRDefault="007D6485" w:rsidP="00455347">
            <w:pPr>
              <w:pStyle w:val="Compact"/>
              <w:rPr>
                <w:rFonts w:ascii="Times New Roman" w:hAnsi="Times New Roman" w:cs="Times New Roman"/>
              </w:rPr>
            </w:pPr>
            <w:proofErr w:type="spellStart"/>
            <w:r w:rsidRPr="00561990">
              <w:rPr>
                <w:rFonts w:ascii="Times New Roman" w:hAnsi="Times New Roman" w:cs="Times New Roman"/>
              </w:rPr>
              <w:t>Overdispersion</w:t>
            </w:r>
            <w:proofErr w:type="spellEnd"/>
            <w:r w:rsidRPr="00561990">
              <w:rPr>
                <w:rFonts w:ascii="Times New Roman" w:hAnsi="Times New Roman" w:cs="Times New Roman"/>
              </w:rPr>
              <w:t xml:space="preserve">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7A19556F" w14:textId="18F31F0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0.36</w:t>
            </w:r>
          </w:p>
        </w:tc>
        <w:tc>
          <w:tcPr>
            <w:tcW w:w="684" w:type="pct"/>
            <w:vAlign w:val="center"/>
          </w:tcPr>
          <w:p w14:paraId="38EF804E" w14:textId="51F399A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3D058B13" w14:textId="66E064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0.53</w:t>
            </w:r>
          </w:p>
        </w:tc>
        <w:tc>
          <w:tcPr>
            <w:tcW w:w="678" w:type="pct"/>
            <w:vAlign w:val="center"/>
          </w:tcPr>
          <w:p w14:paraId="18B528C1" w14:textId="0E5C701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bl>
    <w:p w14:paraId="07EAFAAF" w14:textId="77777777" w:rsidR="00C248E4" w:rsidRPr="00561990" w:rsidRDefault="00C248E4" w:rsidP="00D80F43">
      <w:pPr>
        <w:tabs>
          <w:tab w:val="left" w:pos="360"/>
          <w:tab w:val="left" w:pos="8640"/>
        </w:tabs>
        <w:rPr>
          <w:rFonts w:ascii="Times New Roman" w:hAnsi="Times New Roman" w:cs="Times New Roman"/>
        </w:rPr>
      </w:pPr>
    </w:p>
    <w:p w14:paraId="5C9FC50B" w14:textId="77777777" w:rsidR="00C248E4" w:rsidRPr="00561990" w:rsidRDefault="00C248E4" w:rsidP="00D80F43">
      <w:pPr>
        <w:tabs>
          <w:tab w:val="left" w:pos="360"/>
          <w:tab w:val="left" w:pos="8640"/>
        </w:tabs>
        <w:rPr>
          <w:rFonts w:ascii="Times New Roman" w:hAnsi="Times New Roman" w:cs="Times New Roman"/>
        </w:rPr>
      </w:pPr>
    </w:p>
    <w:p w14:paraId="1C4AF5EF" w14:textId="77777777" w:rsidR="007860BB" w:rsidRPr="00561990" w:rsidRDefault="007860BB" w:rsidP="007860BB">
      <w:pPr>
        <w:tabs>
          <w:tab w:val="left" w:pos="360"/>
          <w:tab w:val="left" w:pos="8640"/>
        </w:tabs>
        <w:rPr>
          <w:rFonts w:ascii="Times New Roman" w:hAnsi="Times New Roman" w:cs="Times New Roman"/>
          <w:b/>
        </w:rPr>
      </w:pPr>
    </w:p>
    <w:p w14:paraId="02C981DB" w14:textId="77777777" w:rsidR="007860BB" w:rsidRPr="00561990" w:rsidRDefault="007860BB" w:rsidP="007860BB">
      <w:pPr>
        <w:tabs>
          <w:tab w:val="left" w:pos="360"/>
          <w:tab w:val="left" w:pos="8640"/>
        </w:tabs>
        <w:rPr>
          <w:rFonts w:ascii="Times New Roman" w:hAnsi="Times New Roman" w:cs="Times New Roman"/>
          <w:b/>
        </w:rPr>
      </w:pPr>
    </w:p>
    <w:p w14:paraId="702C40AA" w14:textId="6CB99D09" w:rsidR="004E338C" w:rsidRPr="00561990" w:rsidRDefault="004E338C" w:rsidP="007860BB">
      <w:pPr>
        <w:tabs>
          <w:tab w:val="left" w:pos="360"/>
          <w:tab w:val="left" w:pos="8640"/>
        </w:tabs>
        <w:rPr>
          <w:rFonts w:ascii="Times New Roman" w:hAnsi="Times New Roman" w:cs="Times New Roman"/>
        </w:rPr>
      </w:pPr>
      <w:commentRangeStart w:id="8"/>
      <w:r w:rsidRPr="00561990">
        <w:rPr>
          <w:rFonts w:ascii="Times New Roman" w:hAnsi="Times New Roman" w:cs="Times New Roman"/>
        </w:rPr>
        <w:t xml:space="preserve">Figure 1. </w:t>
      </w:r>
      <w:commentRangeEnd w:id="8"/>
      <w:r w:rsidRPr="00561990">
        <w:rPr>
          <w:rStyle w:val="CommentReference"/>
          <w:rFonts w:ascii="Times New Roman" w:hAnsi="Times New Roman" w:cs="Times New Roman"/>
        </w:rPr>
        <w:commentReference w:id="8"/>
      </w:r>
      <w:r w:rsidRPr="00561990">
        <w:rPr>
          <w:rFonts w:ascii="Times New Roman" w:hAnsi="Times New Roman" w:cs="Times New Roman"/>
        </w:rPr>
        <w:t>Diagram of network structure with parent-child relationships</w:t>
      </w:r>
    </w:p>
    <w:p w14:paraId="07877299" w14:textId="77777777" w:rsidR="007860BB" w:rsidRPr="00561990"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602C3BCD" w14:textId="77777777" w:rsidR="00667E83" w:rsidRDefault="00667E83" w:rsidP="007860BB">
      <w:pPr>
        <w:tabs>
          <w:tab w:val="left" w:pos="360"/>
          <w:tab w:val="left" w:pos="8640"/>
        </w:tabs>
        <w:rPr>
          <w:rFonts w:ascii="Times New Roman" w:hAnsi="Times New Roman" w:cs="Times New Roman"/>
          <w:b/>
        </w:rPr>
      </w:pPr>
    </w:p>
    <w:p w14:paraId="1BFF0356" w14:textId="77777777" w:rsidR="00667E83" w:rsidRDefault="00667E83" w:rsidP="007860BB">
      <w:pPr>
        <w:tabs>
          <w:tab w:val="left" w:pos="360"/>
          <w:tab w:val="left" w:pos="8640"/>
        </w:tabs>
        <w:rPr>
          <w:rFonts w:ascii="Times New Roman" w:hAnsi="Times New Roman" w:cs="Times New Roman"/>
          <w:b/>
        </w:rPr>
      </w:pPr>
    </w:p>
    <w:p w14:paraId="212FC83F" w14:textId="77777777" w:rsidR="00667E83" w:rsidRPr="00561990" w:rsidRDefault="00667E83" w:rsidP="007860BB">
      <w:pPr>
        <w:tabs>
          <w:tab w:val="left" w:pos="360"/>
          <w:tab w:val="left" w:pos="8640"/>
        </w:tabs>
        <w:rPr>
          <w:rFonts w:ascii="Times New Roman" w:hAnsi="Times New Roman" w:cs="Times New Roman"/>
          <w:b/>
        </w:rPr>
      </w:pPr>
    </w:p>
    <w:p w14:paraId="7244085C" w14:textId="6820E5AD"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Figure 2. </w:t>
      </w:r>
      <w:r w:rsidR="00121837" w:rsidRPr="00561990">
        <w:rPr>
          <w:rFonts w:ascii="Times New Roman" w:hAnsi="Times New Roman" w:cs="Times New Roman"/>
        </w:rPr>
        <w:t xml:space="preserve">Parameter estimates </w:t>
      </w:r>
      <w:r w:rsidR="00D93836" w:rsidRPr="00561990">
        <w:rPr>
          <w:rFonts w:ascii="Times New Roman" w:hAnsi="Times New Roman" w:cs="Times New Roman"/>
        </w:rPr>
        <w:t xml:space="preserve">across different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121837" w:rsidRPr="00561990">
        <w:rPr>
          <w:rFonts w:ascii="Times New Roman" w:hAnsi="Times New Roman" w:cs="Times New Roman"/>
        </w:rPr>
        <w:t xml:space="preserve">from </w:t>
      </w:r>
      <w:r w:rsidR="00D93836" w:rsidRPr="00561990">
        <w:rPr>
          <w:rFonts w:ascii="Times New Roman" w:hAnsi="Times New Roman" w:cs="Times New Roman"/>
        </w:rPr>
        <w:t xml:space="preserve">the </w:t>
      </w:r>
      <w:r w:rsidR="00121837" w:rsidRPr="00561990">
        <w:rPr>
          <w:rFonts w:ascii="Times New Roman" w:hAnsi="Times New Roman" w:cs="Times New Roman"/>
        </w:rPr>
        <w:t xml:space="preserve">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D93836"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D93836" w:rsidRPr="00561990">
        <w:rPr>
          <w:rFonts w:ascii="Times New Roman" w:hAnsi="Times New Roman" w:cs="Times New Roman"/>
        </w:rPr>
        <w:t xml:space="preserve">. Parameter estimates, abundance estimates, and abundance accuracy (RMSE) </w:t>
      </w:r>
      <w:commentRangeStart w:id="9"/>
      <w:r w:rsidR="00D93836" w:rsidRPr="00561990">
        <w:rPr>
          <w:rFonts w:ascii="Times New Roman" w:hAnsi="Times New Roman" w:cs="Times New Roman"/>
        </w:rPr>
        <w:t>were compared</w:t>
      </w:r>
      <w:r w:rsidR="00121837" w:rsidRPr="00561990">
        <w:rPr>
          <w:rFonts w:ascii="Times New Roman" w:hAnsi="Times New Roman" w:cs="Times New Roman"/>
        </w:rPr>
        <w:t xml:space="preserve"> for </w:t>
      </w:r>
      <w:r w:rsidR="00D93836" w:rsidRPr="00561990">
        <w:rPr>
          <w:rFonts w:ascii="Times New Roman" w:hAnsi="Times New Roman" w:cs="Times New Roman"/>
        </w:rPr>
        <w:t xml:space="preserve">the spatial model </w:t>
      </w:r>
      <w:r w:rsidR="00C2519F">
        <w:rPr>
          <w:rFonts w:ascii="Times New Roman" w:hAnsi="Times New Roman" w:cs="Times New Roman"/>
        </w:rPr>
        <w:t>(</w:t>
      </w:r>
      <w:commentRangeEnd w:id="9"/>
      <w:r w:rsidR="00E93040">
        <w:rPr>
          <w:rStyle w:val="CommentReference"/>
        </w:rPr>
        <w:commentReference w:id="9"/>
      </w:r>
      <w:r w:rsidR="00C2519F">
        <w:rPr>
          <w:rFonts w:ascii="Times New Roman" w:hAnsi="Times New Roman" w:cs="Times New Roman"/>
        </w:rPr>
        <w:t xml:space="preserve">Model 2 in Table 3) </w:t>
      </w:r>
      <w:r w:rsidR="00D93836" w:rsidRPr="00561990">
        <w:rPr>
          <w:rFonts w:ascii="Times New Roman" w:hAnsi="Times New Roman" w:cs="Times New Roman"/>
        </w:rPr>
        <w:t>and a non-spatial model</w:t>
      </w:r>
      <w:r w:rsidR="00C2519F">
        <w:rPr>
          <w:rFonts w:ascii="Times New Roman" w:hAnsi="Times New Roman" w:cs="Times New Roman"/>
        </w:rPr>
        <w:t xml:space="preserve"> (Model 1 in Table 3)</w:t>
      </w:r>
      <w:r w:rsidR="00D93836" w:rsidRPr="00561990">
        <w:rPr>
          <w:rFonts w:ascii="Times New Roman" w:hAnsi="Times New Roman" w:cs="Times New Roman"/>
        </w:rPr>
        <w:t xml:space="preserve">. </w:t>
      </w:r>
      <w:del w:id="10" w:author="Letcher, Benjamin" w:date="2017-01-25T11:43:00Z">
        <w:r w:rsidR="00D93836" w:rsidRPr="00561990" w:rsidDel="00E93040">
          <w:rPr>
            <w:rFonts w:ascii="Times New Roman" w:hAnsi="Times New Roman" w:cs="Times New Roman"/>
          </w:rPr>
          <w:delText xml:space="preserve">Variation </w:delText>
        </w:r>
      </w:del>
      <w:ins w:id="11" w:author="Letcher, Benjamin" w:date="2017-01-25T11:43:00Z">
        <w:r w:rsidR="00E93040">
          <w:rPr>
            <w:rFonts w:ascii="Times New Roman" w:hAnsi="Times New Roman" w:cs="Times New Roman"/>
          </w:rPr>
          <w:t>Ranges</w:t>
        </w:r>
        <w:r w:rsidR="00E93040" w:rsidRPr="00561990">
          <w:rPr>
            <w:rFonts w:ascii="Times New Roman" w:hAnsi="Times New Roman" w:cs="Times New Roman"/>
          </w:rPr>
          <w:t xml:space="preserve"> </w:t>
        </w:r>
      </w:ins>
      <w:r w:rsidR="00D93836" w:rsidRPr="00561990">
        <w:rPr>
          <w:rFonts w:ascii="Times New Roman" w:hAnsi="Times New Roman" w:cs="Times New Roman"/>
        </w:rPr>
        <w:t>in the boxplots represent</w:t>
      </w:r>
      <w:del w:id="12" w:author="Letcher, Benjamin" w:date="2017-01-25T11:43:00Z">
        <w:r w:rsidR="00D93836" w:rsidRPr="00561990" w:rsidDel="00E93040">
          <w:rPr>
            <w:rFonts w:ascii="Times New Roman" w:hAnsi="Times New Roman" w:cs="Times New Roman"/>
          </w:rPr>
          <w:delText>s</w:delText>
        </w:r>
      </w:del>
      <w:r w:rsidR="00D93836" w:rsidRPr="00561990">
        <w:rPr>
          <w:rFonts w:ascii="Times New Roman" w:hAnsi="Times New Roman" w:cs="Times New Roman"/>
        </w:rPr>
        <w:t xml:space="preserve"> the combined uncertainty from 200 simulations and variation in simulated levels </w:t>
      </w:r>
      <w:proofErr w:type="gramStart"/>
      <w:r w:rsidR="00D93836" w:rsidRPr="00561990">
        <w:rPr>
          <w:rFonts w:ascii="Times New Roman" w:hAnsi="Times New Roman" w:cs="Times New Roman"/>
        </w:rPr>
        <w:t xml:space="preserve">of </w:t>
      </w:r>
      <w:proofErr w:type="gramEnd"/>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D93836" w:rsidRPr="00561990">
        <w:rPr>
          <w:rFonts w:ascii="Times New Roman" w:hAnsi="Times New Roman" w:cs="Times New Roman"/>
        </w:rPr>
        <w:t>.</w:t>
      </w:r>
    </w:p>
    <w:p w14:paraId="3701ABC5" w14:textId="77777777" w:rsidR="007860BB" w:rsidRPr="00561990" w:rsidRDefault="007860BB" w:rsidP="007860BB">
      <w:pPr>
        <w:tabs>
          <w:tab w:val="left" w:pos="360"/>
          <w:tab w:val="left" w:pos="8640"/>
        </w:tabs>
        <w:rPr>
          <w:rFonts w:ascii="Times New Roman" w:hAnsi="Times New Roman" w:cs="Times New Roman"/>
        </w:rPr>
      </w:pPr>
    </w:p>
    <w:p w14:paraId="562786F2" w14:textId="77777777" w:rsidR="007860BB" w:rsidRPr="00561990" w:rsidRDefault="007860BB" w:rsidP="007860BB">
      <w:pPr>
        <w:tabs>
          <w:tab w:val="left" w:pos="360"/>
          <w:tab w:val="left" w:pos="8640"/>
        </w:tabs>
        <w:rPr>
          <w:rFonts w:ascii="Times New Roman" w:hAnsi="Times New Roman" w:cs="Times New Roman"/>
        </w:rPr>
      </w:pPr>
      <w:commentRangeStart w:id="13"/>
      <w:r w:rsidRPr="00561990">
        <w:rPr>
          <w:rFonts w:ascii="Times New Roman" w:hAnsi="Times New Roman" w:cs="Times New Roman"/>
          <w:noProof/>
        </w:rPr>
        <w:lastRenderedPageBreak/>
        <w:drawing>
          <wp:inline distT="0" distB="0" distL="0" distR="0" wp14:anchorId="794407E2" wp14:editId="41EF724C">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13"/>
      <w:r w:rsidRPr="00561990">
        <w:rPr>
          <w:rStyle w:val="CommentReference"/>
          <w:rFonts w:ascii="Times New Roman" w:hAnsi="Times New Roman" w:cs="Times New Roman"/>
        </w:rPr>
        <w:commentReference w:id="13"/>
      </w:r>
    </w:p>
    <w:p w14:paraId="4570DEB6" w14:textId="77777777" w:rsidR="007860BB" w:rsidRPr="00561990" w:rsidRDefault="007860BB" w:rsidP="007860BB">
      <w:pPr>
        <w:tabs>
          <w:tab w:val="left" w:pos="360"/>
          <w:tab w:val="left" w:pos="8640"/>
        </w:tabs>
        <w:rPr>
          <w:rFonts w:ascii="Times New Roman" w:hAnsi="Times New Roman" w:cs="Times New Roman"/>
        </w:rPr>
      </w:pPr>
    </w:p>
    <w:p w14:paraId="4824DAB6" w14:textId="77777777" w:rsidR="00667E83" w:rsidRDefault="00667E83" w:rsidP="00D93836">
      <w:pPr>
        <w:tabs>
          <w:tab w:val="left" w:pos="360"/>
          <w:tab w:val="left" w:pos="8640"/>
        </w:tabs>
        <w:rPr>
          <w:rFonts w:ascii="Times New Roman" w:hAnsi="Times New Roman" w:cs="Times New Roman"/>
        </w:rPr>
      </w:pPr>
    </w:p>
    <w:p w14:paraId="48E74585" w14:textId="77777777" w:rsidR="00667E83" w:rsidRDefault="00667E83" w:rsidP="00D93836">
      <w:pPr>
        <w:tabs>
          <w:tab w:val="left" w:pos="360"/>
          <w:tab w:val="left" w:pos="8640"/>
        </w:tabs>
        <w:rPr>
          <w:rFonts w:ascii="Times New Roman" w:hAnsi="Times New Roman" w:cs="Times New Roman"/>
        </w:rPr>
      </w:pPr>
    </w:p>
    <w:p w14:paraId="6B62CB24" w14:textId="77777777" w:rsidR="00667E83" w:rsidRDefault="00667E83" w:rsidP="00D93836">
      <w:pPr>
        <w:tabs>
          <w:tab w:val="left" w:pos="360"/>
          <w:tab w:val="left" w:pos="8640"/>
        </w:tabs>
        <w:rPr>
          <w:rFonts w:ascii="Times New Roman" w:hAnsi="Times New Roman" w:cs="Times New Roman"/>
        </w:rPr>
      </w:pPr>
    </w:p>
    <w:p w14:paraId="48181D63" w14:textId="77777777" w:rsidR="00667E83" w:rsidRDefault="00667E83" w:rsidP="00D93836">
      <w:pPr>
        <w:tabs>
          <w:tab w:val="left" w:pos="360"/>
          <w:tab w:val="left" w:pos="8640"/>
        </w:tabs>
        <w:rPr>
          <w:rFonts w:ascii="Times New Roman" w:hAnsi="Times New Roman" w:cs="Times New Roman"/>
        </w:rPr>
      </w:pPr>
    </w:p>
    <w:p w14:paraId="54D5E531" w14:textId="373F4107" w:rsidR="00D93836" w:rsidRPr="00561990" w:rsidRDefault="00D93836" w:rsidP="00D93836">
      <w:pPr>
        <w:tabs>
          <w:tab w:val="left" w:pos="360"/>
          <w:tab w:val="left" w:pos="8640"/>
        </w:tabs>
        <w:rPr>
          <w:rFonts w:ascii="Times New Roman" w:hAnsi="Times New Roman" w:cs="Times New Roman"/>
        </w:rPr>
      </w:pPr>
      <w:r w:rsidRPr="00561990">
        <w:rPr>
          <w:rFonts w:ascii="Times New Roman" w:hAnsi="Times New Roman" w:cs="Times New Roman"/>
        </w:rPr>
        <w:t xml:space="preserve">Figure 3. Parameter estimates across different values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w:t>
      </w:r>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7275D1" w:rsidRPr="00561990">
        <w:rPr>
          <w:rFonts w:ascii="Times New Roman" w:hAnsi="Times New Roman" w:cs="Times New Roman"/>
        </w:rPr>
        <w:t>.</w:t>
      </w:r>
      <w:r w:rsidRPr="00561990">
        <w:rPr>
          <w:rFonts w:ascii="Times New Roman" w:hAnsi="Times New Roman" w:cs="Times New Roman"/>
        </w:rPr>
        <w:t xml:space="preserve"> Parameter estimates, abundance estimates, and abundance accuracy (RMSE) were compared for the spatial model </w:t>
      </w:r>
      <w:r w:rsidR="007275D1">
        <w:rPr>
          <w:rFonts w:ascii="Times New Roman" w:hAnsi="Times New Roman" w:cs="Times New Roman"/>
        </w:rPr>
        <w:t xml:space="preserve">(Model 2 in Table 3) </w:t>
      </w:r>
      <w:r w:rsidRPr="00561990">
        <w:rPr>
          <w:rFonts w:ascii="Times New Roman" w:hAnsi="Times New Roman" w:cs="Times New Roman"/>
        </w:rPr>
        <w:t>and a non-spatial model</w:t>
      </w:r>
      <w:r w:rsidR="007275D1">
        <w:rPr>
          <w:rFonts w:ascii="Times New Roman" w:hAnsi="Times New Roman" w:cs="Times New Roman"/>
        </w:rPr>
        <w:t xml:space="preserve"> (Model 1 in Table 3)</w:t>
      </w:r>
      <w:r w:rsidRPr="00561990">
        <w:rPr>
          <w:rFonts w:ascii="Times New Roman" w:hAnsi="Times New Roman" w:cs="Times New Roman"/>
        </w:rPr>
        <w:t xml:space="preserve">. Variation in the boxplots represents the combined uncertainty from 200 simulations and variation in simulated levels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Pr="00561990">
        <w:rPr>
          <w:rFonts w:ascii="Times New Roman" w:hAnsi="Times New Roman" w:cs="Times New Roman"/>
        </w:rPr>
        <w:t>.</w:t>
      </w:r>
    </w:p>
    <w:p w14:paraId="6767AABF" w14:textId="77777777" w:rsidR="007860BB" w:rsidRPr="00561990" w:rsidRDefault="007860BB" w:rsidP="007860BB">
      <w:pPr>
        <w:tabs>
          <w:tab w:val="left" w:pos="360"/>
          <w:tab w:val="left" w:pos="8640"/>
        </w:tabs>
        <w:rPr>
          <w:rFonts w:ascii="Times New Roman" w:hAnsi="Times New Roman" w:cs="Times New Roman"/>
        </w:rPr>
      </w:pPr>
    </w:p>
    <w:p w14:paraId="0F0E41A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lastRenderedPageBreak/>
        <w:drawing>
          <wp:inline distT="0" distB="0" distL="0" distR="0" wp14:anchorId="1A009791" wp14:editId="23C353DE">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FA269F" w14:textId="77777777" w:rsidR="007860BB" w:rsidRPr="00561990" w:rsidRDefault="007860BB" w:rsidP="007860BB">
      <w:pPr>
        <w:tabs>
          <w:tab w:val="left" w:pos="360"/>
          <w:tab w:val="left" w:pos="8640"/>
        </w:tabs>
        <w:rPr>
          <w:rFonts w:ascii="Times New Roman" w:hAnsi="Times New Roman" w:cs="Times New Roman"/>
          <w:b/>
        </w:rPr>
      </w:pPr>
    </w:p>
    <w:p w14:paraId="07A87204" w14:textId="77777777" w:rsidR="007860BB" w:rsidRPr="00561990" w:rsidRDefault="007860BB" w:rsidP="007860BB">
      <w:pPr>
        <w:tabs>
          <w:tab w:val="left" w:pos="360"/>
          <w:tab w:val="left" w:pos="8640"/>
        </w:tabs>
        <w:rPr>
          <w:rFonts w:ascii="Times New Roman" w:hAnsi="Times New Roman" w:cs="Times New Roman"/>
          <w:b/>
        </w:rPr>
      </w:pPr>
    </w:p>
    <w:p w14:paraId="642AA52B" w14:textId="77777777" w:rsidR="007860BB" w:rsidRPr="00561990" w:rsidRDefault="007860BB" w:rsidP="007860BB">
      <w:pPr>
        <w:tabs>
          <w:tab w:val="left" w:pos="360"/>
          <w:tab w:val="left" w:pos="8640"/>
        </w:tabs>
        <w:rPr>
          <w:rFonts w:ascii="Times New Roman" w:hAnsi="Times New Roman" w:cs="Times New Roman"/>
          <w:b/>
        </w:rPr>
      </w:pPr>
    </w:p>
    <w:p w14:paraId="530F58C8" w14:textId="77777777" w:rsidR="007860BB" w:rsidRPr="00561990" w:rsidRDefault="007860BB" w:rsidP="007860BB">
      <w:pPr>
        <w:tabs>
          <w:tab w:val="left" w:pos="360"/>
          <w:tab w:val="left" w:pos="8640"/>
        </w:tabs>
        <w:rPr>
          <w:rFonts w:ascii="Times New Roman" w:hAnsi="Times New Roman" w:cs="Times New Roman"/>
          <w:b/>
        </w:rPr>
      </w:pPr>
    </w:p>
    <w:p w14:paraId="0ECDDBA8" w14:textId="77777777" w:rsidR="007860BB" w:rsidRPr="00561990" w:rsidRDefault="007860BB" w:rsidP="007860BB">
      <w:pPr>
        <w:tabs>
          <w:tab w:val="left" w:pos="360"/>
          <w:tab w:val="left" w:pos="8640"/>
        </w:tabs>
        <w:rPr>
          <w:rFonts w:ascii="Times New Roman" w:hAnsi="Times New Roman" w:cs="Times New Roman"/>
        </w:rPr>
      </w:pPr>
    </w:p>
    <w:p w14:paraId="26614687" w14:textId="77777777" w:rsidR="00D93836" w:rsidRPr="00561990" w:rsidRDefault="00D93836" w:rsidP="007860BB">
      <w:pPr>
        <w:tabs>
          <w:tab w:val="left" w:pos="360"/>
          <w:tab w:val="left" w:pos="8640"/>
        </w:tabs>
        <w:rPr>
          <w:rFonts w:ascii="Times New Roman" w:hAnsi="Times New Roman" w:cs="Times New Roman"/>
        </w:rPr>
      </w:pPr>
    </w:p>
    <w:p w14:paraId="0A707E32" w14:textId="471EB7B6"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Figure</w:t>
      </w:r>
      <w:r w:rsidR="00F67B2D" w:rsidRPr="00561990">
        <w:rPr>
          <w:rFonts w:ascii="Times New Roman" w:hAnsi="Times New Roman" w:cs="Times New Roman"/>
        </w:rPr>
        <w:t xml:space="preserve"> 4.</w:t>
      </w:r>
      <w:r w:rsidRPr="00561990">
        <w:rPr>
          <w:rFonts w:ascii="Times New Roman" w:hAnsi="Times New Roman" w:cs="Times New Roman"/>
        </w:rPr>
        <w:t xml:space="preserve"> </w:t>
      </w:r>
      <w:r w:rsidR="00F67B2D" w:rsidRPr="00561990">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xml:space="preserve">, and </w:t>
      </w:r>
      <w:commentRangeStart w:id="14"/>
      <w:r w:rsidR="00D96DD7">
        <w:rPr>
          <w:rFonts w:ascii="Times New Roman" w:hAnsi="Times New Roman" w:cs="Times New Roman"/>
        </w:rPr>
        <w:t xml:space="preserve">mean abundance </w:t>
      </w:r>
      <w:commentRangeEnd w:id="14"/>
      <w:r w:rsidR="00D96DD7">
        <w:rPr>
          <w:rStyle w:val="CommentReference"/>
        </w:rPr>
        <w:commentReference w:id="14"/>
      </w:r>
      <w:r w:rsidR="00D96DD7">
        <w:rPr>
          <w:rFonts w:ascii="Times New Roman" w:hAnsi="Times New Roman" w:cs="Times New Roman"/>
        </w:rPr>
        <w:t>= 10.</w:t>
      </w:r>
    </w:p>
    <w:p w14:paraId="18A6068E" w14:textId="77777777" w:rsidR="007860BB" w:rsidRPr="00561990" w:rsidRDefault="007860BB" w:rsidP="007860BB">
      <w:pPr>
        <w:tabs>
          <w:tab w:val="left" w:pos="360"/>
          <w:tab w:val="left" w:pos="8640"/>
        </w:tabs>
        <w:rPr>
          <w:rFonts w:ascii="Times New Roman" w:hAnsi="Times New Roman" w:cs="Times New Roman"/>
        </w:rPr>
      </w:pPr>
    </w:p>
    <w:p w14:paraId="34562684" w14:textId="77777777" w:rsidR="007860BB" w:rsidRPr="00561990" w:rsidRDefault="007860BB" w:rsidP="007860BB">
      <w:pPr>
        <w:tabs>
          <w:tab w:val="left" w:pos="360"/>
          <w:tab w:val="left" w:pos="8640"/>
        </w:tabs>
        <w:rPr>
          <w:rFonts w:ascii="Times New Roman" w:hAnsi="Times New Roman" w:cs="Times New Roman"/>
        </w:rPr>
      </w:pPr>
    </w:p>
    <w:p w14:paraId="681060E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Pr="00561990" w:rsidRDefault="007860BB" w:rsidP="007860BB">
      <w:pPr>
        <w:tabs>
          <w:tab w:val="left" w:pos="360"/>
          <w:tab w:val="left" w:pos="8640"/>
        </w:tabs>
        <w:rPr>
          <w:rFonts w:ascii="Times New Roman" w:hAnsi="Times New Roman" w:cs="Times New Roman"/>
        </w:rPr>
      </w:pPr>
    </w:p>
    <w:p w14:paraId="04BC0AA3" w14:textId="77777777" w:rsidR="00F67B2D" w:rsidRPr="00561990" w:rsidRDefault="00F67B2D" w:rsidP="007860BB">
      <w:pPr>
        <w:tabs>
          <w:tab w:val="left" w:pos="360"/>
          <w:tab w:val="left" w:pos="8640"/>
        </w:tabs>
        <w:rPr>
          <w:rFonts w:ascii="Times New Roman" w:hAnsi="Times New Roman" w:cs="Times New Roman"/>
        </w:rPr>
      </w:pPr>
    </w:p>
    <w:p w14:paraId="7D105EF5" w14:textId="77777777" w:rsidR="00F67B2D" w:rsidRPr="00561990" w:rsidRDefault="00F67B2D">
      <w:pPr>
        <w:rPr>
          <w:rFonts w:ascii="Times New Roman" w:hAnsi="Times New Roman" w:cs="Times New Roman"/>
        </w:rPr>
      </w:pPr>
      <w:r w:rsidRPr="00561990">
        <w:rPr>
          <w:rFonts w:ascii="Times New Roman" w:hAnsi="Times New Roman" w:cs="Times New Roman"/>
        </w:rPr>
        <w:br w:type="page"/>
      </w:r>
    </w:p>
    <w:p w14:paraId="11B897C1" w14:textId="77777777" w:rsidR="00D96DD7" w:rsidRPr="007743AA" w:rsidRDefault="00E82E46" w:rsidP="00D96DD7">
      <w:pPr>
        <w:tabs>
          <w:tab w:val="left" w:pos="360"/>
          <w:tab w:val="left" w:pos="8640"/>
        </w:tabs>
        <w:rPr>
          <w:rFonts w:ascii="Times New Roman" w:hAnsi="Times New Roman" w:cs="Times New Roman"/>
        </w:rPr>
      </w:pPr>
      <w:r w:rsidRPr="00561990">
        <w:rPr>
          <w:rFonts w:ascii="Times New Roman" w:hAnsi="Times New Roman" w:cs="Times New Roman"/>
        </w:rPr>
        <w:lastRenderedPageBreak/>
        <w:t>Figure 5</w:t>
      </w:r>
      <w:r w:rsidR="00F67B2D" w:rsidRPr="00561990">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xml:space="preserve">, and </w:t>
      </w:r>
      <w:commentRangeStart w:id="15"/>
      <w:r w:rsidR="00D96DD7">
        <w:rPr>
          <w:rFonts w:ascii="Times New Roman" w:hAnsi="Times New Roman" w:cs="Times New Roman"/>
        </w:rPr>
        <w:t xml:space="preserve">mean abundance </w:t>
      </w:r>
      <w:commentRangeEnd w:id="15"/>
      <w:r w:rsidR="00D96DD7">
        <w:rPr>
          <w:rStyle w:val="CommentReference"/>
        </w:rPr>
        <w:commentReference w:id="15"/>
      </w:r>
      <w:r w:rsidR="00D96DD7">
        <w:rPr>
          <w:rFonts w:ascii="Times New Roman" w:hAnsi="Times New Roman" w:cs="Times New Roman"/>
        </w:rPr>
        <w:t>= 10.</w:t>
      </w:r>
    </w:p>
    <w:p w14:paraId="4DD4AA37" w14:textId="07BDA6E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t xml:space="preserve"> </w:t>
      </w:r>
    </w:p>
    <w:p w14:paraId="7292D5F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Pr="00561990" w:rsidRDefault="007860BB" w:rsidP="007860BB">
      <w:pPr>
        <w:tabs>
          <w:tab w:val="left" w:pos="360"/>
          <w:tab w:val="left" w:pos="8640"/>
        </w:tabs>
        <w:rPr>
          <w:rFonts w:ascii="Times New Roman" w:hAnsi="Times New Roman" w:cs="Times New Roman"/>
        </w:rPr>
      </w:pPr>
    </w:p>
    <w:p w14:paraId="5B988468" w14:textId="77777777" w:rsidR="007860BB" w:rsidRPr="00561990" w:rsidRDefault="007860BB" w:rsidP="007860BB">
      <w:pPr>
        <w:tabs>
          <w:tab w:val="left" w:pos="360"/>
          <w:tab w:val="left" w:pos="8640"/>
        </w:tabs>
        <w:rPr>
          <w:rFonts w:ascii="Times New Roman" w:hAnsi="Times New Roman" w:cs="Times New Roman"/>
          <w:b/>
        </w:rPr>
      </w:pPr>
    </w:p>
    <w:p w14:paraId="051C723C" w14:textId="77777777" w:rsidR="007860BB" w:rsidRPr="00561990" w:rsidRDefault="007860BB" w:rsidP="007860BB">
      <w:pPr>
        <w:tabs>
          <w:tab w:val="left" w:pos="360"/>
          <w:tab w:val="left" w:pos="8640"/>
        </w:tabs>
        <w:rPr>
          <w:rFonts w:ascii="Times New Roman" w:hAnsi="Times New Roman" w:cs="Times New Roman"/>
        </w:rPr>
      </w:pPr>
    </w:p>
    <w:p w14:paraId="2F572337" w14:textId="03356531" w:rsidR="007860BB" w:rsidRDefault="007860BB" w:rsidP="007860BB">
      <w:pPr>
        <w:tabs>
          <w:tab w:val="left" w:pos="360"/>
          <w:tab w:val="left" w:pos="8640"/>
        </w:tabs>
        <w:rPr>
          <w:rFonts w:ascii="Times New Roman" w:hAnsi="Times New Roman" w:cs="Times New Roman"/>
        </w:rPr>
      </w:pPr>
      <w:commentRangeStart w:id="16"/>
      <w:proofErr w:type="gramStart"/>
      <w:r w:rsidRPr="00561990">
        <w:rPr>
          <w:rFonts w:ascii="Times New Roman" w:hAnsi="Times New Roman" w:cs="Times New Roman"/>
        </w:rPr>
        <w:t xml:space="preserve">Figure </w:t>
      </w:r>
      <w:r w:rsidR="00E82E46" w:rsidRPr="00561990">
        <w:rPr>
          <w:rFonts w:ascii="Times New Roman" w:hAnsi="Times New Roman" w:cs="Times New Roman"/>
        </w:rPr>
        <w:t>6</w:t>
      </w:r>
      <w:r w:rsidRPr="00561990">
        <w:rPr>
          <w:rFonts w:ascii="Times New Roman" w:hAnsi="Times New Roman" w:cs="Times New Roman"/>
        </w:rPr>
        <w:t xml:space="preserve"> (low res).</w:t>
      </w:r>
      <w:proofErr w:type="gramEnd"/>
      <w:r w:rsidRPr="00561990">
        <w:rPr>
          <w:rFonts w:ascii="Times New Roman" w:hAnsi="Times New Roman" w:cs="Times New Roman"/>
        </w:rPr>
        <w:t xml:space="preserve"> </w:t>
      </w:r>
      <w:commentRangeEnd w:id="16"/>
      <w:r w:rsidR="00824D26" w:rsidRPr="00561990">
        <w:rPr>
          <w:rStyle w:val="CommentReference"/>
          <w:rFonts w:ascii="Times New Roman" w:hAnsi="Times New Roman" w:cs="Times New Roman"/>
        </w:rPr>
        <w:commentReference w:id="16"/>
      </w:r>
      <w:proofErr w:type="gramStart"/>
      <w:r w:rsidRPr="00561990">
        <w:rPr>
          <w:rFonts w:ascii="Times New Roman" w:hAnsi="Times New Roman" w:cs="Times New Roman"/>
        </w:rPr>
        <w:t>Example of a spatiotemporal simulation of the abundance along a stream network over time.</w:t>
      </w:r>
      <w:proofErr w:type="gramEnd"/>
      <w:r w:rsidRPr="00561990">
        <w:rPr>
          <w:rFonts w:ascii="Times New Roman" w:hAnsi="Times New Roman" w:cs="Times New Roman"/>
        </w:rPr>
        <w:t xml:space="preserve"> The top row shows the true (simulated) abundances and the middle row </w:t>
      </w:r>
      <w:r w:rsidRPr="00561990">
        <w:rPr>
          <w:rFonts w:ascii="Times New Roman" w:hAnsi="Times New Roman" w:cs="Times New Roman"/>
        </w:rPr>
        <w:lastRenderedPageBreak/>
        <w:t>depicts the mean expected abundance based on the matching spatiotemporal model</w:t>
      </w:r>
      <w:r w:rsidR="00401693">
        <w:rPr>
          <w:rFonts w:ascii="Times New Roman" w:hAnsi="Times New Roman" w:cs="Times New Roman"/>
        </w:rPr>
        <w:t xml:space="preserve"> (Eq. 1)</w:t>
      </w:r>
      <w:r w:rsidRPr="00561990">
        <w:rPr>
          <w:rFonts w:ascii="Times New Roman" w:hAnsi="Times New Roman" w:cs="Times New Roman"/>
        </w:rPr>
        <w:t xml:space="preserve">. The bottom row shows the mean expected </w:t>
      </w:r>
      <w:commentRangeStart w:id="17"/>
      <w:r w:rsidRPr="00561990">
        <w:rPr>
          <w:rFonts w:ascii="Times New Roman" w:hAnsi="Times New Roman" w:cs="Times New Roman"/>
        </w:rPr>
        <w:t xml:space="preserve">abundance </w:t>
      </w:r>
      <w:commentRangeEnd w:id="17"/>
      <w:r w:rsidR="005D1925">
        <w:rPr>
          <w:rStyle w:val="CommentReference"/>
        </w:rPr>
        <w:commentReference w:id="17"/>
      </w:r>
      <w:r w:rsidRPr="00561990">
        <w:rPr>
          <w:rFonts w:ascii="Times New Roman" w:hAnsi="Times New Roman" w:cs="Times New Roman"/>
        </w:rPr>
        <w:t>for a model with temporal autocorrelation but no spatial</w:t>
      </w:r>
      <w:r w:rsidR="007275D1">
        <w:rPr>
          <w:rFonts w:ascii="Times New Roman" w:hAnsi="Times New Roman" w:cs="Times New Roman"/>
        </w:rPr>
        <w:t xml:space="preserve"> </w:t>
      </w:r>
      <w:r w:rsidR="005D1925">
        <w:rPr>
          <w:rFonts w:ascii="Times New Roman" w:hAnsi="Times New Roman" w:cs="Times New Roman"/>
        </w:rPr>
        <w:t>or</w:t>
      </w:r>
      <w:r w:rsidR="007275D1">
        <w:rPr>
          <w:rFonts w:ascii="Times New Roman" w:hAnsi="Times New Roman" w:cs="Times New Roman"/>
        </w:rPr>
        <w:t xml:space="preserve"> spatiotemporal contributions (Model 3 in Table 3)</w:t>
      </w:r>
      <w:r w:rsidRPr="00561990">
        <w:rPr>
          <w:rFonts w:ascii="Times New Roman" w:hAnsi="Times New Roman" w:cs="Times New Roman"/>
        </w:rPr>
        <w:t xml:space="preserve">. The simulation used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commentRangeStart w:id="18"/>
      <w:r w:rsidRPr="00561990">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sSubSup>
      </m:oMath>
      <w:r w:rsidRPr="00561990">
        <w:rPr>
          <w:rFonts w:ascii="Times New Roman" w:hAnsi="Times New Roman" w:cs="Times New Roman"/>
        </w:rPr>
        <w:t>, theta_st, sigma_st, AR1, sampled at N_sites = 50 in N_years</w:t>
      </w:r>
      <w:commentRangeEnd w:id="18"/>
      <w:r w:rsidRPr="00561990">
        <w:rPr>
          <w:rStyle w:val="CommentReference"/>
          <w:rFonts w:ascii="Times New Roman" w:hAnsi="Times New Roman" w:cs="Times New Roman"/>
        </w:rPr>
        <w:commentReference w:id="18"/>
      </w:r>
      <w:r w:rsidRPr="00561990">
        <w:rPr>
          <w:rFonts w:ascii="Times New Roman" w:hAnsi="Times New Roman" w:cs="Times New Roman"/>
        </w:rPr>
        <w:t xml:space="preserve"> = 8.</w:t>
      </w:r>
    </w:p>
    <w:p w14:paraId="5A372516" w14:textId="77777777" w:rsidR="00D96DD7" w:rsidRDefault="00D96DD7" w:rsidP="007860BB">
      <w:pPr>
        <w:tabs>
          <w:tab w:val="left" w:pos="360"/>
          <w:tab w:val="left" w:pos="8640"/>
        </w:tabs>
        <w:rPr>
          <w:rFonts w:ascii="Times New Roman" w:hAnsi="Times New Roman" w:cs="Times New Roman"/>
        </w:rPr>
      </w:pPr>
    </w:p>
    <w:p w14:paraId="232E4A2C" w14:textId="77777777" w:rsidR="00D96DD7" w:rsidRPr="007743AA" w:rsidRDefault="00D96DD7" w:rsidP="00D96DD7">
      <w:pPr>
        <w:tabs>
          <w:tab w:val="left" w:pos="360"/>
          <w:tab w:val="left" w:pos="8640"/>
        </w:tabs>
        <w:rPr>
          <w:rFonts w:ascii="Times New Roman" w:hAnsi="Times New Roman" w:cs="Times New Roman"/>
        </w:rPr>
      </w:pPr>
      <w:r>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xml:space="preserve">, and </w:t>
      </w:r>
      <w:commentRangeStart w:id="19"/>
      <w:r>
        <w:rPr>
          <w:rFonts w:ascii="Times New Roman" w:hAnsi="Times New Roman" w:cs="Times New Roman"/>
        </w:rPr>
        <w:t xml:space="preserve">mean abundance </w:t>
      </w:r>
      <w:commentRangeEnd w:id="19"/>
      <w:r>
        <w:rPr>
          <w:rStyle w:val="CommentReference"/>
        </w:rPr>
        <w:commentReference w:id="19"/>
      </w:r>
      <w:r>
        <w:rPr>
          <w:rFonts w:ascii="Times New Roman" w:hAnsi="Times New Roman" w:cs="Times New Roman"/>
        </w:rPr>
        <w:t>= 10.</w:t>
      </w:r>
    </w:p>
    <w:p w14:paraId="7F52B673" w14:textId="77777777" w:rsidR="00D96DD7" w:rsidRDefault="00D96DD7" w:rsidP="007860BB">
      <w:pPr>
        <w:tabs>
          <w:tab w:val="left" w:pos="360"/>
          <w:tab w:val="left" w:pos="8640"/>
        </w:tabs>
        <w:rPr>
          <w:rFonts w:ascii="Times New Roman" w:hAnsi="Times New Roman" w:cs="Times New Roman"/>
        </w:rPr>
      </w:pPr>
    </w:p>
    <w:p w14:paraId="1096AC0A" w14:textId="77777777" w:rsidR="00D96DD7" w:rsidRPr="00561990" w:rsidRDefault="00D96DD7" w:rsidP="007860BB">
      <w:pPr>
        <w:tabs>
          <w:tab w:val="left" w:pos="360"/>
          <w:tab w:val="left" w:pos="8640"/>
        </w:tabs>
        <w:rPr>
          <w:rFonts w:ascii="Times New Roman" w:hAnsi="Times New Roman" w:cs="Times New Roman"/>
        </w:rPr>
      </w:pPr>
    </w:p>
    <w:p w14:paraId="3CEED065"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7380B1BA" wp14:editId="2B2F3338">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BD7D3F" w14:textId="77777777" w:rsidR="007860BB" w:rsidRPr="00561990" w:rsidRDefault="007860BB" w:rsidP="007860BB">
      <w:pPr>
        <w:tabs>
          <w:tab w:val="left" w:pos="360"/>
          <w:tab w:val="left" w:pos="8640"/>
        </w:tabs>
        <w:rPr>
          <w:rFonts w:ascii="Times New Roman" w:hAnsi="Times New Roman" w:cs="Times New Roman"/>
        </w:rPr>
      </w:pPr>
    </w:p>
    <w:p w14:paraId="2CC3E9F6" w14:textId="77777777" w:rsidR="007860BB" w:rsidRPr="00561990" w:rsidRDefault="007860BB" w:rsidP="007860BB">
      <w:pPr>
        <w:tabs>
          <w:tab w:val="left" w:pos="360"/>
          <w:tab w:val="left" w:pos="8640"/>
        </w:tabs>
        <w:rPr>
          <w:rFonts w:ascii="Times New Roman" w:hAnsi="Times New Roman" w:cs="Times New Roman"/>
          <w:b/>
        </w:rPr>
      </w:pPr>
    </w:p>
    <w:p w14:paraId="72F350F7" w14:textId="77777777" w:rsidR="007860BB" w:rsidRPr="00561990" w:rsidRDefault="007860BB" w:rsidP="007860BB">
      <w:pPr>
        <w:tabs>
          <w:tab w:val="left" w:pos="360"/>
          <w:tab w:val="left" w:pos="8640"/>
        </w:tabs>
        <w:rPr>
          <w:rFonts w:ascii="Times New Roman" w:hAnsi="Times New Roman" w:cs="Times New Roman"/>
          <w:b/>
        </w:rPr>
      </w:pPr>
    </w:p>
    <w:p w14:paraId="204B7C0F" w14:textId="4E70F790" w:rsidR="00E82E46" w:rsidRPr="00561990" w:rsidRDefault="00E82E46" w:rsidP="00E82E46">
      <w:pPr>
        <w:tabs>
          <w:tab w:val="left" w:pos="360"/>
          <w:tab w:val="left" w:pos="8640"/>
        </w:tabs>
        <w:rPr>
          <w:rFonts w:ascii="Times New Roman" w:hAnsi="Times New Roman" w:cs="Times New Roman"/>
        </w:rPr>
      </w:pPr>
      <w:commentRangeStart w:id="20"/>
      <w:r w:rsidRPr="00561990">
        <w:rPr>
          <w:rFonts w:ascii="Times New Roman" w:hAnsi="Times New Roman" w:cs="Times New Roman"/>
        </w:rPr>
        <w:t>Figure 7</w:t>
      </w:r>
      <w:commentRangeEnd w:id="20"/>
      <w:r w:rsidR="00824D26" w:rsidRPr="00561990">
        <w:rPr>
          <w:rStyle w:val="CommentReference"/>
          <w:rFonts w:ascii="Times New Roman" w:hAnsi="Times New Roman" w:cs="Times New Roman"/>
        </w:rPr>
        <w:commentReference w:id="20"/>
      </w:r>
      <w:r w:rsidRPr="00561990">
        <w:rPr>
          <w:rFonts w:ascii="Times New Roman" w:hAnsi="Times New Roman" w:cs="Times New Roman"/>
        </w:rPr>
        <w:t xml:space="preserve">. </w:t>
      </w:r>
      <w:commentRangeStart w:id="21"/>
      <w:proofErr w:type="gramStart"/>
      <w:r w:rsidRPr="00561990">
        <w:rPr>
          <w:rFonts w:ascii="Times New Roman" w:hAnsi="Times New Roman" w:cs="Times New Roman"/>
        </w:rPr>
        <w:t xml:space="preserve">Decay </w:t>
      </w:r>
      <w:commentRangeEnd w:id="21"/>
      <w:r w:rsidR="005D1925">
        <w:rPr>
          <w:rStyle w:val="CommentReference"/>
        </w:rPr>
        <w:commentReference w:id="21"/>
      </w:r>
      <w:r w:rsidRPr="00561990">
        <w:rPr>
          <w:rFonts w:ascii="Times New Roman" w:hAnsi="Times New Roman" w:cs="Times New Roman"/>
        </w:rPr>
        <w:t>curves with distance for adult and YOY Brook Trout in the West Susquehanna watershed for the model including temporal and spatiotemporal components.</w:t>
      </w:r>
      <w:proofErr w:type="gramEnd"/>
      <w:r w:rsidRPr="0056199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d>
          <m:dPr>
            <m:ctrlPr>
              <w:rPr>
                <w:rFonts w:ascii="Cambria Math" w:hAnsi="Cambria Math" w:cs="Times New Roman"/>
                <w:i/>
              </w:rPr>
            </m:ctrlPr>
          </m:dPr>
          <m:e>
            <m:r>
              <w:rPr>
                <w:rFonts w:ascii="Cambria Math" w:hAnsi="Cambria Math" w:cs="Times New Roman"/>
              </w:rPr>
              <m:t>s</m:t>
            </m:r>
          </m:e>
        </m:d>
      </m:oMath>
      <w:r w:rsidR="007275D1">
        <w:rPr>
          <w:rFonts w:ascii="Times New Roman" w:hAnsi="Times New Roman" w:cs="Times New Roman"/>
        </w:rPr>
        <w:t xml:space="preserve"> </w:t>
      </w:r>
      <w:proofErr w:type="gramStart"/>
      <w:r w:rsidRPr="00561990">
        <w:rPr>
          <w:rFonts w:ascii="Times New Roman" w:hAnsi="Times New Roman" w:cs="Times New Roman"/>
        </w:rPr>
        <w:t>is</w:t>
      </w:r>
      <w:proofErr w:type="gramEnd"/>
      <w:r w:rsidRPr="00561990">
        <w:rPr>
          <w:rFonts w:ascii="Times New Roman" w:hAnsi="Times New Roman" w:cs="Times New Roman"/>
        </w:rPr>
        <w:t xml:space="preserve"> the expected correlation between parent and child nodes for a given distance</w:t>
      </w:r>
      <w:r w:rsidR="007275D1">
        <w:rPr>
          <w:rFonts w:ascii="Times New Roman" w:hAnsi="Times New Roman" w:cs="Times New Roman"/>
        </w:rPr>
        <w:t xml:space="preserve"> (Eq. 11)</w:t>
      </w:r>
      <w:r w:rsidRPr="00561990">
        <w:rPr>
          <w:rFonts w:ascii="Times New Roman" w:hAnsi="Times New Roman" w:cs="Times New Roman"/>
        </w:rPr>
        <w:t>.</w:t>
      </w:r>
    </w:p>
    <w:p w14:paraId="34A2ACD5" w14:textId="77777777" w:rsidR="00E82E46" w:rsidRPr="00561990" w:rsidRDefault="00E82E46" w:rsidP="00E82E46">
      <w:pPr>
        <w:tabs>
          <w:tab w:val="left" w:pos="360"/>
          <w:tab w:val="left" w:pos="8640"/>
        </w:tabs>
        <w:rPr>
          <w:rFonts w:ascii="Times New Roman" w:hAnsi="Times New Roman" w:cs="Times New Roman"/>
        </w:rPr>
      </w:pPr>
    </w:p>
    <w:p w14:paraId="0AE3182E" w14:textId="77777777" w:rsidR="00E82E46" w:rsidRPr="00561990" w:rsidRDefault="00E82E46" w:rsidP="00E82E46">
      <w:pPr>
        <w:tabs>
          <w:tab w:val="left" w:pos="360"/>
          <w:tab w:val="left" w:pos="8640"/>
        </w:tabs>
        <w:rPr>
          <w:rFonts w:ascii="Times New Roman" w:hAnsi="Times New Roman" w:cs="Times New Roman"/>
        </w:rPr>
      </w:pPr>
      <w:r w:rsidRPr="00561990">
        <w:rPr>
          <w:rFonts w:ascii="Times New Roman" w:hAnsi="Times New Roman" w:cs="Times New Roman"/>
          <w:noProof/>
        </w:rPr>
        <w:lastRenderedPageBreak/>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Pr="00561990" w:rsidRDefault="00E82E46" w:rsidP="00E82E46">
      <w:pPr>
        <w:tabs>
          <w:tab w:val="left" w:pos="360"/>
          <w:tab w:val="left" w:pos="8640"/>
        </w:tabs>
        <w:rPr>
          <w:rFonts w:ascii="Times New Roman" w:hAnsi="Times New Roman" w:cs="Times New Roman"/>
        </w:rPr>
      </w:pPr>
    </w:p>
    <w:p w14:paraId="76C8131B" w14:textId="77777777" w:rsidR="00E82E46" w:rsidRPr="00561990" w:rsidRDefault="00E82E46" w:rsidP="00E82E46">
      <w:pPr>
        <w:tabs>
          <w:tab w:val="left" w:pos="360"/>
          <w:tab w:val="left" w:pos="8640"/>
        </w:tabs>
        <w:rPr>
          <w:rFonts w:ascii="Times New Roman" w:hAnsi="Times New Roman" w:cs="Times New Roman"/>
        </w:rPr>
      </w:pPr>
    </w:p>
    <w:p w14:paraId="669FCAF5" w14:textId="59DEB1A5" w:rsidR="007860BB" w:rsidRPr="00561990" w:rsidRDefault="007860BB" w:rsidP="007860BB">
      <w:pPr>
        <w:rPr>
          <w:rFonts w:ascii="Times New Roman" w:hAnsi="Times New Roman" w:cs="Times New Roman"/>
        </w:rPr>
      </w:pPr>
    </w:p>
    <w:p w14:paraId="634ACBE5" w14:textId="77777777" w:rsidR="0035358B" w:rsidRDefault="0035358B" w:rsidP="007860BB">
      <w:pPr>
        <w:rPr>
          <w:rFonts w:ascii="Times New Roman" w:hAnsi="Times New Roman" w:cs="Times New Roman"/>
        </w:rPr>
      </w:pPr>
    </w:p>
    <w:p w14:paraId="477CEF20" w14:textId="77777777" w:rsidR="0035358B" w:rsidRDefault="0035358B" w:rsidP="007860BB">
      <w:pPr>
        <w:rPr>
          <w:rFonts w:ascii="Times New Roman" w:hAnsi="Times New Roman" w:cs="Times New Roman"/>
        </w:rPr>
      </w:pPr>
    </w:p>
    <w:p w14:paraId="1EEE7DC9" w14:textId="77777777" w:rsidR="0035358B" w:rsidRDefault="0035358B" w:rsidP="007860BB">
      <w:pPr>
        <w:rPr>
          <w:rFonts w:ascii="Times New Roman" w:hAnsi="Times New Roman" w:cs="Times New Roman"/>
        </w:rPr>
      </w:pPr>
    </w:p>
    <w:p w14:paraId="3E5C55B8" w14:textId="77777777" w:rsidR="0035358B" w:rsidRDefault="0035358B" w:rsidP="007860BB">
      <w:pPr>
        <w:rPr>
          <w:rFonts w:ascii="Times New Roman" w:hAnsi="Times New Roman" w:cs="Times New Roman"/>
        </w:rPr>
      </w:pPr>
    </w:p>
    <w:p w14:paraId="77515B8B" w14:textId="77777777" w:rsidR="0035358B" w:rsidRDefault="0035358B" w:rsidP="007860BB">
      <w:pPr>
        <w:rPr>
          <w:rFonts w:ascii="Times New Roman" w:hAnsi="Times New Roman" w:cs="Times New Roman"/>
        </w:rPr>
      </w:pPr>
    </w:p>
    <w:p w14:paraId="16985B1E" w14:textId="6F2DC667" w:rsidR="00774583" w:rsidRPr="00561990" w:rsidRDefault="00455347" w:rsidP="007860BB">
      <w:pPr>
        <w:rPr>
          <w:rFonts w:ascii="Times New Roman" w:hAnsi="Times New Roman" w:cs="Times New Roman"/>
        </w:rPr>
      </w:pPr>
      <w:r w:rsidRPr="00561990">
        <w:rPr>
          <w:rFonts w:ascii="Times New Roman" w:hAnsi="Times New Roman" w:cs="Times New Roman"/>
        </w:rPr>
        <w:t xml:space="preserve">Below. </w:t>
      </w:r>
      <w:proofErr w:type="gramStart"/>
      <w:r w:rsidR="00774583" w:rsidRPr="00561990">
        <w:rPr>
          <w:rFonts w:ascii="Times New Roman" w:hAnsi="Times New Roman" w:cs="Times New Roman"/>
        </w:rPr>
        <w:t>Optional for paper or appendix but not including currently in either</w:t>
      </w:r>
      <w:r w:rsidRPr="00561990">
        <w:rPr>
          <w:rFonts w:ascii="Times New Roman" w:hAnsi="Times New Roman" w:cs="Times New Roman"/>
        </w:rPr>
        <w:t>.</w:t>
      </w:r>
      <w:proofErr w:type="gramEnd"/>
      <w:r w:rsidRPr="00561990">
        <w:rPr>
          <w:rFonts w:ascii="Times New Roman" w:hAnsi="Times New Roman" w:cs="Times New Roman"/>
        </w:rPr>
        <w:t xml:space="preserve"> Shows lack of stock-recruit relationship but modest effect of YOY to adult recruitment. These are both known for brook trout but I’m not sure how much they’re referenced directly. It’s not the focus of this paper and I think our model works modestly at best for YOY.</w:t>
      </w:r>
    </w:p>
    <w:p w14:paraId="6DEC3C47" w14:textId="77777777" w:rsidR="00774583" w:rsidRPr="00561990" w:rsidRDefault="00774583" w:rsidP="007860BB">
      <w:pPr>
        <w:rPr>
          <w:rFonts w:ascii="Times New Roman" w:hAnsi="Times New Roman" w:cs="Times New Roman"/>
        </w:rPr>
      </w:pPr>
    </w:p>
    <w:p w14:paraId="6C83A0D5" w14:textId="10BDF46E" w:rsidR="00774583" w:rsidRPr="00561990" w:rsidRDefault="00774583" w:rsidP="007860BB">
      <w:pPr>
        <w:rPr>
          <w:rFonts w:ascii="Times New Roman" w:hAnsi="Times New Roman" w:cs="Times New Roman"/>
        </w:rPr>
      </w:pPr>
      <w:r w:rsidRPr="00561990">
        <w:rPr>
          <w:rFonts w:ascii="Times New Roman" w:hAnsi="Times New Roman" w:cs="Times New Roman"/>
          <w:noProof/>
        </w:rPr>
        <w:lastRenderedPageBreak/>
        <w:drawing>
          <wp:inline distT="0" distB="0" distL="0" distR="0" wp14:anchorId="6256ECE9" wp14:editId="3BCB9564">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abundance%20over%20time-1.png"/>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p>
    <w:sectPr w:rsidR="00774583" w:rsidRPr="00561990"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on anon" w:date="2017-01-10T14:03:00Z" w:initials="anon">
    <w:p w14:paraId="58547906" w14:textId="56469F38" w:rsidR="00E93040" w:rsidRDefault="00E93040" w:rsidP="00E66D0F">
      <w:pPr>
        <w:pStyle w:val="CommentText"/>
      </w:pPr>
      <w:r>
        <w:rPr>
          <w:rStyle w:val="CommentReference"/>
        </w:rPr>
        <w:annotationRef/>
      </w:r>
      <w:r>
        <w:t>It’s not actually a probability in this form</w:t>
      </w:r>
    </w:p>
  </w:comment>
  <w:comment w:id="5" w:author="Letcher, Benjamin" w:date="2017-01-25T11:04:00Z" w:initials="BHL">
    <w:p w14:paraId="4888E9A0" w14:textId="2A1295B9" w:rsidR="00E93040" w:rsidRDefault="00E93040">
      <w:pPr>
        <w:pStyle w:val="CommentText"/>
      </w:pPr>
      <w:r>
        <w:rPr>
          <w:rStyle w:val="CommentReference"/>
        </w:rPr>
        <w:annotationRef/>
      </w:r>
      <w:r>
        <w:t>It’s 5 in the table above</w:t>
      </w:r>
    </w:p>
  </w:comment>
  <w:comment w:id="6" w:author="anon anon" w:date="2017-01-10T14:29:00Z" w:initials="anon">
    <w:p w14:paraId="7FB2A3D4" w14:textId="276B8BF8" w:rsidR="00E93040" w:rsidRDefault="00E93040">
      <w:pPr>
        <w:pStyle w:val="CommentText"/>
      </w:pPr>
      <w:r>
        <w:rPr>
          <w:rStyle w:val="CommentReference"/>
        </w:rPr>
        <w:annotationRef/>
      </w:r>
      <w:r>
        <w:rPr>
          <w:sz w:val="22"/>
          <w:szCs w:val="22"/>
        </w:rPr>
        <w:t>The only thing that differs in SD vs. variance in terminology.</w:t>
      </w:r>
    </w:p>
  </w:comment>
  <w:comment w:id="8" w:author="Daniel Hocking" w:date="2016-08-05T15:26:00Z" w:initials="DJH">
    <w:p w14:paraId="27CA5609" w14:textId="521068E6" w:rsidR="00E93040" w:rsidRDefault="00E93040">
      <w:pPr>
        <w:pStyle w:val="CommentText"/>
      </w:pPr>
      <w:r>
        <w:rPr>
          <w:rStyle w:val="CommentReference"/>
        </w:rPr>
        <w:annotationRef/>
      </w:r>
      <w:r>
        <w:t>Not 100% sure if this is necessary</w:t>
      </w:r>
    </w:p>
  </w:comment>
  <w:comment w:id="9" w:author="Letcher, Benjamin" w:date="2017-01-25T11:44:00Z" w:initials="BHL">
    <w:p w14:paraId="51181B6D" w14:textId="7A9C2D50" w:rsidR="00E93040" w:rsidRDefault="00E93040">
      <w:pPr>
        <w:pStyle w:val="CommentText"/>
      </w:pPr>
      <w:r>
        <w:rPr>
          <w:rStyle w:val="CommentReference"/>
        </w:rPr>
        <w:annotationRef/>
      </w:r>
      <w:r>
        <w:t>Make sound less like results section</w:t>
      </w:r>
    </w:p>
  </w:comment>
  <w:comment w:id="13" w:author="Daniel Hocking" w:date="2017-01-11T19:14:00Z" w:initials="DJH">
    <w:p w14:paraId="635154CD" w14:textId="6B34FE65" w:rsidR="00E93040" w:rsidRDefault="00E93040" w:rsidP="007860BB">
      <w:pPr>
        <w:pStyle w:val="CommentText"/>
      </w:pPr>
      <w:r>
        <w:rPr>
          <w:rStyle w:val="CommentReference"/>
        </w:rPr>
        <w:annotationRef/>
      </w:r>
      <w:r>
        <w:t>Remake figure using updated notation and check why bars so narrow.</w:t>
      </w:r>
    </w:p>
  </w:comment>
  <w:comment w:id="14" w:author="Daniel Hocking" w:date="2017-01-11T19:14:00Z" w:initials="DJH">
    <w:p w14:paraId="67B29050" w14:textId="78D890CF" w:rsidR="00E93040" w:rsidRDefault="00E93040" w:rsidP="00D96DD7">
      <w:pPr>
        <w:pStyle w:val="CommentText"/>
      </w:pPr>
      <w:r>
        <w:rPr>
          <w:rStyle w:val="CommentReference"/>
        </w:rPr>
        <w:annotationRef/>
      </w:r>
      <w:proofErr w:type="gramStart"/>
      <w:r>
        <w:t>intercept</w:t>
      </w:r>
      <w:proofErr w:type="gramEnd"/>
      <w:r>
        <w:t xml:space="preserve"> = log(10) – pull from updated text</w:t>
      </w:r>
    </w:p>
  </w:comment>
  <w:comment w:id="15" w:author="Daniel Hocking" w:date="2017-01-10T15:02:00Z" w:initials="DJH">
    <w:p w14:paraId="71A2848D" w14:textId="77777777" w:rsidR="00E93040" w:rsidRDefault="00E93040" w:rsidP="00D96DD7">
      <w:pPr>
        <w:pStyle w:val="CommentText"/>
      </w:pPr>
      <w:r>
        <w:rPr>
          <w:rStyle w:val="CommentReference"/>
        </w:rPr>
        <w:annotationRef/>
      </w:r>
      <w:proofErr w:type="gramStart"/>
      <w:r>
        <w:t>intercept</w:t>
      </w:r>
      <w:proofErr w:type="gramEnd"/>
      <w:r>
        <w:t xml:space="preserve"> = log(10)</w:t>
      </w:r>
    </w:p>
  </w:comment>
  <w:comment w:id="16" w:author="Thorson, James" w:date="2016-08-05T17:44:00Z" w:initials="TJ">
    <w:p w14:paraId="70EB05B4" w14:textId="5C0DD3C0" w:rsidR="00E93040" w:rsidRDefault="00E93040">
      <w:pPr>
        <w:pStyle w:val="CommentText"/>
      </w:pPr>
      <w:r>
        <w:rPr>
          <w:rStyle w:val="CommentReference"/>
        </w:rPr>
        <w:annotationRef/>
      </w:r>
      <w:r>
        <w:t xml:space="preserve">Shrink columns to eliminate white-space.  </w:t>
      </w:r>
    </w:p>
  </w:comment>
  <w:comment w:id="17" w:author="anon anon" w:date="2017-01-11T19:20:00Z" w:initials="anon">
    <w:p w14:paraId="10B27794" w14:textId="0AA04ED3" w:rsidR="00E93040" w:rsidRDefault="00E93040">
      <w:pPr>
        <w:pStyle w:val="CommentText"/>
      </w:pPr>
      <w:r>
        <w:rPr>
          <w:rStyle w:val="CommentReference"/>
        </w:rPr>
        <w:annotationRef/>
      </w:r>
      <w:r>
        <w:t>Remake and label density</w:t>
      </w:r>
    </w:p>
  </w:comment>
  <w:comment w:id="18" w:author="Daniel Hocking" w:date="2016-08-05T13:38:00Z" w:initials="DJH">
    <w:p w14:paraId="422F26CC" w14:textId="77777777" w:rsidR="00E93040" w:rsidRDefault="00E93040" w:rsidP="007860BB">
      <w:pPr>
        <w:pStyle w:val="CommentText"/>
      </w:pPr>
      <w:r>
        <w:rPr>
          <w:rStyle w:val="CommentReference"/>
        </w:rPr>
        <w:annotationRef/>
      </w:r>
      <w:r>
        <w:t>Fill in values and convert to symbols once decide on the best simulation to show.</w:t>
      </w:r>
    </w:p>
  </w:comment>
  <w:comment w:id="19" w:author="Daniel Hocking" w:date="2017-01-10T15:02:00Z" w:initials="DJH">
    <w:p w14:paraId="41E03F25" w14:textId="77777777" w:rsidR="00E93040" w:rsidRDefault="00E93040" w:rsidP="00D96DD7">
      <w:pPr>
        <w:pStyle w:val="CommentText"/>
      </w:pPr>
      <w:r>
        <w:rPr>
          <w:rStyle w:val="CommentReference"/>
        </w:rPr>
        <w:annotationRef/>
      </w:r>
      <w:proofErr w:type="gramStart"/>
      <w:r>
        <w:t>intercept</w:t>
      </w:r>
      <w:proofErr w:type="gramEnd"/>
      <w:r>
        <w:t xml:space="preserve"> = log(10)</w:t>
      </w:r>
    </w:p>
  </w:comment>
  <w:comment w:id="20" w:author="Thorson, James" w:date="2016-08-05T17:46:00Z" w:initials="TJ">
    <w:p w14:paraId="004998F3" w14:textId="77777777" w:rsidR="00E93040" w:rsidRDefault="00E93040">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E93040" w:rsidRDefault="00E93040">
      <w:pPr>
        <w:pStyle w:val="CommentText"/>
      </w:pPr>
    </w:p>
    <w:p w14:paraId="19815C9F" w14:textId="41A8C5B3" w:rsidR="00E93040" w:rsidRDefault="00E93040">
      <w:pPr>
        <w:pStyle w:val="CommentText"/>
      </w:pPr>
      <w:r>
        <w:t xml:space="preserve">OK, now I see that YOY is basically </w:t>
      </w:r>
      <w:proofErr w:type="spellStart"/>
      <w:r>
        <w:t>rhot</w:t>
      </w:r>
      <w:proofErr w:type="spellEnd"/>
      <w:r>
        <w:t>=0.  But still, might be worth showing as a plot.</w:t>
      </w:r>
    </w:p>
  </w:comment>
  <w:comment w:id="21" w:author="anon anon" w:date="2017-01-11T19:21:00Z" w:initials="anon">
    <w:p w14:paraId="4223D966" w14:textId="381CBDFC" w:rsidR="00E93040" w:rsidRDefault="00E93040">
      <w:pPr>
        <w:pStyle w:val="CommentText"/>
      </w:pPr>
      <w:r>
        <w:rPr>
          <w:rStyle w:val="CommentReference"/>
        </w:rPr>
        <w:annotationRef/>
      </w:r>
      <w:r>
        <w:t>Maybe 3</w:t>
      </w:r>
      <w:r w:rsidRPr="005D1925">
        <w:rPr>
          <w:vertAlign w:val="superscript"/>
        </w:rPr>
        <w:t>rd</w:t>
      </w:r>
      <w:r>
        <w:t xml:space="preserve"> panel with temporal decay, but again nearly 1 for both adults and </w:t>
      </w:r>
      <w:proofErr w:type="spellStart"/>
      <w:r>
        <w:t>yoy</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CA51C7" w15:done="0"/>
  <w15:commentEx w15:paraId="2D3803C1" w15:done="0"/>
  <w15:commentEx w15:paraId="7F41D04F" w15:done="0"/>
  <w15:commentEx w15:paraId="7CD5BB04" w15:done="0"/>
  <w15:commentEx w15:paraId="09D3F403" w15:done="0"/>
  <w15:commentEx w15:paraId="162B363C" w15:done="0"/>
  <w15:commentEx w15:paraId="0F1430A5" w15:done="0"/>
  <w15:commentEx w15:paraId="1B3E750B" w15:done="0"/>
  <w15:commentEx w15:paraId="05B7E7DF" w15:done="0"/>
  <w15:commentEx w15:paraId="4241DE33" w15:done="0"/>
  <w15:commentEx w15:paraId="768F56DD" w15:done="0"/>
  <w15:commentEx w15:paraId="3CD53CF7" w15:done="0"/>
  <w15:commentEx w15:paraId="6D11B292" w15:done="0"/>
  <w15:commentEx w15:paraId="51061A42" w15:done="0"/>
  <w15:commentEx w15:paraId="51C7CC74" w15:done="0"/>
  <w15:commentEx w15:paraId="6C1171AC" w15:done="0"/>
  <w15:commentEx w15:paraId="27CA5609" w15:done="0"/>
  <w15:commentEx w15:paraId="6172F035" w15:done="0"/>
  <w15:commentEx w15:paraId="635154CD" w15:done="0"/>
  <w15:commentEx w15:paraId="70EB05B4" w15:done="0"/>
  <w15:commentEx w15:paraId="422F26CC" w15:done="0"/>
  <w15:commentEx w15:paraId="19815C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rson w15:author="Thorson, James [2]">
    <w15:presenceInfo w15:providerId="AD" w15:userId="S-1-5-21-1625102663-4013227018-1311561448-146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01145C"/>
    <w:rsid w:val="000B668C"/>
    <w:rsid w:val="00121837"/>
    <w:rsid w:val="001F3FD8"/>
    <w:rsid w:val="002101B4"/>
    <w:rsid w:val="00243A71"/>
    <w:rsid w:val="002650F3"/>
    <w:rsid w:val="00277C35"/>
    <w:rsid w:val="002C2429"/>
    <w:rsid w:val="002F3F4D"/>
    <w:rsid w:val="0035358B"/>
    <w:rsid w:val="0039056C"/>
    <w:rsid w:val="003C3D09"/>
    <w:rsid w:val="003D7251"/>
    <w:rsid w:val="00401693"/>
    <w:rsid w:val="00455347"/>
    <w:rsid w:val="004677CE"/>
    <w:rsid w:val="00477B72"/>
    <w:rsid w:val="004E338C"/>
    <w:rsid w:val="004F0D4D"/>
    <w:rsid w:val="004F4D1D"/>
    <w:rsid w:val="0053205D"/>
    <w:rsid w:val="00561990"/>
    <w:rsid w:val="00563687"/>
    <w:rsid w:val="005740E2"/>
    <w:rsid w:val="005D1925"/>
    <w:rsid w:val="00643BA7"/>
    <w:rsid w:val="00667E83"/>
    <w:rsid w:val="00676757"/>
    <w:rsid w:val="006C5623"/>
    <w:rsid w:val="007275D1"/>
    <w:rsid w:val="00755713"/>
    <w:rsid w:val="00764229"/>
    <w:rsid w:val="00774583"/>
    <w:rsid w:val="007860BB"/>
    <w:rsid w:val="007D6485"/>
    <w:rsid w:val="00824D26"/>
    <w:rsid w:val="008465BB"/>
    <w:rsid w:val="00896D62"/>
    <w:rsid w:val="008A0FF9"/>
    <w:rsid w:val="008C1D53"/>
    <w:rsid w:val="008F4817"/>
    <w:rsid w:val="00916904"/>
    <w:rsid w:val="00964B67"/>
    <w:rsid w:val="00973B0D"/>
    <w:rsid w:val="009951A9"/>
    <w:rsid w:val="00A02453"/>
    <w:rsid w:val="00A16701"/>
    <w:rsid w:val="00A41ADD"/>
    <w:rsid w:val="00A55B64"/>
    <w:rsid w:val="00A867F0"/>
    <w:rsid w:val="00AB5E5C"/>
    <w:rsid w:val="00AF7788"/>
    <w:rsid w:val="00B0260B"/>
    <w:rsid w:val="00B0524A"/>
    <w:rsid w:val="00B109A7"/>
    <w:rsid w:val="00C13C74"/>
    <w:rsid w:val="00C248E4"/>
    <w:rsid w:val="00C2519F"/>
    <w:rsid w:val="00C36618"/>
    <w:rsid w:val="00C5397C"/>
    <w:rsid w:val="00C821D5"/>
    <w:rsid w:val="00CA7F86"/>
    <w:rsid w:val="00D21680"/>
    <w:rsid w:val="00D21F59"/>
    <w:rsid w:val="00D72D84"/>
    <w:rsid w:val="00D80F43"/>
    <w:rsid w:val="00D81325"/>
    <w:rsid w:val="00D93836"/>
    <w:rsid w:val="00D96DD7"/>
    <w:rsid w:val="00DA61A2"/>
    <w:rsid w:val="00DB02EF"/>
    <w:rsid w:val="00DB511D"/>
    <w:rsid w:val="00DE5FF5"/>
    <w:rsid w:val="00E10E94"/>
    <w:rsid w:val="00E1183A"/>
    <w:rsid w:val="00E14438"/>
    <w:rsid w:val="00E1654F"/>
    <w:rsid w:val="00E42D14"/>
    <w:rsid w:val="00E66D0F"/>
    <w:rsid w:val="00E729B5"/>
    <w:rsid w:val="00E82E46"/>
    <w:rsid w:val="00E93040"/>
    <w:rsid w:val="00EA32E3"/>
    <w:rsid w:val="00EE557D"/>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 w:type="paragraph" w:styleId="Revision">
    <w:name w:val="Revision"/>
    <w:hidden/>
    <w:uiPriority w:val="99"/>
    <w:semiHidden/>
    <w:rsid w:val="00EE557D"/>
  </w:style>
  <w:style w:type="paragraph" w:customStyle="1" w:styleId="Compact">
    <w:name w:val="Compact"/>
    <w:basedOn w:val="BodyText"/>
    <w:qFormat/>
    <w:rsid w:val="00C248E4"/>
    <w:pPr>
      <w:spacing w:before="36" w:after="36"/>
    </w:pPr>
    <w:rPr>
      <w:rFonts w:eastAsiaTheme="minorHAnsi"/>
    </w:rPr>
  </w:style>
  <w:style w:type="paragraph" w:styleId="BodyText">
    <w:name w:val="Body Text"/>
    <w:basedOn w:val="Normal"/>
    <w:link w:val="BodyTextChar"/>
    <w:uiPriority w:val="99"/>
    <w:semiHidden/>
    <w:unhideWhenUsed/>
    <w:rsid w:val="00C248E4"/>
    <w:pPr>
      <w:spacing w:after="120"/>
    </w:pPr>
  </w:style>
  <w:style w:type="character" w:customStyle="1" w:styleId="BodyTextChar">
    <w:name w:val="Body Text Char"/>
    <w:basedOn w:val="DefaultParagraphFont"/>
    <w:link w:val="BodyText"/>
    <w:uiPriority w:val="99"/>
    <w:semiHidden/>
    <w:rsid w:val="00C248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 w:type="paragraph" w:styleId="Revision">
    <w:name w:val="Revision"/>
    <w:hidden/>
    <w:uiPriority w:val="99"/>
    <w:semiHidden/>
    <w:rsid w:val="00EE557D"/>
  </w:style>
  <w:style w:type="paragraph" w:customStyle="1" w:styleId="Compact">
    <w:name w:val="Compact"/>
    <w:basedOn w:val="BodyText"/>
    <w:qFormat/>
    <w:rsid w:val="00C248E4"/>
    <w:pPr>
      <w:spacing w:before="36" w:after="36"/>
    </w:pPr>
    <w:rPr>
      <w:rFonts w:eastAsiaTheme="minorHAnsi"/>
    </w:rPr>
  </w:style>
  <w:style w:type="paragraph" w:styleId="BodyText">
    <w:name w:val="Body Text"/>
    <w:basedOn w:val="Normal"/>
    <w:link w:val="BodyTextChar"/>
    <w:uiPriority w:val="99"/>
    <w:semiHidden/>
    <w:unhideWhenUsed/>
    <w:rsid w:val="00C248E4"/>
    <w:pPr>
      <w:spacing w:after="120"/>
    </w:pPr>
  </w:style>
  <w:style w:type="character" w:customStyle="1" w:styleId="BodyTextChar">
    <w:name w:val="Body Text Char"/>
    <w:basedOn w:val="DefaultParagraphFont"/>
    <w:link w:val="BodyText"/>
    <w:uiPriority w:val="99"/>
    <w:semiHidden/>
    <w:rsid w:val="00C24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AD681E-066C-4025-ABF7-ABD55B8F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1475</Words>
  <Characters>8413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Hocking</dc:creator>
  <cp:lastModifiedBy>Letcher, Benjamin</cp:lastModifiedBy>
  <cp:revision>3</cp:revision>
  <dcterms:created xsi:type="dcterms:W3CDTF">2017-01-25T16:10:00Z</dcterms:created>
  <dcterms:modified xsi:type="dcterms:W3CDTF">2017-01-26T16:39:00Z</dcterms:modified>
</cp:coreProperties>
</file>