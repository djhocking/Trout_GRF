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477B72"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477B72"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1A6BDE10" w:rsidR="00E66D0F" w:rsidRPr="00561990" w:rsidRDefault="00E66D0F" w:rsidP="00764229">
            <w:pPr>
              <w:rPr>
                <w:rFonts w:ascii="Times New Roman" w:hAnsi="Times New Roman" w:cs="Times New Roman"/>
                <w:i/>
                <w:sz w:val="22"/>
                <w:szCs w:val="22"/>
              </w:rPr>
            </w:pPr>
            <w:r w:rsidRPr="00561990">
              <w:rPr>
                <w:rFonts w:ascii="Times New Roman" w:hAnsi="Times New Roman" w:cs="Times New Roman"/>
                <w:sz w:val="22"/>
                <w:szCs w:val="22"/>
              </w:rPr>
              <w:t xml:space="preserve">Mean </w:t>
            </w:r>
            <w:commentRangeStart w:id="0"/>
            <w:del w:id="1" w:author="anon anon" w:date="2017-01-10T13:52:00Z">
              <w:r w:rsidRPr="00561990" w:rsidDel="00764229">
                <w:rPr>
                  <w:rFonts w:ascii="Times New Roman" w:hAnsi="Times New Roman" w:cs="Times New Roman"/>
                  <w:sz w:val="22"/>
                  <w:szCs w:val="22"/>
                </w:rPr>
                <w:delText xml:space="preserve">probability </w:delText>
              </w:r>
            </w:del>
            <w:commentRangeEnd w:id="0"/>
            <w:ins w:id="2" w:author="anon anon" w:date="2017-01-10T13:52:00Z">
              <w:r w:rsidRPr="00561990">
                <w:rPr>
                  <w:rFonts w:ascii="Times New Roman" w:hAnsi="Times New Roman" w:cs="Times New Roman"/>
                  <w:sz w:val="22"/>
                  <w:szCs w:val="22"/>
                </w:rPr>
                <w:t xml:space="preserve">rate </w:t>
              </w:r>
            </w:ins>
            <w:r w:rsidRPr="00561990">
              <w:rPr>
                <w:rStyle w:val="CommentReference"/>
                <w:rFonts w:ascii="Times New Roman" w:hAnsi="Times New Roman" w:cs="Times New Roman"/>
              </w:rPr>
              <w:commentReference w:id="0"/>
            </w:r>
            <w:r w:rsidRPr="00561990">
              <w:rPr>
                <w:rFonts w:ascii="Times New Roman" w:hAnsi="Times New Roman" w:cs="Times New Roman"/>
                <w:sz w:val="22"/>
                <w:szCs w:val="22"/>
              </w:rPr>
              <w:t xml:space="preserve">of capturing and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p>
        </w:tc>
      </w:tr>
      <w:tr w:rsidR="00E66D0F" w:rsidRPr="00561990" w14:paraId="4B174C1C" w14:textId="77777777" w:rsidTr="00561990">
        <w:tc>
          <w:tcPr>
            <w:tcW w:w="1368" w:type="dxa"/>
          </w:tcPr>
          <w:p w14:paraId="059A1E29" w14:textId="375C6B25" w:rsidR="00E66D0F" w:rsidRPr="00561990" w:rsidRDefault="00477B72"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31B8E1DB"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detection </w:t>
            </w:r>
            <w:del w:id="3" w:author="anon anon" w:date="2017-01-10T13:52:00Z">
              <w:r w:rsidRPr="00561990" w:rsidDel="00764229">
                <w:rPr>
                  <w:rFonts w:ascii="Times New Roman" w:hAnsi="Times New Roman" w:cs="Times New Roman"/>
                  <w:sz w:val="22"/>
                  <w:szCs w:val="22"/>
                </w:rPr>
                <w:delText xml:space="preserve">probability </w:delText>
              </w:r>
            </w:del>
            <w:ins w:id="4" w:author="anon anon" w:date="2017-01-10T13:52:00Z">
              <w:r w:rsidRPr="00561990">
                <w:rPr>
                  <w:rFonts w:ascii="Times New Roman" w:hAnsi="Times New Roman" w:cs="Times New Roman"/>
                  <w:sz w:val="22"/>
                  <w:szCs w:val="22"/>
                </w:rPr>
                <w:t xml:space="preserve">rate </w:t>
              </w:r>
            </w:ins>
            <w:r w:rsidRPr="00561990">
              <w:rPr>
                <w:rFonts w:ascii="Times New Roman" w:hAnsi="Times New Roman" w:cs="Times New Roman"/>
                <w:sz w:val="22"/>
                <w:szCs w:val="22"/>
              </w:rPr>
              <w:t>among sites and years</w:t>
            </w:r>
          </w:p>
        </w:tc>
      </w:tr>
      <w:tr w:rsidR="00E66D0F" w:rsidRPr="00561990" w14:paraId="6A9F4FFD" w14:textId="77777777" w:rsidTr="00561990">
        <w:tc>
          <w:tcPr>
            <w:tcW w:w="1368" w:type="dxa"/>
          </w:tcPr>
          <w:p w14:paraId="57CFA2B1" w14:textId="05CD31B2" w:rsidR="00E66D0F" w:rsidRPr="00561990" w:rsidRDefault="00477B72"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w:t>
            </w:r>
            <w:proofErr w:type="gramStart"/>
            <w:r w:rsidRPr="00561990">
              <w:rPr>
                <w:rFonts w:ascii="Times New Roman" w:hAnsi="Times New Roman" w:cs="Times New Roman"/>
                <w:sz w:val="22"/>
                <w:szCs w:val="22"/>
              </w:rPr>
              <w:t>?,</w:t>
            </w:r>
            <w:proofErr w:type="gramEnd"/>
            <w:r w:rsidRPr="00561990">
              <w:rPr>
                <w:rFonts w:ascii="Times New Roman" w:hAnsi="Times New Roman" w:cs="Times New Roman"/>
                <w:sz w:val="22"/>
                <w:szCs w:val="22"/>
              </w:rPr>
              <w:t xml:space="preserve"> variation?)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E66D0F" w:rsidRPr="00561990" w14:paraId="2089D3B2" w14:textId="77777777" w:rsidTr="00561990">
        <w:tc>
          <w:tcPr>
            <w:tcW w:w="1368" w:type="dxa"/>
          </w:tcPr>
          <w:p w14:paraId="4DB08764" w14:textId="1AC33874" w:rsidR="00E66D0F" w:rsidRPr="00561990" w:rsidRDefault="00477B72"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25B9DCD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decay rate</w:t>
            </w:r>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E66D0F" w:rsidRPr="00561990" w14:paraId="648D9877" w14:textId="77777777" w:rsidTr="00561990">
        <w:tc>
          <w:tcPr>
            <w:tcW w:w="1368" w:type="dxa"/>
          </w:tcPr>
          <w:p w14:paraId="1EA4C9D9" w14:textId="77777777" w:rsidR="00E66D0F" w:rsidRPr="00561990" w:rsidRDefault="00477B72"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015E0920"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w:t>
            </w:r>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477B72"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E66D0F" w:rsidRPr="00561990" w14:paraId="7D596C0A" w14:textId="77777777" w:rsidTr="00561990">
        <w:tc>
          <w:tcPr>
            <w:tcW w:w="1368" w:type="dxa"/>
          </w:tcPr>
          <w:p w14:paraId="1FE688C6" w14:textId="77777777"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477B72"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477B72"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E2BCDD9"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Temporal decay</w:t>
            </w:r>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477B72"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710C1AD7" w:rsidR="00E66D0F" w:rsidRPr="00561990" w:rsidRDefault="00E66D0F" w:rsidP="002650F3">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decay</w:t>
            </w:r>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E66D0F" w:rsidRPr="00561990" w14:paraId="46E93543" w14:textId="77777777" w:rsidTr="00561990">
        <w:tc>
          <w:tcPr>
            <w:tcW w:w="1368" w:type="dxa"/>
          </w:tcPr>
          <w:p w14:paraId="45B6D819" w14:textId="77777777" w:rsidR="00E66D0F" w:rsidRPr="00561990" w:rsidRDefault="00477B72"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477B72"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E66D0F" w:rsidRPr="00561990" w14:paraId="4D1C50D8" w14:textId="77777777" w:rsidTr="00561990">
        <w:tc>
          <w:tcPr>
            <w:tcW w:w="1368" w:type="dxa"/>
          </w:tcPr>
          <w:p w14:paraId="52E9331D" w14:textId="3AE1A3DF" w:rsidR="00E66D0F" w:rsidRPr="00561990" w:rsidRDefault="00477B72"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ＭＳ 明朝"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477B72"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w:proofErr w:type="gramStart"/>
            <m:oMath>
              <m:r>
                <w:rPr>
                  <w:rFonts w:ascii="Cambria Math" w:hAnsi="Cambria Math" w:cs="Times New Roman"/>
                </w:rPr>
                <m:t>d∈{</m:t>
              </m:r>
              <w:proofErr w:type="gramEnd"/>
              <m:r>
                <w:rPr>
                  <w:rFonts w:ascii="Cambria Math" w:hAnsi="Cambria Math" w:cs="Times New Roman"/>
                </w:rPr>
                <m:t>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477B72"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proofErr w:type="gramStart"/>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roofErr w:type="gramEnd"/>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0EBAFC45"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7DA1B222"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37D14FA2"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240990C5"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0544AF66" w14:textId="22030E86"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3709954D" w14:textId="7D5A56BF"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423B0630"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6EB293F9" w:rsidR="00FE7BBE"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Times New Roman" w:hAnsi="Times New Roman" w:cs="Times New Roman"/>
                        <w:sz w:val="22"/>
                        <w:szCs w:val="22"/>
                      </w:rPr>
                      <m:t>t</m:t>
                    </m:r>
                  </m:sub>
                </m:sSub>
                <m:r>
                  <w:rPr>
                    <w:rFonts w:ascii="Cambria Math" w:hAnsi="Cambria Math" w:cs="Times New Roman"/>
                    <w:sz w:val="22"/>
                    <w:szCs w:val="22"/>
                  </w:rPr>
                  <m:t>(s)</m:t>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045B27F3" w:rsidR="00B109A7" w:rsidRPr="00561990" w:rsidRDefault="00477B72"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4EFCE460"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w:t>
      </w:r>
      <w:proofErr w:type="gramStart"/>
      <w:r w:rsidRPr="00561990">
        <w:rPr>
          <w:rFonts w:ascii="Times New Roman" w:hAnsi="Times New Roman" w:cs="Times New Roman"/>
        </w:rPr>
        <w:t xml:space="preserve">Comparison of Brook Trout models </w:t>
      </w:r>
      <w:r w:rsidR="00973B0D" w:rsidRPr="00561990">
        <w:rPr>
          <w:rFonts w:ascii="Times New Roman" w:hAnsi="Times New Roman" w:cs="Times New Roman"/>
        </w:rPr>
        <w:t>for the</w:t>
      </w:r>
      <w:r w:rsidR="00B0260B" w:rsidRPr="00561990">
        <w:rPr>
          <w:rFonts w:ascii="Times New Roman" w:hAnsi="Times New Roman" w:cs="Times New Roman"/>
        </w:rPr>
        <w:t xml:space="preserve"> W. Susquehanna watershed </w:t>
      </w:r>
      <w:r w:rsidRPr="00561990">
        <w:rPr>
          <w:rFonts w:ascii="Times New Roman" w:hAnsi="Times New Roman" w:cs="Times New Roman"/>
        </w:rPr>
        <w:t>using AIC.</w:t>
      </w:r>
      <w:proofErr w:type="gramEnd"/>
      <w:r w:rsidR="00B0260B" w:rsidRPr="00561990">
        <w:rPr>
          <w:rFonts w:ascii="Times New Roman" w:hAnsi="Times New Roman" w:cs="Times New Roman"/>
        </w:rPr>
        <w:t xml:space="preserve"> The model (8) including spatial, temporal, and </w:t>
      </w:r>
      <w:proofErr w:type="spellStart"/>
      <w:r w:rsidR="00B0260B" w:rsidRPr="00561990">
        <w:rPr>
          <w:rFonts w:ascii="Times New Roman" w:hAnsi="Times New Roman" w:cs="Times New Roman"/>
        </w:rPr>
        <w:t>spatio</w:t>
      </w:r>
      <w:proofErr w:type="spellEnd"/>
      <w:r w:rsidR="00B0260B" w:rsidRPr="00561990">
        <w:rPr>
          <w:rFonts w:ascii="Times New Roman" w:hAnsi="Times New Roman" w:cs="Times New Roman"/>
        </w:rPr>
        <w:t xml:space="preserve">-temporal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and was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737"/>
        <w:gridCol w:w="1994"/>
        <w:gridCol w:w="825"/>
        <w:gridCol w:w="929"/>
      </w:tblGrid>
      <w:tr w:rsidR="00FE7BBE" w:rsidRPr="00561990" w14:paraId="3300998F" w14:textId="77777777" w:rsidTr="00561990">
        <w:tc>
          <w:tcPr>
            <w:tcW w:w="823"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561990">
        <w:tc>
          <w:tcPr>
            <w:tcW w:w="823" w:type="pct"/>
          </w:tcPr>
          <w:p w14:paraId="390FC45D"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0" w:type="auto"/>
          </w:tcPr>
          <w:p w14:paraId="2CECED3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561990">
        <w:tc>
          <w:tcPr>
            <w:tcW w:w="823" w:type="pct"/>
          </w:tcPr>
          <w:p w14:paraId="0042808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561990">
        <w:tc>
          <w:tcPr>
            <w:tcW w:w="823" w:type="pct"/>
          </w:tcPr>
          <w:p w14:paraId="7E83103C"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561990">
        <w:tc>
          <w:tcPr>
            <w:tcW w:w="823" w:type="pct"/>
          </w:tcPr>
          <w:p w14:paraId="072060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561990">
        <w:tc>
          <w:tcPr>
            <w:tcW w:w="823" w:type="pct"/>
          </w:tcPr>
          <w:p w14:paraId="193281BD" w14:textId="1614AA9D"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561990">
        <w:tc>
          <w:tcPr>
            <w:tcW w:w="823"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B0260B" w:rsidRPr="00561990" w14:paraId="4E4FC0F2" w14:textId="77777777" w:rsidTr="00561990">
        <w:tc>
          <w:tcPr>
            <w:tcW w:w="823"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6</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2234" w:type="pct"/>
          </w:tcPr>
          <w:p w14:paraId="0666F7E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063961DA" w:rsidR="00D80F43" w:rsidRPr="00561990" w:rsidRDefault="00D80F43" w:rsidP="00D80F43">
      <w:pPr>
        <w:tabs>
          <w:tab w:val="left" w:pos="360"/>
          <w:tab w:val="left" w:pos="8640"/>
        </w:tabs>
        <w:rPr>
          <w:rFonts w:ascii="Times New Roman" w:hAnsi="Times New Roman" w:cs="Times New Roman"/>
        </w:rPr>
      </w:pPr>
      <w:r w:rsidRPr="00561990">
        <w:rPr>
          <w:rFonts w:ascii="Times New Roman" w:hAnsi="Times New Roman" w:cs="Times New Roman"/>
        </w:rPr>
        <w:t>Table 6. Summary of parameter estimates from the model including temporal and spatiotemporal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w:t>
      </w:r>
      <w:commentRangeStart w:id="5"/>
      <w:r w:rsidR="00561990">
        <w:rPr>
          <w:rFonts w:ascii="Times New Roman" w:hAnsi="Times New Roman" w:cs="Times New Roman"/>
        </w:rPr>
        <w:t>Refer to Table 1 for naming of parameters</w:t>
      </w:r>
      <w:commentRangeEnd w:id="5"/>
      <w:r w:rsidR="00A55B64">
        <w:rPr>
          <w:rStyle w:val="CommentReference"/>
        </w:rPr>
        <w:commentReference w:id="5"/>
      </w:r>
      <w:r w:rsidR="00561990">
        <w:rPr>
          <w:rFonts w:ascii="Times New Roman" w:hAnsi="Times New Roman" w:cs="Times New Roman"/>
        </w:rPr>
        <w:t xml:space="preserve">.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0D1CE81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correlation</w:t>
            </w:r>
            <w:r w:rsidR="001F3FD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0D62835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F9E2607"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6"/>
      <w:r w:rsidRPr="00561990">
        <w:rPr>
          <w:rFonts w:ascii="Times New Roman" w:hAnsi="Times New Roman" w:cs="Times New Roman"/>
        </w:rPr>
        <w:t xml:space="preserve">Figure 1. </w:t>
      </w:r>
      <w:commentRangeEnd w:id="6"/>
      <w:r w:rsidRPr="00561990">
        <w:rPr>
          <w:rStyle w:val="CommentReference"/>
          <w:rFonts w:ascii="Times New Roman" w:hAnsi="Times New Roman" w:cs="Times New Roman"/>
        </w:rPr>
        <w:commentReference w:id="6"/>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602C3BCD" w14:textId="77777777" w:rsidR="00667E83" w:rsidRDefault="00667E83"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7244085C" w14:textId="50A36303"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D93836" w:rsidRPr="00561990">
        <w:rPr>
          <w:rFonts w:ascii="Times New Roman" w:hAnsi="Times New Roman" w:cs="Times New Roman"/>
        </w:rPr>
        <w:t>. Parameter estimates, abundance estimates, and abundance accuracy (RMSE) 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Variation in the boxplots represents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3701ABC5" w14:textId="77777777" w:rsidR="007860BB" w:rsidRPr="00561990" w:rsidRDefault="007860BB" w:rsidP="007860BB">
      <w:pPr>
        <w:tabs>
          <w:tab w:val="left" w:pos="360"/>
          <w:tab w:val="left" w:pos="8640"/>
        </w:tabs>
        <w:rPr>
          <w:rFonts w:ascii="Times New Roman" w:hAnsi="Times New Roman" w:cs="Times New Roman"/>
        </w:rPr>
      </w:pPr>
    </w:p>
    <w:p w14:paraId="562786F2" w14:textId="77777777" w:rsidR="007860BB" w:rsidRPr="00561990" w:rsidRDefault="007860BB" w:rsidP="007860BB">
      <w:pPr>
        <w:tabs>
          <w:tab w:val="left" w:pos="360"/>
          <w:tab w:val="left" w:pos="8640"/>
        </w:tabs>
        <w:rPr>
          <w:rFonts w:ascii="Times New Roman" w:hAnsi="Times New Roman" w:cs="Times New Roman"/>
        </w:rPr>
      </w:pPr>
      <w:commentRangeStart w:id="7"/>
      <w:r w:rsidRPr="00561990">
        <w:rPr>
          <w:rFonts w:ascii="Times New Roman" w:hAnsi="Times New Roman" w:cs="Times New Roman"/>
          <w:noProof/>
        </w:rPr>
        <w:lastRenderedPageBreak/>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7"/>
      <w:r w:rsidRPr="00561990">
        <w:rPr>
          <w:rStyle w:val="CommentReference"/>
          <w:rFonts w:ascii="Times New Roman" w:hAnsi="Times New Roman" w:cs="Times New Roman"/>
        </w:rPr>
        <w:commentReference w:id="7"/>
      </w:r>
    </w:p>
    <w:p w14:paraId="4570DEB6" w14:textId="77777777" w:rsidR="007860BB" w:rsidRPr="00561990" w:rsidRDefault="007860BB" w:rsidP="007860BB">
      <w:pPr>
        <w:tabs>
          <w:tab w:val="left" w:pos="360"/>
          <w:tab w:val="left" w:pos="8640"/>
        </w:tabs>
        <w:rPr>
          <w:rFonts w:ascii="Times New Roman" w:hAnsi="Times New Roman" w:cs="Times New Roman"/>
        </w:rPr>
      </w:pP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373F4107"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abundance estimates, and abundance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Variation in the boxplots represents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77777777" w:rsidR="007860BB" w:rsidRPr="00561990" w:rsidRDefault="007860BB" w:rsidP="007860BB">
      <w:pPr>
        <w:tabs>
          <w:tab w:val="left" w:pos="360"/>
          <w:tab w:val="left" w:pos="8640"/>
        </w:tabs>
        <w:rPr>
          <w:rFonts w:ascii="Times New Roman" w:hAnsi="Times New Roman" w:cs="Times New Roman"/>
          <w:b/>
        </w:rPr>
      </w:pP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471EB7B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8"/>
      <w:r w:rsidR="00D96DD7">
        <w:rPr>
          <w:rFonts w:ascii="Times New Roman" w:hAnsi="Times New Roman" w:cs="Times New Roman"/>
        </w:rPr>
        <w:t xml:space="preserve">mean abundance </w:t>
      </w:r>
      <w:commentRangeEnd w:id="8"/>
      <w:r w:rsidR="00D96DD7">
        <w:rPr>
          <w:rStyle w:val="CommentReference"/>
        </w:rPr>
        <w:commentReference w:id="8"/>
      </w:r>
      <w:r w:rsidR="00D96DD7">
        <w:rPr>
          <w:rFonts w:ascii="Times New Roman" w:hAnsi="Times New Roman" w:cs="Times New Roman"/>
        </w:rPr>
        <w:t>= 10.</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7777777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9"/>
      <w:r w:rsidR="00D96DD7">
        <w:rPr>
          <w:rFonts w:ascii="Times New Roman" w:hAnsi="Times New Roman" w:cs="Times New Roman"/>
        </w:rPr>
        <w:t xml:space="preserve">mean abundance </w:t>
      </w:r>
      <w:commentRangeEnd w:id="9"/>
      <w:r w:rsidR="00D96DD7">
        <w:rPr>
          <w:rStyle w:val="CommentReference"/>
        </w:rPr>
        <w:commentReference w:id="9"/>
      </w:r>
      <w:r w:rsidR="00D96DD7">
        <w:rPr>
          <w:rFonts w:ascii="Times New Roman" w:hAnsi="Times New Roman" w:cs="Times New Roman"/>
        </w:rPr>
        <w:t>=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03356531" w:rsidR="007860BB" w:rsidRDefault="007860BB" w:rsidP="007860BB">
      <w:pPr>
        <w:tabs>
          <w:tab w:val="left" w:pos="360"/>
          <w:tab w:val="left" w:pos="8640"/>
        </w:tabs>
        <w:rPr>
          <w:rFonts w:ascii="Times New Roman" w:hAnsi="Times New Roman" w:cs="Times New Roman"/>
        </w:rPr>
      </w:pPr>
      <w:commentRangeStart w:id="10"/>
      <w:proofErr w:type="gramStart"/>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w:t>
      </w:r>
      <w:proofErr w:type="gramEnd"/>
      <w:r w:rsidRPr="00561990">
        <w:rPr>
          <w:rFonts w:ascii="Times New Roman" w:hAnsi="Times New Roman" w:cs="Times New Roman"/>
        </w:rPr>
        <w:t xml:space="preserve"> </w:t>
      </w:r>
      <w:commentRangeEnd w:id="10"/>
      <w:r w:rsidR="00824D26" w:rsidRPr="00561990">
        <w:rPr>
          <w:rStyle w:val="CommentReference"/>
          <w:rFonts w:ascii="Times New Roman" w:hAnsi="Times New Roman" w:cs="Times New Roman"/>
        </w:rPr>
        <w:commentReference w:id="10"/>
      </w:r>
      <w:proofErr w:type="gramStart"/>
      <w:r w:rsidRPr="00561990">
        <w:rPr>
          <w:rFonts w:ascii="Times New Roman" w:hAnsi="Times New Roman" w:cs="Times New Roman"/>
        </w:rPr>
        <w:t>Example of a spatiotemporal simulation of the abundance along a stream network over time.</w:t>
      </w:r>
      <w:proofErr w:type="gramEnd"/>
      <w:r w:rsidRPr="00561990">
        <w:rPr>
          <w:rFonts w:ascii="Times New Roman" w:hAnsi="Times New Roman" w:cs="Times New Roman"/>
        </w:rPr>
        <w:t xml:space="preserv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commentRangeStart w:id="11"/>
      <w:r w:rsidRPr="00561990">
        <w:rPr>
          <w:rFonts w:ascii="Times New Roman" w:hAnsi="Times New Roman" w:cs="Times New Roman"/>
        </w:rPr>
        <w:t xml:space="preserve">abundance </w:t>
      </w:r>
      <w:commentRangeEnd w:id="11"/>
      <w:r w:rsidR="005D1925">
        <w:rPr>
          <w:rStyle w:val="CommentReference"/>
        </w:rPr>
        <w:commentReference w:id="11"/>
      </w:r>
      <w:r w:rsidRPr="00561990">
        <w:rPr>
          <w:rFonts w:ascii="Times New Roman" w:hAnsi="Times New Roman" w:cs="Times New Roman"/>
        </w:rPr>
        <w:t>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12"/>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12"/>
      <w:r w:rsidRPr="00561990">
        <w:rPr>
          <w:rStyle w:val="CommentReference"/>
          <w:rFonts w:ascii="Times New Roman" w:hAnsi="Times New Roman" w:cs="Times New Roman"/>
        </w:rPr>
        <w:commentReference w:id="12"/>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xml:space="preserve">, and </w:t>
      </w:r>
      <w:commentRangeStart w:id="13"/>
      <w:r>
        <w:rPr>
          <w:rFonts w:ascii="Times New Roman" w:hAnsi="Times New Roman" w:cs="Times New Roman"/>
        </w:rPr>
        <w:t xml:space="preserve">mean abundance </w:t>
      </w:r>
      <w:commentRangeEnd w:id="13"/>
      <w:r>
        <w:rPr>
          <w:rStyle w:val="CommentReference"/>
        </w:rPr>
        <w:commentReference w:id="13"/>
      </w:r>
      <w:r>
        <w:rPr>
          <w:rFonts w:ascii="Times New Roman" w:hAnsi="Times New Roman" w:cs="Times New Roman"/>
        </w:rPr>
        <w:t>=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4E70F790" w:rsidR="00E82E46" w:rsidRPr="00561990" w:rsidRDefault="00E82E46" w:rsidP="00E82E46">
      <w:pPr>
        <w:tabs>
          <w:tab w:val="left" w:pos="360"/>
          <w:tab w:val="left" w:pos="8640"/>
        </w:tabs>
        <w:rPr>
          <w:rFonts w:ascii="Times New Roman" w:hAnsi="Times New Roman" w:cs="Times New Roman"/>
        </w:rPr>
      </w:pPr>
      <w:commentRangeStart w:id="14"/>
      <w:r w:rsidRPr="00561990">
        <w:rPr>
          <w:rFonts w:ascii="Times New Roman" w:hAnsi="Times New Roman" w:cs="Times New Roman"/>
        </w:rPr>
        <w:t>Figure 7</w:t>
      </w:r>
      <w:commentRangeEnd w:id="14"/>
      <w:r w:rsidR="00824D26" w:rsidRPr="00561990">
        <w:rPr>
          <w:rStyle w:val="CommentReference"/>
          <w:rFonts w:ascii="Times New Roman" w:hAnsi="Times New Roman" w:cs="Times New Roman"/>
        </w:rPr>
        <w:commentReference w:id="14"/>
      </w:r>
      <w:r w:rsidRPr="00561990">
        <w:rPr>
          <w:rFonts w:ascii="Times New Roman" w:hAnsi="Times New Roman" w:cs="Times New Roman"/>
        </w:rPr>
        <w:t xml:space="preserve">. </w:t>
      </w:r>
      <w:commentRangeStart w:id="15"/>
      <w:proofErr w:type="gramStart"/>
      <w:r w:rsidRPr="00561990">
        <w:rPr>
          <w:rFonts w:ascii="Times New Roman" w:hAnsi="Times New Roman" w:cs="Times New Roman"/>
        </w:rPr>
        <w:t xml:space="preserve">Decay </w:t>
      </w:r>
      <w:commentRangeEnd w:id="15"/>
      <w:r w:rsidR="005D1925">
        <w:rPr>
          <w:rStyle w:val="CommentReference"/>
        </w:rPr>
        <w:commentReference w:id="15"/>
      </w:r>
      <w:r w:rsidRPr="00561990">
        <w:rPr>
          <w:rFonts w:ascii="Times New Roman" w:hAnsi="Times New Roman" w:cs="Times New Roman"/>
        </w:rPr>
        <w:t>curves with distance for adult and YOY Brook Trout in the West Susquehanna watershed for the model including temporal and spatiotemporal components.</w:t>
      </w:r>
      <w:proofErr w:type="gramEnd"/>
      <w:r w:rsidRPr="0056199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proofErr w:type="gramStart"/>
      <w:r w:rsidRPr="00561990">
        <w:rPr>
          <w:rFonts w:ascii="Times New Roman" w:hAnsi="Times New Roman" w:cs="Times New Roman"/>
        </w:rPr>
        <w:t>is</w:t>
      </w:r>
      <w:proofErr w:type="gramEnd"/>
      <w:r w:rsidRPr="00561990">
        <w:rPr>
          <w:rFonts w:ascii="Times New Roman" w:hAnsi="Times New Roman" w:cs="Times New Roman"/>
        </w:rPr>
        <w:t xml:space="preserve"> the expected correlation between parent and child nodes for a given distance</w:t>
      </w:r>
      <w:r w:rsidR="007275D1">
        <w:rPr>
          <w:rFonts w:ascii="Times New Roman" w:hAnsi="Times New Roman" w:cs="Times New Roman"/>
        </w:rPr>
        <w:t xml:space="preserve"> (Eq. 11)</w:t>
      </w:r>
      <w:r w:rsidRPr="00561990">
        <w:rPr>
          <w:rFonts w:ascii="Times New Roman" w:hAnsi="Times New Roman" w:cs="Times New Roman"/>
        </w:rPr>
        <w:t>.</w:t>
      </w:r>
    </w:p>
    <w:p w14:paraId="34A2ACD5" w14:textId="77777777" w:rsidR="00E82E46" w:rsidRPr="00561990" w:rsidRDefault="00E82E46" w:rsidP="00E82E46">
      <w:pPr>
        <w:tabs>
          <w:tab w:val="left" w:pos="360"/>
          <w:tab w:val="left" w:pos="8640"/>
        </w:tabs>
        <w:rPr>
          <w:rFonts w:ascii="Times New Roman" w:hAnsi="Times New Roman" w:cs="Times New Roman"/>
        </w:rPr>
      </w:pPr>
      <w:bookmarkStart w:id="16" w:name="_GoBack"/>
      <w:bookmarkEnd w:id="16"/>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r w:rsidRPr="00561990">
        <w:rPr>
          <w:rFonts w:ascii="Times New Roman" w:hAnsi="Times New Roman" w:cs="Times New Roman"/>
        </w:rPr>
        <w:t xml:space="preserve">Below. </w:t>
      </w:r>
      <w:proofErr w:type="gramStart"/>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w:t>
      </w:r>
      <w:proofErr w:type="gramEnd"/>
      <w:r w:rsidRPr="00561990">
        <w:rPr>
          <w:rFonts w:ascii="Times New Roman" w:hAnsi="Times New Roman" w:cs="Times New Roman"/>
        </w:rPr>
        <w:t xml:space="preserve">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on anon" w:date="2017-01-10T14:03:00Z" w:initials="anon">
    <w:p w14:paraId="58547906" w14:textId="56469F38" w:rsidR="005D1925" w:rsidRDefault="005D1925" w:rsidP="00E66D0F">
      <w:pPr>
        <w:pStyle w:val="CommentText"/>
      </w:pPr>
      <w:r>
        <w:rPr>
          <w:rStyle w:val="CommentReference"/>
        </w:rPr>
        <w:annotationRef/>
      </w:r>
      <w:r>
        <w:t>It’s not actually a probability in this form</w:t>
      </w:r>
    </w:p>
  </w:comment>
  <w:comment w:id="5" w:author="anon anon" w:date="2017-01-10T14:29:00Z" w:initials="anon">
    <w:p w14:paraId="7FB2A3D4" w14:textId="276B8BF8" w:rsidR="005D1925" w:rsidRDefault="005D1925">
      <w:pPr>
        <w:pStyle w:val="CommentText"/>
      </w:pPr>
      <w:r>
        <w:rPr>
          <w:rStyle w:val="CommentReference"/>
        </w:rPr>
        <w:annotationRef/>
      </w:r>
      <w:r>
        <w:rPr>
          <w:sz w:val="22"/>
          <w:szCs w:val="22"/>
        </w:rPr>
        <w:t>The only thing that differs in SD vs. variance in terminology.</w:t>
      </w:r>
    </w:p>
  </w:comment>
  <w:comment w:id="6" w:author="Daniel Hocking" w:date="2016-08-05T15:26:00Z" w:initials="DJH">
    <w:p w14:paraId="27CA5609" w14:textId="521068E6" w:rsidR="005D1925" w:rsidRDefault="005D1925">
      <w:pPr>
        <w:pStyle w:val="CommentText"/>
      </w:pPr>
      <w:r>
        <w:rPr>
          <w:rStyle w:val="CommentReference"/>
        </w:rPr>
        <w:annotationRef/>
      </w:r>
      <w:r>
        <w:t>Not 100% sure if this is necessary</w:t>
      </w:r>
    </w:p>
  </w:comment>
  <w:comment w:id="7" w:author="Daniel Hocking" w:date="2017-01-11T19:14:00Z" w:initials="DJH">
    <w:p w14:paraId="635154CD" w14:textId="6B34FE65" w:rsidR="005D1925" w:rsidRDefault="005D1925" w:rsidP="007860BB">
      <w:pPr>
        <w:pStyle w:val="CommentText"/>
      </w:pPr>
      <w:r>
        <w:rPr>
          <w:rStyle w:val="CommentReference"/>
        </w:rPr>
        <w:annotationRef/>
      </w:r>
      <w:r>
        <w:t>Remake figure using updated notation and check why bars so narrow.</w:t>
      </w:r>
    </w:p>
  </w:comment>
  <w:comment w:id="8" w:author="Daniel Hocking" w:date="2017-01-11T19:14:00Z" w:initials="DJH">
    <w:p w14:paraId="67B29050" w14:textId="78D890CF" w:rsidR="005D1925" w:rsidRDefault="005D1925" w:rsidP="00D96DD7">
      <w:pPr>
        <w:pStyle w:val="CommentText"/>
      </w:pPr>
      <w:r>
        <w:rPr>
          <w:rStyle w:val="CommentReference"/>
        </w:rPr>
        <w:annotationRef/>
      </w:r>
      <w:proofErr w:type="gramStart"/>
      <w:r>
        <w:t>intercept</w:t>
      </w:r>
      <w:proofErr w:type="gramEnd"/>
      <w:r>
        <w:t xml:space="preserve"> = log(10) – pull from updated text</w:t>
      </w:r>
    </w:p>
  </w:comment>
  <w:comment w:id="9" w:author="Daniel Hocking" w:date="2017-01-10T15:02:00Z" w:initials="DJH">
    <w:p w14:paraId="71A2848D" w14:textId="77777777" w:rsidR="005D1925" w:rsidRDefault="005D1925" w:rsidP="00D96DD7">
      <w:pPr>
        <w:pStyle w:val="CommentText"/>
      </w:pPr>
      <w:r>
        <w:rPr>
          <w:rStyle w:val="CommentReference"/>
        </w:rPr>
        <w:annotationRef/>
      </w:r>
      <w:proofErr w:type="gramStart"/>
      <w:r>
        <w:t>intercept</w:t>
      </w:r>
      <w:proofErr w:type="gramEnd"/>
      <w:r>
        <w:t xml:space="preserve"> = log(10)</w:t>
      </w:r>
    </w:p>
  </w:comment>
  <w:comment w:id="10" w:author="Thorson, James" w:date="2016-08-05T17:44:00Z" w:initials="TJ">
    <w:p w14:paraId="70EB05B4" w14:textId="5C0DD3C0" w:rsidR="005D1925" w:rsidRDefault="005D1925">
      <w:pPr>
        <w:pStyle w:val="CommentText"/>
      </w:pPr>
      <w:r>
        <w:rPr>
          <w:rStyle w:val="CommentReference"/>
        </w:rPr>
        <w:annotationRef/>
      </w:r>
      <w:r>
        <w:t xml:space="preserve">Shrink columns to eliminate white-space.  </w:t>
      </w:r>
    </w:p>
  </w:comment>
  <w:comment w:id="11" w:author="anon anon" w:date="2017-01-11T19:20:00Z" w:initials="anon">
    <w:p w14:paraId="10B27794" w14:textId="0AA04ED3" w:rsidR="005D1925" w:rsidRDefault="005D1925">
      <w:pPr>
        <w:pStyle w:val="CommentText"/>
      </w:pPr>
      <w:r>
        <w:rPr>
          <w:rStyle w:val="CommentReference"/>
        </w:rPr>
        <w:annotationRef/>
      </w:r>
      <w:r>
        <w:t>Remake and label density</w:t>
      </w:r>
    </w:p>
  </w:comment>
  <w:comment w:id="12" w:author="Daniel Hocking" w:date="2016-08-05T13:38:00Z" w:initials="DJH">
    <w:p w14:paraId="422F26CC" w14:textId="77777777" w:rsidR="005D1925" w:rsidRDefault="005D1925" w:rsidP="007860BB">
      <w:pPr>
        <w:pStyle w:val="CommentText"/>
      </w:pPr>
      <w:r>
        <w:rPr>
          <w:rStyle w:val="CommentReference"/>
        </w:rPr>
        <w:annotationRef/>
      </w:r>
      <w:r>
        <w:t>Fill in values and convert to symbols once decide on the best simulation to show.</w:t>
      </w:r>
    </w:p>
  </w:comment>
  <w:comment w:id="13" w:author="Daniel Hocking" w:date="2017-01-10T15:02:00Z" w:initials="DJH">
    <w:p w14:paraId="41E03F25" w14:textId="77777777" w:rsidR="005D1925" w:rsidRDefault="005D1925" w:rsidP="00D96DD7">
      <w:pPr>
        <w:pStyle w:val="CommentText"/>
      </w:pPr>
      <w:r>
        <w:rPr>
          <w:rStyle w:val="CommentReference"/>
        </w:rPr>
        <w:annotationRef/>
      </w:r>
      <w:proofErr w:type="gramStart"/>
      <w:r>
        <w:t>intercept</w:t>
      </w:r>
      <w:proofErr w:type="gramEnd"/>
      <w:r>
        <w:t xml:space="preserve"> = log(10)</w:t>
      </w:r>
    </w:p>
  </w:comment>
  <w:comment w:id="14" w:author="Thorson, James" w:date="2016-08-05T17:46:00Z" w:initials="TJ">
    <w:p w14:paraId="004998F3" w14:textId="77777777" w:rsidR="005D1925" w:rsidRDefault="005D1925">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5D1925" w:rsidRDefault="005D1925">
      <w:pPr>
        <w:pStyle w:val="CommentText"/>
      </w:pPr>
    </w:p>
    <w:p w14:paraId="19815C9F" w14:textId="41A8C5B3" w:rsidR="005D1925" w:rsidRDefault="005D1925">
      <w:pPr>
        <w:pStyle w:val="CommentText"/>
      </w:pPr>
      <w:r>
        <w:t xml:space="preserve">OK, now I see that YOY is basically </w:t>
      </w:r>
      <w:proofErr w:type="spellStart"/>
      <w:r>
        <w:t>rhot</w:t>
      </w:r>
      <w:proofErr w:type="spellEnd"/>
      <w:r>
        <w:t>=0.  But still, might be worth showing as a plot.</w:t>
      </w:r>
    </w:p>
  </w:comment>
  <w:comment w:id="15" w:author="anon anon" w:date="2017-01-11T19:21:00Z" w:initials="anon">
    <w:p w14:paraId="4223D966" w14:textId="381CBDFC" w:rsidR="005D1925" w:rsidRDefault="005D1925">
      <w:pPr>
        <w:pStyle w:val="CommentText"/>
      </w:pPr>
      <w:r>
        <w:rPr>
          <w:rStyle w:val="CommentReference"/>
        </w:rPr>
        <w:annotationRef/>
      </w:r>
      <w:r>
        <w:t>Maybe 3</w:t>
      </w:r>
      <w:r w:rsidRPr="005D1925">
        <w:rPr>
          <w:vertAlign w:val="superscript"/>
        </w:rPr>
        <w:t>rd</w:t>
      </w:r>
      <w:r>
        <w:t xml:space="preserve"> panel with temporal decay, but again nearly 1 for both adults and </w:t>
      </w:r>
      <w:proofErr w:type="spellStart"/>
      <w:r>
        <w:t>yoy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2D3803C1" w15:done="0"/>
  <w15:commentEx w15:paraId="7F41D04F" w15:done="0"/>
  <w15:commentEx w15:paraId="7CD5BB04" w15:done="0"/>
  <w15:commentEx w15:paraId="09D3F403" w15:done="0"/>
  <w15:commentEx w15:paraId="162B363C" w15:done="0"/>
  <w15:commentEx w15:paraId="0F1430A5" w15:done="0"/>
  <w15:commentEx w15:paraId="1B3E750B"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rson w15:author="Thorson, James [2]">
    <w15:presenceInfo w15:providerId="AD" w15:userId="S-1-5-21-1625102663-4013227018-1311561448-14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121837"/>
    <w:rsid w:val="001F3FD8"/>
    <w:rsid w:val="002101B4"/>
    <w:rsid w:val="00243A71"/>
    <w:rsid w:val="002650F3"/>
    <w:rsid w:val="00277C35"/>
    <w:rsid w:val="002C2429"/>
    <w:rsid w:val="002F3F4D"/>
    <w:rsid w:val="0035358B"/>
    <w:rsid w:val="0039056C"/>
    <w:rsid w:val="003C3D09"/>
    <w:rsid w:val="003D7251"/>
    <w:rsid w:val="00401693"/>
    <w:rsid w:val="00455347"/>
    <w:rsid w:val="004677CE"/>
    <w:rsid w:val="00477B72"/>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96D62"/>
    <w:rsid w:val="008A0FF9"/>
    <w:rsid w:val="008C1D53"/>
    <w:rsid w:val="008F4817"/>
    <w:rsid w:val="00916904"/>
    <w:rsid w:val="00964B67"/>
    <w:rsid w:val="00973B0D"/>
    <w:rsid w:val="009951A9"/>
    <w:rsid w:val="00A02453"/>
    <w:rsid w:val="00A16701"/>
    <w:rsid w:val="00A41ADD"/>
    <w:rsid w:val="00A55B64"/>
    <w:rsid w:val="00A867F0"/>
    <w:rsid w:val="00AB5E5C"/>
    <w:rsid w:val="00AF7788"/>
    <w:rsid w:val="00B0260B"/>
    <w:rsid w:val="00B0524A"/>
    <w:rsid w:val="00B109A7"/>
    <w:rsid w:val="00C13C74"/>
    <w:rsid w:val="00C248E4"/>
    <w:rsid w:val="00C2519F"/>
    <w:rsid w:val="00C36618"/>
    <w:rsid w:val="00C5397C"/>
    <w:rsid w:val="00C821D5"/>
    <w:rsid w:val="00CA7F86"/>
    <w:rsid w:val="00D21680"/>
    <w:rsid w:val="00D21F59"/>
    <w:rsid w:val="00D72D84"/>
    <w:rsid w:val="00D80F43"/>
    <w:rsid w:val="00D81325"/>
    <w:rsid w:val="00D93836"/>
    <w:rsid w:val="00D96DD7"/>
    <w:rsid w:val="00DA61A2"/>
    <w:rsid w:val="00DB02EF"/>
    <w:rsid w:val="00DB511D"/>
    <w:rsid w:val="00DE5FF5"/>
    <w:rsid w:val="00E10E94"/>
    <w:rsid w:val="00E1183A"/>
    <w:rsid w:val="00E14438"/>
    <w:rsid w:val="00E1654F"/>
    <w:rsid w:val="00E66D0F"/>
    <w:rsid w:val="00E729B5"/>
    <w:rsid w:val="00E82E46"/>
    <w:rsid w:val="00EA32E3"/>
    <w:rsid w:val="00EE557D"/>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1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BC399-205F-BB44-BE3F-6E6AE024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1474</Words>
  <Characters>8405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anon anon</cp:lastModifiedBy>
  <cp:revision>22</cp:revision>
  <dcterms:created xsi:type="dcterms:W3CDTF">2017-01-07T19:50:00Z</dcterms:created>
  <dcterms:modified xsi:type="dcterms:W3CDTF">2017-01-12T00:55:00Z</dcterms:modified>
</cp:coreProperties>
</file>